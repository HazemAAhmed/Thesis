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F681BC" w14:textId="77777777" w:rsidR="0092676A" w:rsidRDefault="0092676A">
      <w:pPr>
        <w:pStyle w:val="BodyText"/>
        <w:rPr>
          <w:rFonts w:ascii="Times New Roman"/>
          <w:sz w:val="20"/>
        </w:rPr>
      </w:pPr>
    </w:p>
    <w:p w14:paraId="3DDBF977" w14:textId="77777777" w:rsidR="0092676A" w:rsidRDefault="0092676A">
      <w:pPr>
        <w:pStyle w:val="BodyText"/>
        <w:rPr>
          <w:rFonts w:ascii="Times New Roman"/>
          <w:sz w:val="20"/>
        </w:rPr>
      </w:pPr>
    </w:p>
    <w:p w14:paraId="3AFE20D9" w14:textId="77777777" w:rsidR="0092676A" w:rsidRDefault="0092676A">
      <w:pPr>
        <w:pStyle w:val="BodyText"/>
        <w:rPr>
          <w:rFonts w:ascii="Times New Roman"/>
          <w:sz w:val="20"/>
        </w:rPr>
      </w:pPr>
    </w:p>
    <w:p w14:paraId="423EFDC6" w14:textId="77777777" w:rsidR="0092676A" w:rsidRDefault="0092676A">
      <w:pPr>
        <w:pStyle w:val="BodyText"/>
        <w:rPr>
          <w:rFonts w:ascii="Times New Roman"/>
          <w:sz w:val="20"/>
        </w:rPr>
      </w:pPr>
    </w:p>
    <w:p w14:paraId="059A5FB6" w14:textId="77777777" w:rsidR="0092676A" w:rsidRDefault="0092676A">
      <w:pPr>
        <w:pStyle w:val="BodyText"/>
        <w:rPr>
          <w:rFonts w:ascii="Times New Roman"/>
          <w:sz w:val="20"/>
        </w:rPr>
      </w:pPr>
    </w:p>
    <w:p w14:paraId="0E56873C" w14:textId="77777777" w:rsidR="0092676A" w:rsidRDefault="0092676A">
      <w:pPr>
        <w:pStyle w:val="BodyText"/>
        <w:rPr>
          <w:rFonts w:ascii="Times New Roman"/>
          <w:sz w:val="20"/>
        </w:rPr>
      </w:pPr>
    </w:p>
    <w:p w14:paraId="288ED287" w14:textId="77777777" w:rsidR="0092676A" w:rsidRDefault="0092676A">
      <w:pPr>
        <w:pStyle w:val="BodyText"/>
        <w:rPr>
          <w:rFonts w:ascii="Times New Roman"/>
          <w:sz w:val="20"/>
        </w:rPr>
      </w:pPr>
    </w:p>
    <w:p w14:paraId="0A2F54B2" w14:textId="77777777" w:rsidR="0092676A" w:rsidRDefault="0092676A">
      <w:pPr>
        <w:pStyle w:val="BodyText"/>
        <w:rPr>
          <w:rFonts w:ascii="Times New Roman"/>
          <w:sz w:val="20"/>
        </w:rPr>
      </w:pPr>
    </w:p>
    <w:p w14:paraId="54D0E75C" w14:textId="77777777" w:rsidR="0092676A" w:rsidRDefault="00E142A3">
      <w:pPr>
        <w:spacing w:before="394"/>
        <w:ind w:left="480"/>
        <w:jc w:val="both"/>
        <w:rPr>
          <w:rFonts w:ascii="Georgia"/>
          <w:b/>
          <w:sz w:val="49"/>
        </w:rPr>
      </w:pPr>
      <w:r>
        <w:rPr>
          <w:rFonts w:ascii="Georgia"/>
          <w:b/>
          <w:sz w:val="49"/>
        </w:rPr>
        <w:t>Chapter 6</w:t>
      </w:r>
    </w:p>
    <w:p w14:paraId="6D48A530" w14:textId="77777777" w:rsidR="0092676A" w:rsidRDefault="00E142A3">
      <w:pPr>
        <w:spacing w:before="583" w:line="319" w:lineRule="auto"/>
        <w:ind w:left="480"/>
        <w:rPr>
          <w:rFonts w:ascii="Georgia"/>
          <w:b/>
          <w:sz w:val="49"/>
        </w:rPr>
      </w:pPr>
      <w:r>
        <w:rPr>
          <w:rFonts w:ascii="Georgia"/>
          <w:b/>
          <w:sz w:val="49"/>
        </w:rPr>
        <w:t>Improvements of EPCglobal C1 G2</w:t>
      </w:r>
    </w:p>
    <w:p w14:paraId="16F60A71" w14:textId="77777777" w:rsidR="0092676A" w:rsidRDefault="00E142A3">
      <w:pPr>
        <w:pStyle w:val="BodyText"/>
        <w:spacing w:before="577" w:line="358" w:lineRule="exact"/>
        <w:ind w:left="479" w:right="105"/>
        <w:jc w:val="both"/>
      </w:pPr>
      <w:r>
        <w:rPr>
          <w:w w:val="110"/>
        </w:rPr>
        <w:t xml:space="preserve">EPCglobal C1 G2 is the most renowned UHF RFID standard. It allows only for a single tag acknowledgment, even if the physical </w:t>
      </w:r>
      <w:r>
        <w:rPr>
          <w:spacing w:val="-3"/>
          <w:w w:val="110"/>
        </w:rPr>
        <w:t xml:space="preserve">layer </w:t>
      </w:r>
      <w:r>
        <w:rPr>
          <w:w w:val="110"/>
        </w:rPr>
        <w:t>is able to identify multiple collided tags. This results in an overall reduced performance. Recent studies</w:t>
      </w:r>
      <w:r>
        <w:rPr>
          <w:spacing w:val="-14"/>
          <w:w w:val="110"/>
        </w:rPr>
        <w:t xml:space="preserve"> </w:t>
      </w:r>
      <w:r>
        <w:rPr>
          <w:spacing w:val="-4"/>
          <w:w w:val="110"/>
        </w:rPr>
        <w:t>have</w:t>
      </w:r>
      <w:r>
        <w:rPr>
          <w:spacing w:val="-14"/>
          <w:w w:val="110"/>
        </w:rPr>
        <w:t xml:space="preserve"> </w:t>
      </w:r>
      <w:r>
        <w:rPr>
          <w:w w:val="110"/>
        </w:rPr>
        <w:t>focused</w:t>
      </w:r>
      <w:r>
        <w:rPr>
          <w:spacing w:val="-14"/>
          <w:w w:val="110"/>
        </w:rPr>
        <w:t xml:space="preserve"> </w:t>
      </w:r>
      <w:r>
        <w:rPr>
          <w:w w:val="110"/>
        </w:rPr>
        <w:t>on</w:t>
      </w:r>
      <w:r>
        <w:rPr>
          <w:spacing w:val="-14"/>
          <w:w w:val="110"/>
        </w:rPr>
        <w:t xml:space="preserve"> </w:t>
      </w:r>
      <w:r>
        <w:rPr>
          <w:w w:val="110"/>
        </w:rPr>
        <w:t>this</w:t>
      </w:r>
      <w:r>
        <w:rPr>
          <w:spacing w:val="-14"/>
          <w:w w:val="110"/>
        </w:rPr>
        <w:t xml:space="preserve"> </w:t>
      </w:r>
      <w:r>
        <w:rPr>
          <w:w w:val="110"/>
        </w:rPr>
        <w:t>problem</w:t>
      </w:r>
      <w:r>
        <w:rPr>
          <w:spacing w:val="-14"/>
          <w:w w:val="110"/>
        </w:rPr>
        <w:t xml:space="preserve"> </w:t>
      </w:r>
      <w:r>
        <w:rPr>
          <w:w w:val="110"/>
        </w:rPr>
        <w:t>e.g.</w:t>
      </w:r>
      <w:r>
        <w:rPr>
          <w:spacing w:val="-14"/>
          <w:w w:val="110"/>
        </w:rPr>
        <w:t xml:space="preserve"> </w:t>
      </w:r>
      <w:r>
        <w:rPr>
          <w:w w:val="110"/>
        </w:rPr>
        <w:t>[94]</w:t>
      </w:r>
      <w:r>
        <w:rPr>
          <w:spacing w:val="-14"/>
          <w:w w:val="110"/>
        </w:rPr>
        <w:t xml:space="preserve"> </w:t>
      </w:r>
      <w:r>
        <w:rPr>
          <w:w w:val="110"/>
        </w:rPr>
        <w:t>used</w:t>
      </w:r>
      <w:r>
        <w:rPr>
          <w:spacing w:val="-14"/>
          <w:w w:val="110"/>
        </w:rPr>
        <w:t xml:space="preserve"> </w:t>
      </w:r>
      <w:r>
        <w:rPr>
          <w:w w:val="110"/>
        </w:rPr>
        <w:t>the</w:t>
      </w:r>
      <w:r>
        <w:rPr>
          <w:spacing w:val="-14"/>
          <w:w w:val="110"/>
        </w:rPr>
        <w:t xml:space="preserve"> </w:t>
      </w:r>
      <w:r>
        <w:rPr>
          <w:w w:val="110"/>
        </w:rPr>
        <w:t>post-preamble</w:t>
      </w:r>
      <w:r>
        <w:rPr>
          <w:spacing w:val="-14"/>
          <w:w w:val="110"/>
        </w:rPr>
        <w:t xml:space="preserve"> </w:t>
      </w:r>
      <w:r>
        <w:rPr>
          <w:w w:val="110"/>
        </w:rPr>
        <w:t xml:space="preserve">proposed in [96] with a Multi Input Multi Output (MIMO) receiver to resolve collisions. The authors assumed that all the recovered tags can </w:t>
      </w:r>
      <w:r>
        <w:rPr>
          <w:spacing w:val="3"/>
          <w:w w:val="110"/>
        </w:rPr>
        <w:t xml:space="preserve">be </w:t>
      </w:r>
      <w:r>
        <w:rPr>
          <w:w w:val="110"/>
        </w:rPr>
        <w:t xml:space="preserve">acknowledged in par- allel. </w:t>
      </w:r>
      <w:r>
        <w:rPr>
          <w:spacing w:val="-3"/>
          <w:w w:val="110"/>
        </w:rPr>
        <w:t xml:space="preserve">However, </w:t>
      </w:r>
      <w:r>
        <w:rPr>
          <w:w w:val="110"/>
        </w:rPr>
        <w:t>this technique is not compatible with the EPCglobal C1 G2 standards [11], due to this post-preamble. Therefore, their proposal requires a new</w:t>
      </w:r>
      <w:r>
        <w:rPr>
          <w:spacing w:val="-14"/>
          <w:w w:val="110"/>
        </w:rPr>
        <w:t xml:space="preserve"> </w:t>
      </w:r>
      <w:r>
        <w:rPr>
          <w:w w:val="110"/>
        </w:rPr>
        <w:t>RFID</w:t>
      </w:r>
      <w:r>
        <w:rPr>
          <w:spacing w:val="-14"/>
          <w:w w:val="110"/>
        </w:rPr>
        <w:t xml:space="preserve"> </w:t>
      </w:r>
      <w:r>
        <w:rPr>
          <w:w w:val="110"/>
        </w:rPr>
        <w:t>standard.</w:t>
      </w:r>
      <w:r>
        <w:rPr>
          <w:spacing w:val="18"/>
          <w:w w:val="110"/>
        </w:rPr>
        <w:t xml:space="preserve"> </w:t>
      </w:r>
      <w:r>
        <w:rPr>
          <w:w w:val="110"/>
        </w:rPr>
        <w:t>Furthermore,</w:t>
      </w:r>
      <w:r>
        <w:rPr>
          <w:spacing w:val="-12"/>
          <w:w w:val="110"/>
        </w:rPr>
        <w:t xml:space="preserve"> </w:t>
      </w:r>
      <w:r>
        <w:rPr>
          <w:w w:val="110"/>
        </w:rPr>
        <w:t>acknowledging</w:t>
      </w:r>
      <w:r>
        <w:rPr>
          <w:spacing w:val="-15"/>
          <w:w w:val="110"/>
        </w:rPr>
        <w:t xml:space="preserve"> </w:t>
      </w:r>
      <w:r>
        <w:rPr>
          <w:w w:val="110"/>
        </w:rPr>
        <w:t>more</w:t>
      </w:r>
      <w:r>
        <w:rPr>
          <w:spacing w:val="-15"/>
          <w:w w:val="110"/>
        </w:rPr>
        <w:t xml:space="preserve"> </w:t>
      </w:r>
      <w:r>
        <w:rPr>
          <w:w w:val="110"/>
        </w:rPr>
        <w:t>than</w:t>
      </w:r>
      <w:r>
        <w:rPr>
          <w:spacing w:val="-14"/>
          <w:w w:val="110"/>
        </w:rPr>
        <w:t xml:space="preserve"> </w:t>
      </w:r>
      <w:r>
        <w:rPr>
          <w:w w:val="110"/>
        </w:rPr>
        <w:t>one</w:t>
      </w:r>
      <w:r>
        <w:rPr>
          <w:spacing w:val="-14"/>
          <w:w w:val="110"/>
        </w:rPr>
        <w:t xml:space="preserve"> </w:t>
      </w:r>
      <w:r>
        <w:rPr>
          <w:w w:val="110"/>
        </w:rPr>
        <w:t>tag</w:t>
      </w:r>
      <w:r>
        <w:rPr>
          <w:spacing w:val="-15"/>
          <w:w w:val="110"/>
        </w:rPr>
        <w:t xml:space="preserve"> </w:t>
      </w:r>
      <w:r>
        <w:rPr>
          <w:w w:val="110"/>
        </w:rPr>
        <w:t>in</w:t>
      </w:r>
      <w:r>
        <w:rPr>
          <w:spacing w:val="-14"/>
          <w:w w:val="110"/>
        </w:rPr>
        <w:t xml:space="preserve"> </w:t>
      </w:r>
      <w:r>
        <w:rPr>
          <w:w w:val="110"/>
        </w:rPr>
        <w:t>parallel would</w:t>
      </w:r>
      <w:r>
        <w:rPr>
          <w:spacing w:val="-19"/>
          <w:w w:val="110"/>
        </w:rPr>
        <w:t xml:space="preserve"> </w:t>
      </w:r>
      <w:r>
        <w:rPr>
          <w:w w:val="110"/>
        </w:rPr>
        <w:t>cause</w:t>
      </w:r>
      <w:r>
        <w:rPr>
          <w:spacing w:val="-19"/>
          <w:w w:val="110"/>
        </w:rPr>
        <w:t xml:space="preserve"> </w:t>
      </w:r>
      <w:r>
        <w:rPr>
          <w:w w:val="110"/>
        </w:rPr>
        <w:t>a</w:t>
      </w:r>
      <w:r>
        <w:rPr>
          <w:spacing w:val="-19"/>
          <w:w w:val="110"/>
        </w:rPr>
        <w:t xml:space="preserve"> </w:t>
      </w:r>
      <w:r>
        <w:rPr>
          <w:w w:val="110"/>
        </w:rPr>
        <w:t>new</w:t>
      </w:r>
      <w:r>
        <w:rPr>
          <w:spacing w:val="-19"/>
          <w:w w:val="110"/>
        </w:rPr>
        <w:t xml:space="preserve"> </w:t>
      </w:r>
      <w:r>
        <w:rPr>
          <w:w w:val="110"/>
        </w:rPr>
        <w:t>problem</w:t>
      </w:r>
      <w:r>
        <w:rPr>
          <w:spacing w:val="-19"/>
          <w:w w:val="110"/>
        </w:rPr>
        <w:t xml:space="preserve"> </w:t>
      </w:r>
      <w:r>
        <w:rPr>
          <w:w w:val="110"/>
        </w:rPr>
        <w:t>called</w:t>
      </w:r>
      <w:r>
        <w:rPr>
          <w:spacing w:val="-19"/>
          <w:w w:val="110"/>
        </w:rPr>
        <w:t xml:space="preserve"> </w:t>
      </w:r>
      <w:r>
        <w:rPr>
          <w:w w:val="110"/>
        </w:rPr>
        <w:t>“tag</w:t>
      </w:r>
      <w:r>
        <w:rPr>
          <w:spacing w:val="-19"/>
          <w:w w:val="110"/>
        </w:rPr>
        <w:t xml:space="preserve"> </w:t>
      </w:r>
      <w:r>
        <w:rPr>
          <w:w w:val="110"/>
        </w:rPr>
        <w:t>collision”</w:t>
      </w:r>
      <w:r>
        <w:rPr>
          <w:spacing w:val="-19"/>
          <w:w w:val="110"/>
        </w:rPr>
        <w:t xml:space="preserve"> </w:t>
      </w:r>
      <w:r>
        <w:rPr>
          <w:w w:val="110"/>
        </w:rPr>
        <w:t>due</w:t>
      </w:r>
      <w:r>
        <w:rPr>
          <w:spacing w:val="-19"/>
          <w:w w:val="110"/>
        </w:rPr>
        <w:t xml:space="preserve"> </w:t>
      </w:r>
      <w:r>
        <w:rPr>
          <w:w w:val="110"/>
        </w:rPr>
        <w:t>to</w:t>
      </w:r>
      <w:r>
        <w:rPr>
          <w:spacing w:val="-19"/>
          <w:w w:val="110"/>
        </w:rPr>
        <w:t xml:space="preserve"> </w:t>
      </w:r>
      <w:r>
        <w:rPr>
          <w:w w:val="110"/>
        </w:rPr>
        <w:t>the</w:t>
      </w:r>
      <w:r>
        <w:rPr>
          <w:spacing w:val="-19"/>
          <w:w w:val="110"/>
        </w:rPr>
        <w:t xml:space="preserve"> </w:t>
      </w:r>
      <w:r>
        <w:rPr>
          <w:w w:val="110"/>
        </w:rPr>
        <w:t>simultaneous</w:t>
      </w:r>
      <w:r>
        <w:rPr>
          <w:spacing w:val="-19"/>
          <w:w w:val="110"/>
        </w:rPr>
        <w:t xml:space="preserve"> </w:t>
      </w:r>
      <w:r>
        <w:rPr>
          <w:w w:val="110"/>
        </w:rPr>
        <w:t xml:space="preserve">recep- tion of multiple </w:t>
      </w:r>
      <w:r>
        <w:rPr>
          <w:spacing w:val="-3"/>
          <w:w w:val="110"/>
        </w:rPr>
        <w:t xml:space="preserve">Acknowledgment </w:t>
      </w:r>
      <w:r>
        <w:rPr>
          <w:w w:val="110"/>
        </w:rPr>
        <w:t>“ACK”</w:t>
      </w:r>
      <w:r w:rsidR="00820C82">
        <w:rPr>
          <w:w w:val="110"/>
        </w:rPr>
        <w:t xml:space="preserve"> </w:t>
      </w:r>
      <w:r>
        <w:rPr>
          <w:w w:val="110"/>
        </w:rPr>
        <w:t>commands at the tag</w:t>
      </w:r>
      <w:r>
        <w:rPr>
          <w:spacing w:val="-43"/>
          <w:w w:val="110"/>
        </w:rPr>
        <w:t xml:space="preserve"> </w:t>
      </w:r>
      <w:r>
        <w:rPr>
          <w:w w:val="110"/>
        </w:rPr>
        <w:t xml:space="preserve">side. Moreover, this parallel acknowledgment will also cause Electronic Product Code (EPC) collisions at the reader side. The EPC </w:t>
      </w:r>
      <w:r>
        <w:rPr>
          <w:spacing w:val="-3"/>
          <w:w w:val="110"/>
        </w:rPr>
        <w:t xml:space="preserve">packet </w:t>
      </w:r>
      <w:r>
        <w:rPr>
          <w:w w:val="110"/>
        </w:rPr>
        <w:t xml:space="preserve">is </w:t>
      </w:r>
      <w:r>
        <w:rPr>
          <w:spacing w:val="-4"/>
          <w:w w:val="110"/>
        </w:rPr>
        <w:t xml:space="preserve">much </w:t>
      </w:r>
      <w:r>
        <w:rPr>
          <w:w w:val="110"/>
        </w:rPr>
        <w:t xml:space="preserve">longer than the </w:t>
      </w:r>
      <w:r>
        <w:rPr>
          <w:rFonts w:ascii="Palatino Linotype" w:hAnsi="Palatino Linotype"/>
          <w:i/>
          <w:w w:val="110"/>
        </w:rPr>
        <w:t xml:space="preserve">RN </w:t>
      </w:r>
      <w:r>
        <w:rPr>
          <w:rFonts w:ascii="Arial Unicode MS" w:hAnsi="Arial Unicode MS"/>
          <w:w w:val="110"/>
        </w:rPr>
        <w:t xml:space="preserve">16 </w:t>
      </w:r>
      <w:r>
        <w:rPr>
          <w:spacing w:val="-3"/>
          <w:w w:val="110"/>
        </w:rPr>
        <w:t>packet,</w:t>
      </w:r>
      <w:r>
        <w:rPr>
          <w:spacing w:val="-11"/>
          <w:w w:val="110"/>
        </w:rPr>
        <w:t xml:space="preserve"> </w:t>
      </w:r>
      <w:r>
        <w:rPr>
          <w:w w:val="110"/>
        </w:rPr>
        <w:t>so</w:t>
      </w:r>
      <w:r>
        <w:rPr>
          <w:spacing w:val="-14"/>
          <w:w w:val="110"/>
        </w:rPr>
        <w:t xml:space="preserve"> </w:t>
      </w:r>
      <w:r>
        <w:rPr>
          <w:w w:val="110"/>
        </w:rPr>
        <w:t>it</w:t>
      </w:r>
      <w:r>
        <w:rPr>
          <w:spacing w:val="-13"/>
          <w:w w:val="110"/>
        </w:rPr>
        <w:t xml:space="preserve"> </w:t>
      </w:r>
      <w:r>
        <w:rPr>
          <w:w w:val="110"/>
        </w:rPr>
        <w:t>needs</w:t>
      </w:r>
      <w:r>
        <w:rPr>
          <w:spacing w:val="-13"/>
          <w:w w:val="110"/>
        </w:rPr>
        <w:t xml:space="preserve"> </w:t>
      </w:r>
      <w:r>
        <w:rPr>
          <w:w w:val="110"/>
        </w:rPr>
        <w:t>an</w:t>
      </w:r>
      <w:r>
        <w:rPr>
          <w:spacing w:val="-13"/>
          <w:w w:val="110"/>
        </w:rPr>
        <w:t xml:space="preserve"> </w:t>
      </w:r>
      <w:r>
        <w:rPr>
          <w:spacing w:val="-3"/>
          <w:w w:val="110"/>
        </w:rPr>
        <w:t>advanced</w:t>
      </w:r>
      <w:r>
        <w:rPr>
          <w:spacing w:val="-13"/>
          <w:w w:val="110"/>
        </w:rPr>
        <w:t xml:space="preserve"> </w:t>
      </w:r>
      <w:r>
        <w:rPr>
          <w:w w:val="110"/>
        </w:rPr>
        <w:t>collision</w:t>
      </w:r>
      <w:r>
        <w:rPr>
          <w:spacing w:val="-14"/>
          <w:w w:val="110"/>
        </w:rPr>
        <w:t xml:space="preserve"> </w:t>
      </w:r>
      <w:r>
        <w:rPr>
          <w:spacing w:val="-3"/>
          <w:w w:val="110"/>
        </w:rPr>
        <w:t>recovery</w:t>
      </w:r>
      <w:r>
        <w:rPr>
          <w:spacing w:val="-14"/>
          <w:w w:val="110"/>
        </w:rPr>
        <w:t xml:space="preserve"> </w:t>
      </w:r>
      <w:r>
        <w:rPr>
          <w:w w:val="110"/>
        </w:rPr>
        <w:t>algorithm,</w:t>
      </w:r>
      <w:r>
        <w:rPr>
          <w:spacing w:val="-10"/>
          <w:w w:val="110"/>
        </w:rPr>
        <w:t xml:space="preserve"> </w:t>
      </w:r>
      <w:r>
        <w:rPr>
          <w:w w:val="110"/>
        </w:rPr>
        <w:t>which</w:t>
      </w:r>
      <w:r>
        <w:rPr>
          <w:spacing w:val="-13"/>
          <w:w w:val="110"/>
        </w:rPr>
        <w:t xml:space="preserve"> </w:t>
      </w:r>
      <w:r>
        <w:rPr>
          <w:w w:val="110"/>
        </w:rPr>
        <w:t>will</w:t>
      </w:r>
      <w:r>
        <w:rPr>
          <w:spacing w:val="-14"/>
          <w:w w:val="110"/>
        </w:rPr>
        <w:t xml:space="preserve"> </w:t>
      </w:r>
      <w:r>
        <w:rPr>
          <w:w w:val="110"/>
        </w:rPr>
        <w:t>decrease the system</w:t>
      </w:r>
      <w:r>
        <w:rPr>
          <w:spacing w:val="-7"/>
          <w:w w:val="110"/>
        </w:rPr>
        <w:t xml:space="preserve"> </w:t>
      </w:r>
      <w:r>
        <w:rPr>
          <w:w w:val="110"/>
        </w:rPr>
        <w:t>performance.</w:t>
      </w:r>
    </w:p>
    <w:p w14:paraId="77FB4905" w14:textId="77777777" w:rsidR="0092676A" w:rsidRDefault="00E142A3" w:rsidP="00820C82">
      <w:pPr>
        <w:pStyle w:val="BodyText"/>
        <w:spacing w:before="79" w:line="319" w:lineRule="auto"/>
        <w:ind w:left="479" w:right="105" w:firstLine="351"/>
        <w:jc w:val="both"/>
      </w:pPr>
      <w:r>
        <w:rPr>
          <w:spacing w:val="-10"/>
          <w:w w:val="110"/>
        </w:rPr>
        <w:t>To</w:t>
      </w:r>
      <w:r>
        <w:rPr>
          <w:spacing w:val="-9"/>
          <w:w w:val="110"/>
        </w:rPr>
        <w:t xml:space="preserve"> </w:t>
      </w:r>
      <w:r>
        <w:rPr>
          <w:w w:val="110"/>
        </w:rPr>
        <w:t>overcome</w:t>
      </w:r>
      <w:r>
        <w:rPr>
          <w:spacing w:val="-9"/>
          <w:w w:val="110"/>
        </w:rPr>
        <w:t xml:space="preserve"> </w:t>
      </w:r>
      <w:r>
        <w:rPr>
          <w:w w:val="110"/>
        </w:rPr>
        <w:t>these</w:t>
      </w:r>
      <w:r>
        <w:rPr>
          <w:spacing w:val="-9"/>
          <w:w w:val="110"/>
        </w:rPr>
        <w:t xml:space="preserve"> </w:t>
      </w:r>
      <w:r>
        <w:rPr>
          <w:w w:val="110"/>
        </w:rPr>
        <w:t>pitfalls,</w:t>
      </w:r>
      <w:r>
        <w:rPr>
          <w:spacing w:val="-6"/>
          <w:w w:val="110"/>
        </w:rPr>
        <w:t xml:space="preserve"> </w:t>
      </w:r>
      <w:r>
        <w:rPr>
          <w:w w:val="110"/>
        </w:rPr>
        <w:t>this</w:t>
      </w:r>
      <w:r>
        <w:rPr>
          <w:spacing w:val="-9"/>
          <w:w w:val="110"/>
        </w:rPr>
        <w:t xml:space="preserve"> </w:t>
      </w:r>
      <w:r>
        <w:rPr>
          <w:w w:val="110"/>
        </w:rPr>
        <w:t>chapter</w:t>
      </w:r>
      <w:r>
        <w:rPr>
          <w:spacing w:val="-9"/>
          <w:w w:val="110"/>
        </w:rPr>
        <w:t xml:space="preserve"> </w:t>
      </w:r>
      <w:r>
        <w:rPr>
          <w:w w:val="110"/>
        </w:rPr>
        <w:t>proposes</w:t>
      </w:r>
      <w:r>
        <w:rPr>
          <w:spacing w:val="-9"/>
          <w:w w:val="110"/>
        </w:rPr>
        <w:t xml:space="preserve"> </w:t>
      </w:r>
      <w:r>
        <w:rPr>
          <w:w w:val="110"/>
        </w:rPr>
        <w:t>a</w:t>
      </w:r>
      <w:r>
        <w:rPr>
          <w:spacing w:val="-9"/>
          <w:w w:val="110"/>
        </w:rPr>
        <w:t xml:space="preserve"> </w:t>
      </w:r>
      <w:r>
        <w:rPr>
          <w:w w:val="110"/>
        </w:rPr>
        <w:t>system</w:t>
      </w:r>
      <w:r>
        <w:rPr>
          <w:spacing w:val="-9"/>
          <w:w w:val="110"/>
        </w:rPr>
        <w:t xml:space="preserve"> </w:t>
      </w:r>
      <w:r>
        <w:rPr>
          <w:w w:val="110"/>
        </w:rPr>
        <w:t>that</w:t>
      </w:r>
      <w:r>
        <w:rPr>
          <w:spacing w:val="-9"/>
          <w:w w:val="110"/>
        </w:rPr>
        <w:t xml:space="preserve"> </w:t>
      </w:r>
      <w:r>
        <w:rPr>
          <w:w w:val="110"/>
        </w:rPr>
        <w:t>is</w:t>
      </w:r>
      <w:r>
        <w:rPr>
          <w:spacing w:val="-9"/>
          <w:w w:val="110"/>
        </w:rPr>
        <w:t xml:space="preserve"> </w:t>
      </w:r>
      <w:r>
        <w:rPr>
          <w:w w:val="110"/>
        </w:rPr>
        <w:t>capable</w:t>
      </w:r>
      <w:r>
        <w:rPr>
          <w:spacing w:val="-10"/>
          <w:w w:val="110"/>
        </w:rPr>
        <w:t xml:space="preserve"> </w:t>
      </w:r>
      <w:del w:id="0" w:author="Raghda Wahdan" w:date="2017-11-12T21:09:00Z">
        <w:r w:rsidDel="00820C82">
          <w:rPr>
            <w:w w:val="110"/>
          </w:rPr>
          <w:delText xml:space="preserve">to </w:delText>
        </w:r>
      </w:del>
      <w:ins w:id="1" w:author="Raghda Wahdan" w:date="2017-11-12T21:09:00Z">
        <w:r w:rsidR="00820C82">
          <w:rPr>
            <w:w w:val="110"/>
          </w:rPr>
          <w:t xml:space="preserve">of </w:t>
        </w:r>
      </w:ins>
      <w:r>
        <w:rPr>
          <w:w w:val="110"/>
        </w:rPr>
        <w:t>acknowledg</w:t>
      </w:r>
      <w:del w:id="2" w:author="Raghda Wahdan" w:date="2017-11-12T21:09:00Z">
        <w:r w:rsidDel="00820C82">
          <w:rPr>
            <w:w w:val="110"/>
          </w:rPr>
          <w:delText>e</w:delText>
        </w:r>
      </w:del>
      <w:ins w:id="3" w:author="Raghda Wahdan" w:date="2017-11-12T21:10:00Z">
        <w:r w:rsidR="00820C82">
          <w:rPr>
            <w:w w:val="110"/>
          </w:rPr>
          <w:t>ing</w:t>
        </w:r>
      </w:ins>
      <w:r>
        <w:rPr>
          <w:spacing w:val="-8"/>
          <w:w w:val="110"/>
        </w:rPr>
        <w:t xml:space="preserve"> </w:t>
      </w:r>
      <w:r>
        <w:rPr>
          <w:w w:val="110"/>
        </w:rPr>
        <w:t>multiple</w:t>
      </w:r>
      <w:r>
        <w:rPr>
          <w:spacing w:val="-8"/>
          <w:w w:val="110"/>
        </w:rPr>
        <w:t xml:space="preserve"> </w:t>
      </w:r>
      <w:r>
        <w:rPr>
          <w:w w:val="110"/>
        </w:rPr>
        <w:t>tags</w:t>
      </w:r>
      <w:r>
        <w:rPr>
          <w:spacing w:val="-8"/>
          <w:w w:val="110"/>
        </w:rPr>
        <w:t xml:space="preserve"> </w:t>
      </w:r>
      <w:r>
        <w:rPr>
          <w:w w:val="110"/>
        </w:rPr>
        <w:t>within</w:t>
      </w:r>
      <w:r>
        <w:rPr>
          <w:spacing w:val="-8"/>
          <w:w w:val="110"/>
        </w:rPr>
        <w:t xml:space="preserve"> </w:t>
      </w:r>
      <w:r>
        <w:rPr>
          <w:w w:val="110"/>
        </w:rPr>
        <w:t>a</w:t>
      </w:r>
      <w:r>
        <w:rPr>
          <w:spacing w:val="-8"/>
          <w:w w:val="110"/>
        </w:rPr>
        <w:t xml:space="preserve"> </w:t>
      </w:r>
      <w:r>
        <w:rPr>
          <w:w w:val="110"/>
        </w:rPr>
        <w:t>single</w:t>
      </w:r>
      <w:r>
        <w:rPr>
          <w:spacing w:val="-8"/>
          <w:w w:val="110"/>
        </w:rPr>
        <w:t xml:space="preserve"> </w:t>
      </w:r>
      <w:r>
        <w:rPr>
          <w:w w:val="110"/>
        </w:rPr>
        <w:t>slot,</w:t>
      </w:r>
      <w:r>
        <w:rPr>
          <w:spacing w:val="-5"/>
          <w:w w:val="110"/>
        </w:rPr>
        <w:t xml:space="preserve"> </w:t>
      </w:r>
      <w:r>
        <w:rPr>
          <w:w w:val="110"/>
        </w:rPr>
        <w:t>resulting</w:t>
      </w:r>
      <w:r>
        <w:rPr>
          <w:spacing w:val="-8"/>
          <w:w w:val="110"/>
        </w:rPr>
        <w:t xml:space="preserve"> </w:t>
      </w:r>
      <w:r>
        <w:rPr>
          <w:w w:val="110"/>
        </w:rPr>
        <w:t>in</w:t>
      </w:r>
      <w:r>
        <w:rPr>
          <w:spacing w:val="-8"/>
          <w:w w:val="110"/>
        </w:rPr>
        <w:t xml:space="preserve"> </w:t>
      </w:r>
      <w:r>
        <w:rPr>
          <w:w w:val="110"/>
        </w:rPr>
        <w:t>a</w:t>
      </w:r>
      <w:r>
        <w:rPr>
          <w:spacing w:val="-8"/>
          <w:w w:val="110"/>
        </w:rPr>
        <w:t xml:space="preserve"> </w:t>
      </w:r>
      <w:r>
        <w:rPr>
          <w:w w:val="110"/>
        </w:rPr>
        <w:t>significant</w:t>
      </w:r>
      <w:r>
        <w:rPr>
          <w:spacing w:val="-8"/>
          <w:w w:val="110"/>
        </w:rPr>
        <w:t xml:space="preserve"> </w:t>
      </w:r>
      <w:r>
        <w:rPr>
          <w:w w:val="110"/>
        </w:rPr>
        <w:t xml:space="preserve">increase in performance. The main </w:t>
      </w:r>
      <w:r>
        <w:rPr>
          <w:spacing w:val="-3"/>
          <w:w w:val="110"/>
        </w:rPr>
        <w:t xml:space="preserve">advantage </w:t>
      </w:r>
      <w:r>
        <w:rPr>
          <w:w w:val="110"/>
        </w:rPr>
        <w:t xml:space="preserve">of this proposal is that it is compatible with existing EPCglobal C1 G2 tags and readers. Hence, our improved tags can </w:t>
      </w:r>
      <w:r>
        <w:rPr>
          <w:spacing w:val="3"/>
          <w:w w:val="110"/>
        </w:rPr>
        <w:t xml:space="preserve">be </w:t>
      </w:r>
      <w:r>
        <w:rPr>
          <w:w w:val="110"/>
        </w:rPr>
        <w:t xml:space="preserve">read </w:t>
      </w:r>
      <w:r>
        <w:rPr>
          <w:spacing w:val="-4"/>
          <w:w w:val="110"/>
        </w:rPr>
        <w:t xml:space="preserve">by </w:t>
      </w:r>
      <w:r>
        <w:rPr>
          <w:spacing w:val="-3"/>
          <w:w w:val="110"/>
        </w:rPr>
        <w:t xml:space="preserve">conventional </w:t>
      </w:r>
      <w:r>
        <w:rPr>
          <w:w w:val="110"/>
        </w:rPr>
        <w:t xml:space="preserve">readers without affecting the performance. </w:t>
      </w:r>
      <w:r>
        <w:rPr>
          <w:spacing w:val="-5"/>
          <w:w w:val="110"/>
        </w:rPr>
        <w:t>Fur</w:t>
      </w:r>
      <w:del w:id="4" w:author="Raghda Wahdan" w:date="2017-11-12T21:11:00Z">
        <w:r w:rsidDel="00820C82">
          <w:rPr>
            <w:spacing w:val="-5"/>
            <w:w w:val="110"/>
          </w:rPr>
          <w:delText xml:space="preserve">- </w:delText>
        </w:r>
      </w:del>
      <w:r>
        <w:rPr>
          <w:w w:val="110"/>
        </w:rPr>
        <w:t xml:space="preserve">thermore, existing tags can </w:t>
      </w:r>
      <w:r>
        <w:rPr>
          <w:spacing w:val="3"/>
          <w:w w:val="110"/>
        </w:rPr>
        <w:t xml:space="preserve">be </w:t>
      </w:r>
      <w:r>
        <w:rPr>
          <w:w w:val="110"/>
        </w:rPr>
        <w:t xml:space="preserve">read simultaneously with our improved </w:t>
      </w:r>
      <w:del w:id="5" w:author="Raghda Wahdan" w:date="2017-11-14T13:56:00Z">
        <w:r w:rsidDel="00CD7C33">
          <w:rPr>
            <w:w w:val="110"/>
          </w:rPr>
          <w:delText xml:space="preserve">tags </w:delText>
        </w:r>
        <w:r w:rsidDel="00CD7C33">
          <w:rPr>
            <w:spacing w:val="43"/>
            <w:w w:val="110"/>
          </w:rPr>
          <w:delText xml:space="preserve"> </w:delText>
        </w:r>
        <w:r w:rsidDel="00CD7C33">
          <w:rPr>
            <w:spacing w:val="-4"/>
            <w:w w:val="110"/>
          </w:rPr>
          <w:delText>by</w:delText>
        </w:r>
      </w:del>
      <w:ins w:id="6" w:author="Raghda Wahdan" w:date="2017-11-14T13:56:00Z">
        <w:r w:rsidR="00CD7C33">
          <w:rPr>
            <w:w w:val="110"/>
          </w:rPr>
          <w:t xml:space="preserve">tags </w:t>
        </w:r>
        <w:r w:rsidR="00CD7C33">
          <w:rPr>
            <w:spacing w:val="43"/>
            <w:w w:val="110"/>
          </w:rPr>
          <w:t>by</w:t>
        </w:r>
      </w:ins>
    </w:p>
    <w:p w14:paraId="7E2D38F4" w14:textId="77777777" w:rsidR="0092676A" w:rsidRDefault="00E142A3">
      <w:pPr>
        <w:pStyle w:val="BodyText"/>
        <w:spacing w:before="116"/>
        <w:ind w:left="372"/>
        <w:jc w:val="center"/>
      </w:pPr>
      <w:r>
        <w:rPr>
          <w:w w:val="105"/>
        </w:rPr>
        <w:t>89</w:t>
      </w:r>
    </w:p>
    <w:p w14:paraId="27EED776" w14:textId="77777777" w:rsidR="0092676A" w:rsidRDefault="0092676A">
      <w:pPr>
        <w:jc w:val="center"/>
        <w:sectPr w:rsidR="0092676A">
          <w:type w:val="continuous"/>
          <w:pgSz w:w="11910" w:h="16840"/>
          <w:pgMar w:top="1580" w:right="1620" w:bottom="280" w:left="1680" w:header="720" w:footer="720" w:gutter="0"/>
          <w:cols w:space="720"/>
        </w:sectPr>
      </w:pPr>
    </w:p>
    <w:p w14:paraId="10CC9639" w14:textId="77777777" w:rsidR="0092676A" w:rsidRDefault="0092676A">
      <w:pPr>
        <w:pStyle w:val="BodyText"/>
        <w:rPr>
          <w:sz w:val="20"/>
        </w:rPr>
      </w:pPr>
    </w:p>
    <w:p w14:paraId="13ABBFB5" w14:textId="77777777" w:rsidR="0092676A" w:rsidRDefault="0092676A">
      <w:pPr>
        <w:pStyle w:val="BodyText"/>
        <w:spacing w:before="5"/>
        <w:rPr>
          <w:sz w:val="13"/>
        </w:rPr>
      </w:pPr>
    </w:p>
    <w:tbl>
      <w:tblPr>
        <w:tblW w:w="0" w:type="auto"/>
        <w:tblInd w:w="1153" w:type="dxa"/>
        <w:tblBorders>
          <w:top w:val="single" w:sz="10" w:space="0" w:color="000000"/>
          <w:left w:val="single" w:sz="10" w:space="0" w:color="000000"/>
          <w:bottom w:val="single" w:sz="10" w:space="0" w:color="000000"/>
          <w:right w:val="single" w:sz="10" w:space="0" w:color="000000"/>
          <w:insideH w:val="single" w:sz="10" w:space="0" w:color="000000"/>
          <w:insideV w:val="single" w:sz="10" w:space="0" w:color="000000"/>
        </w:tblBorders>
        <w:tblLayout w:type="fixed"/>
        <w:tblCellMar>
          <w:left w:w="0" w:type="dxa"/>
          <w:right w:w="0" w:type="dxa"/>
        </w:tblCellMar>
        <w:tblLook w:val="01E0" w:firstRow="1" w:lastRow="1" w:firstColumn="1" w:lastColumn="1" w:noHBand="0" w:noVBand="0"/>
      </w:tblPr>
      <w:tblGrid>
        <w:gridCol w:w="2064"/>
        <w:gridCol w:w="1395"/>
        <w:gridCol w:w="2445"/>
      </w:tblGrid>
      <w:tr w:rsidR="0092676A" w14:paraId="065789D8" w14:textId="77777777">
        <w:trPr>
          <w:trHeight w:hRule="exact" w:val="569"/>
        </w:trPr>
        <w:tc>
          <w:tcPr>
            <w:tcW w:w="2064" w:type="dxa"/>
          </w:tcPr>
          <w:p w14:paraId="3EE642AB" w14:textId="77777777" w:rsidR="0092676A" w:rsidRDefault="0092676A">
            <w:pPr>
              <w:pStyle w:val="TableParagraph"/>
              <w:spacing w:before="10"/>
              <w:jc w:val="left"/>
              <w:rPr>
                <w:sz w:val="16"/>
              </w:rPr>
            </w:pPr>
          </w:p>
          <w:p w14:paraId="229871A4" w14:textId="77777777" w:rsidR="0092676A" w:rsidRDefault="00E142A3">
            <w:pPr>
              <w:pStyle w:val="TableParagraph"/>
              <w:spacing w:line="150" w:lineRule="exact"/>
              <w:ind w:left="838"/>
              <w:jc w:val="left"/>
              <w:rPr>
                <w:sz w:val="15"/>
              </w:rPr>
            </w:pPr>
            <w:r>
              <w:rPr>
                <w:noProof/>
                <w:position w:val="-2"/>
                <w:sz w:val="15"/>
              </w:rPr>
              <w:drawing>
                <wp:inline distT="0" distB="0" distL="0" distR="0" wp14:anchorId="6E1B3CF6" wp14:editId="25FE99FD">
                  <wp:extent cx="238446" cy="952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38446" cy="95250"/>
                          </a:xfrm>
                          <a:prstGeom prst="rect">
                            <a:avLst/>
                          </a:prstGeom>
                        </pic:spPr>
                      </pic:pic>
                    </a:graphicData>
                  </a:graphic>
                </wp:inline>
              </w:drawing>
            </w:r>
          </w:p>
          <w:p w14:paraId="4D4C5A0C" w14:textId="77777777" w:rsidR="0092676A" w:rsidRDefault="0092676A">
            <w:pPr>
              <w:pStyle w:val="TableParagraph"/>
              <w:spacing w:before="2"/>
              <w:jc w:val="left"/>
              <w:rPr>
                <w:sz w:val="18"/>
              </w:rPr>
            </w:pPr>
          </w:p>
        </w:tc>
        <w:tc>
          <w:tcPr>
            <w:tcW w:w="1395" w:type="dxa"/>
          </w:tcPr>
          <w:p w14:paraId="0527646A" w14:textId="77777777" w:rsidR="0092676A" w:rsidRDefault="0092676A">
            <w:pPr>
              <w:pStyle w:val="TableParagraph"/>
              <w:spacing w:before="10"/>
              <w:jc w:val="left"/>
              <w:rPr>
                <w:sz w:val="16"/>
              </w:rPr>
            </w:pPr>
          </w:p>
          <w:p w14:paraId="5343F91E" w14:textId="77777777" w:rsidR="0092676A" w:rsidRDefault="00AC2220">
            <w:pPr>
              <w:pStyle w:val="TableParagraph"/>
              <w:spacing w:line="149" w:lineRule="exact"/>
              <w:ind w:left="316"/>
              <w:jc w:val="left"/>
              <w:rPr>
                <w:sz w:val="14"/>
              </w:rPr>
            </w:pPr>
            <w:r>
              <w:rPr>
                <w:noProof/>
                <w:position w:val="-2"/>
                <w:sz w:val="14"/>
              </w:rPr>
              <mc:AlternateContent>
                <mc:Choice Requires="wpg">
                  <w:drawing>
                    <wp:inline distT="0" distB="0" distL="0" distR="0" wp14:anchorId="336632B0" wp14:editId="72B3511E">
                      <wp:extent cx="517525" cy="95250"/>
                      <wp:effectExtent l="0" t="9525" r="6350" b="0"/>
                      <wp:docPr id="488" name="Group 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525" cy="95250"/>
                                <a:chOff x="0" y="0"/>
                                <a:chExt cx="815" cy="150"/>
                              </a:xfrm>
                            </wpg:grpSpPr>
                            <wps:wsp>
                              <wps:cNvPr id="489" name="AutoShape 481"/>
                              <wps:cNvSpPr>
                                <a:spLocks/>
                              </wps:cNvSpPr>
                              <wps:spPr bwMode="auto">
                                <a:xfrm>
                                  <a:off x="0" y="0"/>
                                  <a:ext cx="815" cy="150"/>
                                </a:xfrm>
                                <a:custGeom>
                                  <a:avLst/>
                                  <a:gdLst>
                                    <a:gd name="T0" fmla="*/ 0 w 815"/>
                                    <a:gd name="T1" fmla="*/ 145 h 150"/>
                                    <a:gd name="T2" fmla="*/ 56 w 815"/>
                                    <a:gd name="T3" fmla="*/ 92 h 150"/>
                                    <a:gd name="T4" fmla="*/ 62 w 815"/>
                                    <a:gd name="T5" fmla="*/ 15 h 150"/>
                                    <a:gd name="T6" fmla="*/ 54 w 815"/>
                                    <a:gd name="T7" fmla="*/ 29 h 150"/>
                                    <a:gd name="T8" fmla="*/ 45 w 815"/>
                                    <a:gd name="T9" fmla="*/ 79 h 150"/>
                                    <a:gd name="T10" fmla="*/ 123 w 815"/>
                                    <a:gd name="T11" fmla="*/ 147 h 150"/>
                                    <a:gd name="T12" fmla="*/ 110 w 815"/>
                                    <a:gd name="T13" fmla="*/ 146 h 150"/>
                                    <a:gd name="T14" fmla="*/ 138 w 815"/>
                                    <a:gd name="T15" fmla="*/ 67 h 150"/>
                                    <a:gd name="T16" fmla="*/ 162 w 815"/>
                                    <a:gd name="T17" fmla="*/ 63 h 150"/>
                                    <a:gd name="T18" fmla="*/ 165 w 815"/>
                                    <a:gd name="T19" fmla="*/ 61 h 150"/>
                                    <a:gd name="T20" fmla="*/ 143 w 815"/>
                                    <a:gd name="T21" fmla="*/ 63 h 150"/>
                                    <a:gd name="T22" fmla="*/ 165 w 815"/>
                                    <a:gd name="T23" fmla="*/ 48 h 150"/>
                                    <a:gd name="T24" fmla="*/ 121 w 815"/>
                                    <a:gd name="T25" fmla="*/ 46 h 150"/>
                                    <a:gd name="T26" fmla="*/ 179 w 815"/>
                                    <a:gd name="T27" fmla="*/ 106 h 150"/>
                                    <a:gd name="T28" fmla="*/ 243 w 815"/>
                                    <a:gd name="T29" fmla="*/ 147 h 150"/>
                                    <a:gd name="T30" fmla="*/ 263 w 815"/>
                                    <a:gd name="T31" fmla="*/ 138 h 150"/>
                                    <a:gd name="T32" fmla="*/ 262 w 815"/>
                                    <a:gd name="T33" fmla="*/ 101 h 150"/>
                                    <a:gd name="T34" fmla="*/ 209 w 815"/>
                                    <a:gd name="T35" fmla="*/ 62 h 150"/>
                                    <a:gd name="T36" fmla="*/ 254 w 815"/>
                                    <a:gd name="T37" fmla="*/ 130 h 150"/>
                                    <a:gd name="T38" fmla="*/ 261 w 815"/>
                                    <a:gd name="T39" fmla="*/ 128 h 150"/>
                                    <a:gd name="T40" fmla="*/ 263 w 815"/>
                                    <a:gd name="T41" fmla="*/ 67 h 150"/>
                                    <a:gd name="T42" fmla="*/ 348 w 815"/>
                                    <a:gd name="T43" fmla="*/ 77 h 150"/>
                                    <a:gd name="T44" fmla="*/ 288 w 815"/>
                                    <a:gd name="T45" fmla="*/ 129 h 150"/>
                                    <a:gd name="T46" fmla="*/ 346 w 815"/>
                                    <a:gd name="T47" fmla="*/ 140 h 150"/>
                                    <a:gd name="T48" fmla="*/ 314 w 815"/>
                                    <a:gd name="T49" fmla="*/ 104 h 150"/>
                                    <a:gd name="T50" fmla="*/ 355 w 815"/>
                                    <a:gd name="T51" fmla="*/ 148 h 150"/>
                                    <a:gd name="T52" fmla="*/ 363 w 815"/>
                                    <a:gd name="T53" fmla="*/ 147 h 150"/>
                                    <a:gd name="T54" fmla="*/ 365 w 815"/>
                                    <a:gd name="T55" fmla="*/ 135 h 150"/>
                                    <a:gd name="T56" fmla="*/ 294 w 815"/>
                                    <a:gd name="T57" fmla="*/ 55 h 150"/>
                                    <a:gd name="T58" fmla="*/ 293 w 815"/>
                                    <a:gd name="T59" fmla="*/ 68 h 150"/>
                                    <a:gd name="T60" fmla="*/ 361 w 815"/>
                                    <a:gd name="T61" fmla="*/ 59 h 150"/>
                                    <a:gd name="T62" fmla="*/ 472 w 815"/>
                                    <a:gd name="T63" fmla="*/ 147 h 150"/>
                                    <a:gd name="T64" fmla="*/ 398 w 815"/>
                                    <a:gd name="T65" fmla="*/ 47 h 150"/>
                                    <a:gd name="T66" fmla="*/ 413 w 815"/>
                                    <a:gd name="T67" fmla="*/ 146 h 150"/>
                                    <a:gd name="T68" fmla="*/ 471 w 815"/>
                                    <a:gd name="T69" fmla="*/ 60 h 150"/>
                                    <a:gd name="T70" fmla="*/ 460 w 815"/>
                                    <a:gd name="T71" fmla="*/ 146 h 150"/>
                                    <a:gd name="T72" fmla="*/ 481 w 815"/>
                                    <a:gd name="T73" fmla="*/ 72 h 150"/>
                                    <a:gd name="T74" fmla="*/ 519 w 815"/>
                                    <a:gd name="T75" fmla="*/ 72 h 150"/>
                                    <a:gd name="T76" fmla="*/ 538 w 815"/>
                                    <a:gd name="T77" fmla="*/ 145 h 150"/>
                                    <a:gd name="T78" fmla="*/ 488 w 815"/>
                                    <a:gd name="T79" fmla="*/ 50 h 150"/>
                                    <a:gd name="T80" fmla="*/ 525 w 815"/>
                                    <a:gd name="T81" fmla="*/ 50 h 150"/>
                                    <a:gd name="T82" fmla="*/ 436 w 815"/>
                                    <a:gd name="T83" fmla="*/ 60 h 150"/>
                                    <a:gd name="T84" fmla="*/ 402 w 815"/>
                                    <a:gd name="T85" fmla="*/ 46 h 150"/>
                                    <a:gd name="T86" fmla="*/ 608 w 815"/>
                                    <a:gd name="T87" fmla="*/ 148 h 150"/>
                                    <a:gd name="T88" fmla="*/ 574 w 815"/>
                                    <a:gd name="T89" fmla="*/ 147 h 150"/>
                                    <a:gd name="T90" fmla="*/ 570 w 815"/>
                                    <a:gd name="T91" fmla="*/ 2 h 150"/>
                                    <a:gd name="T92" fmla="*/ 606 w 815"/>
                                    <a:gd name="T93" fmla="*/ 133 h 150"/>
                                    <a:gd name="T94" fmla="*/ 607 w 815"/>
                                    <a:gd name="T95" fmla="*/ 61 h 150"/>
                                    <a:gd name="T96" fmla="*/ 633 w 815"/>
                                    <a:gd name="T97" fmla="*/ 68 h 150"/>
                                    <a:gd name="T98" fmla="*/ 630 w 815"/>
                                    <a:gd name="T99" fmla="*/ 129 h 150"/>
                                    <a:gd name="T100" fmla="*/ 654 w 815"/>
                                    <a:gd name="T101" fmla="*/ 70 h 150"/>
                                    <a:gd name="T102" fmla="*/ 588 w 815"/>
                                    <a:gd name="T103" fmla="*/ 60 h 150"/>
                                    <a:gd name="T104" fmla="*/ 584 w 815"/>
                                    <a:gd name="T105" fmla="*/ 0 h 150"/>
                                    <a:gd name="T106" fmla="*/ 684 w 815"/>
                                    <a:gd name="T107" fmla="*/ 146 h 150"/>
                                    <a:gd name="T108" fmla="*/ 701 w 815"/>
                                    <a:gd name="T109" fmla="*/ 1 h 150"/>
                                    <a:gd name="T110" fmla="*/ 739 w 815"/>
                                    <a:gd name="T111" fmla="*/ 59 h 150"/>
                                    <a:gd name="T112" fmla="*/ 760 w 815"/>
                                    <a:gd name="T113" fmla="*/ 148 h 150"/>
                                    <a:gd name="T114" fmla="*/ 810 w 815"/>
                                    <a:gd name="T115" fmla="*/ 141 h 150"/>
                                    <a:gd name="T116" fmla="*/ 750 w 815"/>
                                    <a:gd name="T117" fmla="*/ 123 h 150"/>
                                    <a:gd name="T118" fmla="*/ 745 w 815"/>
                                    <a:gd name="T119" fmla="*/ 84 h 150"/>
                                    <a:gd name="T120" fmla="*/ 792 w 815"/>
                                    <a:gd name="T121" fmla="*/ 48 h 150"/>
                                    <a:gd name="T122" fmla="*/ 785 w 815"/>
                                    <a:gd name="T123" fmla="*/ 135 h 150"/>
                                    <a:gd name="T124" fmla="*/ 780 w 815"/>
                                    <a:gd name="T125" fmla="*/ 58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815" h="150">
                                      <a:moveTo>
                                        <a:pt x="15" y="147"/>
                                      </a:moveTo>
                                      <a:lnTo>
                                        <a:pt x="4" y="147"/>
                                      </a:lnTo>
                                      <a:lnTo>
                                        <a:pt x="5" y="147"/>
                                      </a:lnTo>
                                      <a:lnTo>
                                        <a:pt x="6" y="148"/>
                                      </a:lnTo>
                                      <a:lnTo>
                                        <a:pt x="12" y="148"/>
                                      </a:lnTo>
                                      <a:lnTo>
                                        <a:pt x="15" y="147"/>
                                      </a:lnTo>
                                      <a:close/>
                                      <a:moveTo>
                                        <a:pt x="40" y="10"/>
                                      </a:moveTo>
                                      <a:lnTo>
                                        <a:pt x="5" y="10"/>
                                      </a:lnTo>
                                      <a:lnTo>
                                        <a:pt x="4" y="11"/>
                                      </a:lnTo>
                                      <a:lnTo>
                                        <a:pt x="2" y="12"/>
                                      </a:lnTo>
                                      <a:lnTo>
                                        <a:pt x="1" y="13"/>
                                      </a:lnTo>
                                      <a:lnTo>
                                        <a:pt x="0" y="15"/>
                                      </a:lnTo>
                                      <a:lnTo>
                                        <a:pt x="0" y="145"/>
                                      </a:lnTo>
                                      <a:lnTo>
                                        <a:pt x="0" y="146"/>
                                      </a:lnTo>
                                      <a:lnTo>
                                        <a:pt x="1" y="146"/>
                                      </a:lnTo>
                                      <a:lnTo>
                                        <a:pt x="3" y="147"/>
                                      </a:lnTo>
                                      <a:lnTo>
                                        <a:pt x="16" y="147"/>
                                      </a:lnTo>
                                      <a:lnTo>
                                        <a:pt x="18" y="146"/>
                                      </a:lnTo>
                                      <a:lnTo>
                                        <a:pt x="18" y="95"/>
                                      </a:lnTo>
                                      <a:lnTo>
                                        <a:pt x="42" y="95"/>
                                      </a:lnTo>
                                      <a:lnTo>
                                        <a:pt x="50" y="94"/>
                                      </a:lnTo>
                                      <a:lnTo>
                                        <a:pt x="56" y="92"/>
                                      </a:lnTo>
                                      <a:lnTo>
                                        <a:pt x="62" y="90"/>
                                      </a:lnTo>
                                      <a:lnTo>
                                        <a:pt x="67" y="87"/>
                                      </a:lnTo>
                                      <a:lnTo>
                                        <a:pt x="74" y="80"/>
                                      </a:lnTo>
                                      <a:lnTo>
                                        <a:pt x="40" y="80"/>
                                      </a:lnTo>
                                      <a:lnTo>
                                        <a:pt x="35" y="80"/>
                                      </a:lnTo>
                                      <a:lnTo>
                                        <a:pt x="18" y="80"/>
                                      </a:lnTo>
                                      <a:lnTo>
                                        <a:pt x="18" y="25"/>
                                      </a:lnTo>
                                      <a:lnTo>
                                        <a:pt x="76" y="25"/>
                                      </a:lnTo>
                                      <a:lnTo>
                                        <a:pt x="73" y="22"/>
                                      </a:lnTo>
                                      <a:lnTo>
                                        <a:pt x="70" y="19"/>
                                      </a:lnTo>
                                      <a:lnTo>
                                        <a:pt x="66" y="17"/>
                                      </a:lnTo>
                                      <a:lnTo>
                                        <a:pt x="62" y="15"/>
                                      </a:lnTo>
                                      <a:lnTo>
                                        <a:pt x="59" y="13"/>
                                      </a:lnTo>
                                      <a:lnTo>
                                        <a:pt x="55" y="12"/>
                                      </a:lnTo>
                                      <a:lnTo>
                                        <a:pt x="51" y="12"/>
                                      </a:lnTo>
                                      <a:lnTo>
                                        <a:pt x="48" y="11"/>
                                      </a:lnTo>
                                      <a:lnTo>
                                        <a:pt x="45" y="11"/>
                                      </a:lnTo>
                                      <a:lnTo>
                                        <a:pt x="42" y="11"/>
                                      </a:lnTo>
                                      <a:lnTo>
                                        <a:pt x="40" y="10"/>
                                      </a:lnTo>
                                      <a:close/>
                                      <a:moveTo>
                                        <a:pt x="76" y="25"/>
                                      </a:moveTo>
                                      <a:lnTo>
                                        <a:pt x="41" y="25"/>
                                      </a:lnTo>
                                      <a:lnTo>
                                        <a:pt x="45" y="26"/>
                                      </a:lnTo>
                                      <a:lnTo>
                                        <a:pt x="48" y="26"/>
                                      </a:lnTo>
                                      <a:lnTo>
                                        <a:pt x="51" y="28"/>
                                      </a:lnTo>
                                      <a:lnTo>
                                        <a:pt x="54" y="29"/>
                                      </a:lnTo>
                                      <a:lnTo>
                                        <a:pt x="57" y="31"/>
                                      </a:lnTo>
                                      <a:lnTo>
                                        <a:pt x="60" y="34"/>
                                      </a:lnTo>
                                      <a:lnTo>
                                        <a:pt x="62" y="38"/>
                                      </a:lnTo>
                                      <a:lnTo>
                                        <a:pt x="64" y="42"/>
                                      </a:lnTo>
                                      <a:lnTo>
                                        <a:pt x="65" y="46"/>
                                      </a:lnTo>
                                      <a:lnTo>
                                        <a:pt x="65" y="56"/>
                                      </a:lnTo>
                                      <a:lnTo>
                                        <a:pt x="64" y="60"/>
                                      </a:lnTo>
                                      <a:lnTo>
                                        <a:pt x="63" y="63"/>
                                      </a:lnTo>
                                      <a:lnTo>
                                        <a:pt x="62" y="67"/>
                                      </a:lnTo>
                                      <a:lnTo>
                                        <a:pt x="60" y="70"/>
                                      </a:lnTo>
                                      <a:lnTo>
                                        <a:pt x="55" y="75"/>
                                      </a:lnTo>
                                      <a:lnTo>
                                        <a:pt x="52" y="77"/>
                                      </a:lnTo>
                                      <a:lnTo>
                                        <a:pt x="45" y="79"/>
                                      </a:lnTo>
                                      <a:lnTo>
                                        <a:pt x="40" y="80"/>
                                      </a:lnTo>
                                      <a:lnTo>
                                        <a:pt x="74" y="80"/>
                                      </a:lnTo>
                                      <a:lnTo>
                                        <a:pt x="75" y="79"/>
                                      </a:lnTo>
                                      <a:lnTo>
                                        <a:pt x="78" y="74"/>
                                      </a:lnTo>
                                      <a:lnTo>
                                        <a:pt x="81" y="69"/>
                                      </a:lnTo>
                                      <a:lnTo>
                                        <a:pt x="83" y="63"/>
                                      </a:lnTo>
                                      <a:lnTo>
                                        <a:pt x="84" y="57"/>
                                      </a:lnTo>
                                      <a:lnTo>
                                        <a:pt x="84" y="45"/>
                                      </a:lnTo>
                                      <a:lnTo>
                                        <a:pt x="83" y="41"/>
                                      </a:lnTo>
                                      <a:lnTo>
                                        <a:pt x="81" y="32"/>
                                      </a:lnTo>
                                      <a:lnTo>
                                        <a:pt x="78" y="28"/>
                                      </a:lnTo>
                                      <a:lnTo>
                                        <a:pt x="76" y="25"/>
                                      </a:lnTo>
                                      <a:close/>
                                      <a:moveTo>
                                        <a:pt x="123" y="147"/>
                                      </a:moveTo>
                                      <a:lnTo>
                                        <a:pt x="114" y="147"/>
                                      </a:lnTo>
                                      <a:lnTo>
                                        <a:pt x="115" y="148"/>
                                      </a:lnTo>
                                      <a:lnTo>
                                        <a:pt x="122" y="148"/>
                                      </a:lnTo>
                                      <a:lnTo>
                                        <a:pt x="123" y="147"/>
                                      </a:lnTo>
                                      <a:close/>
                                      <a:moveTo>
                                        <a:pt x="123" y="46"/>
                                      </a:moveTo>
                                      <a:lnTo>
                                        <a:pt x="113" y="46"/>
                                      </a:lnTo>
                                      <a:lnTo>
                                        <a:pt x="112" y="47"/>
                                      </a:lnTo>
                                      <a:lnTo>
                                        <a:pt x="111" y="47"/>
                                      </a:lnTo>
                                      <a:lnTo>
                                        <a:pt x="110" y="48"/>
                                      </a:lnTo>
                                      <a:lnTo>
                                        <a:pt x="110" y="146"/>
                                      </a:lnTo>
                                      <a:lnTo>
                                        <a:pt x="112" y="147"/>
                                      </a:lnTo>
                                      <a:lnTo>
                                        <a:pt x="113" y="147"/>
                                      </a:lnTo>
                                      <a:lnTo>
                                        <a:pt x="124" y="147"/>
                                      </a:lnTo>
                                      <a:lnTo>
                                        <a:pt x="125" y="147"/>
                                      </a:lnTo>
                                      <a:lnTo>
                                        <a:pt x="126" y="146"/>
                                      </a:lnTo>
                                      <a:lnTo>
                                        <a:pt x="127" y="146"/>
                                      </a:lnTo>
                                      <a:lnTo>
                                        <a:pt x="127" y="82"/>
                                      </a:lnTo>
                                      <a:lnTo>
                                        <a:pt x="130" y="78"/>
                                      </a:lnTo>
                                      <a:lnTo>
                                        <a:pt x="132" y="75"/>
                                      </a:lnTo>
                                      <a:lnTo>
                                        <a:pt x="136" y="69"/>
                                      </a:lnTo>
                                      <a:lnTo>
                                        <a:pt x="138" y="67"/>
                                      </a:lnTo>
                                      <a:lnTo>
                                        <a:pt x="140" y="65"/>
                                      </a:lnTo>
                                      <a:lnTo>
                                        <a:pt x="142" y="64"/>
                                      </a:lnTo>
                                      <a:lnTo>
                                        <a:pt x="143" y="63"/>
                                      </a:lnTo>
                                      <a:lnTo>
                                        <a:pt x="126" y="63"/>
                                      </a:lnTo>
                                      <a:lnTo>
                                        <a:pt x="126" y="48"/>
                                      </a:lnTo>
                                      <a:lnTo>
                                        <a:pt x="125" y="48"/>
                                      </a:lnTo>
                                      <a:lnTo>
                                        <a:pt x="125" y="47"/>
                                      </a:lnTo>
                                      <a:lnTo>
                                        <a:pt x="124" y="47"/>
                                      </a:lnTo>
                                      <a:lnTo>
                                        <a:pt x="123" y="46"/>
                                      </a:lnTo>
                                      <a:close/>
                                      <a:moveTo>
                                        <a:pt x="164" y="63"/>
                                      </a:moveTo>
                                      <a:lnTo>
                                        <a:pt x="162" y="63"/>
                                      </a:lnTo>
                                      <a:lnTo>
                                        <a:pt x="162" y="64"/>
                                      </a:lnTo>
                                      <a:lnTo>
                                        <a:pt x="164" y="64"/>
                                      </a:lnTo>
                                      <a:lnTo>
                                        <a:pt x="164" y="63"/>
                                      </a:lnTo>
                                      <a:close/>
                                      <a:moveTo>
                                        <a:pt x="165" y="61"/>
                                      </a:moveTo>
                                      <a:lnTo>
                                        <a:pt x="153" y="61"/>
                                      </a:lnTo>
                                      <a:lnTo>
                                        <a:pt x="156" y="62"/>
                                      </a:lnTo>
                                      <a:lnTo>
                                        <a:pt x="161" y="63"/>
                                      </a:lnTo>
                                      <a:lnTo>
                                        <a:pt x="164" y="63"/>
                                      </a:lnTo>
                                      <a:lnTo>
                                        <a:pt x="165" y="63"/>
                                      </a:lnTo>
                                      <a:lnTo>
                                        <a:pt x="165" y="62"/>
                                      </a:lnTo>
                                      <a:lnTo>
                                        <a:pt x="165" y="61"/>
                                      </a:lnTo>
                                      <a:close/>
                                      <a:moveTo>
                                        <a:pt x="155" y="45"/>
                                      </a:moveTo>
                                      <a:lnTo>
                                        <a:pt x="150" y="45"/>
                                      </a:lnTo>
                                      <a:lnTo>
                                        <a:pt x="148" y="45"/>
                                      </a:lnTo>
                                      <a:lnTo>
                                        <a:pt x="146" y="45"/>
                                      </a:lnTo>
                                      <a:lnTo>
                                        <a:pt x="144" y="46"/>
                                      </a:lnTo>
                                      <a:lnTo>
                                        <a:pt x="142" y="47"/>
                                      </a:lnTo>
                                      <a:lnTo>
                                        <a:pt x="138" y="50"/>
                                      </a:lnTo>
                                      <a:lnTo>
                                        <a:pt x="135" y="52"/>
                                      </a:lnTo>
                                      <a:lnTo>
                                        <a:pt x="133" y="54"/>
                                      </a:lnTo>
                                      <a:lnTo>
                                        <a:pt x="131" y="56"/>
                                      </a:lnTo>
                                      <a:lnTo>
                                        <a:pt x="128" y="60"/>
                                      </a:lnTo>
                                      <a:lnTo>
                                        <a:pt x="126" y="63"/>
                                      </a:lnTo>
                                      <a:lnTo>
                                        <a:pt x="143" y="63"/>
                                      </a:lnTo>
                                      <a:lnTo>
                                        <a:pt x="144" y="63"/>
                                      </a:lnTo>
                                      <a:lnTo>
                                        <a:pt x="147" y="62"/>
                                      </a:lnTo>
                                      <a:lnTo>
                                        <a:pt x="149" y="61"/>
                                      </a:lnTo>
                                      <a:lnTo>
                                        <a:pt x="165" y="61"/>
                                      </a:lnTo>
                                      <a:lnTo>
                                        <a:pt x="165" y="60"/>
                                      </a:lnTo>
                                      <a:lnTo>
                                        <a:pt x="166" y="59"/>
                                      </a:lnTo>
                                      <a:lnTo>
                                        <a:pt x="166" y="51"/>
                                      </a:lnTo>
                                      <a:lnTo>
                                        <a:pt x="165" y="50"/>
                                      </a:lnTo>
                                      <a:lnTo>
                                        <a:pt x="165" y="49"/>
                                      </a:lnTo>
                                      <a:lnTo>
                                        <a:pt x="165" y="48"/>
                                      </a:lnTo>
                                      <a:lnTo>
                                        <a:pt x="164" y="47"/>
                                      </a:lnTo>
                                      <a:lnTo>
                                        <a:pt x="163" y="47"/>
                                      </a:lnTo>
                                      <a:lnTo>
                                        <a:pt x="161" y="46"/>
                                      </a:lnTo>
                                      <a:lnTo>
                                        <a:pt x="158" y="45"/>
                                      </a:lnTo>
                                      <a:lnTo>
                                        <a:pt x="157" y="45"/>
                                      </a:lnTo>
                                      <a:lnTo>
                                        <a:pt x="156" y="45"/>
                                      </a:lnTo>
                                      <a:lnTo>
                                        <a:pt x="155" y="45"/>
                                      </a:lnTo>
                                      <a:close/>
                                      <a:moveTo>
                                        <a:pt x="121" y="46"/>
                                      </a:moveTo>
                                      <a:lnTo>
                                        <a:pt x="115" y="46"/>
                                      </a:lnTo>
                                      <a:lnTo>
                                        <a:pt x="114" y="46"/>
                                      </a:lnTo>
                                      <a:lnTo>
                                        <a:pt x="122" y="46"/>
                                      </a:lnTo>
                                      <a:lnTo>
                                        <a:pt x="121" y="46"/>
                                      </a:lnTo>
                                      <a:close/>
                                      <a:moveTo>
                                        <a:pt x="232" y="45"/>
                                      </a:moveTo>
                                      <a:lnTo>
                                        <a:pt x="218" y="45"/>
                                      </a:lnTo>
                                      <a:lnTo>
                                        <a:pt x="212" y="46"/>
                                      </a:lnTo>
                                      <a:lnTo>
                                        <a:pt x="206" y="48"/>
                                      </a:lnTo>
                                      <a:lnTo>
                                        <a:pt x="200" y="51"/>
                                      </a:lnTo>
                                      <a:lnTo>
                                        <a:pt x="195" y="54"/>
                                      </a:lnTo>
                                      <a:lnTo>
                                        <a:pt x="191" y="59"/>
                                      </a:lnTo>
                                      <a:lnTo>
                                        <a:pt x="188" y="63"/>
                                      </a:lnTo>
                                      <a:lnTo>
                                        <a:pt x="185" y="69"/>
                                      </a:lnTo>
                                      <a:lnTo>
                                        <a:pt x="182" y="75"/>
                                      </a:lnTo>
                                      <a:lnTo>
                                        <a:pt x="180" y="82"/>
                                      </a:lnTo>
                                      <a:lnTo>
                                        <a:pt x="179" y="89"/>
                                      </a:lnTo>
                                      <a:lnTo>
                                        <a:pt x="179" y="106"/>
                                      </a:lnTo>
                                      <a:lnTo>
                                        <a:pt x="180" y="113"/>
                                      </a:lnTo>
                                      <a:lnTo>
                                        <a:pt x="182" y="120"/>
                                      </a:lnTo>
                                      <a:lnTo>
                                        <a:pt x="184" y="126"/>
                                      </a:lnTo>
                                      <a:lnTo>
                                        <a:pt x="187" y="132"/>
                                      </a:lnTo>
                                      <a:lnTo>
                                        <a:pt x="191" y="136"/>
                                      </a:lnTo>
                                      <a:lnTo>
                                        <a:pt x="195" y="141"/>
                                      </a:lnTo>
                                      <a:lnTo>
                                        <a:pt x="200" y="144"/>
                                      </a:lnTo>
                                      <a:lnTo>
                                        <a:pt x="206" y="146"/>
                                      </a:lnTo>
                                      <a:lnTo>
                                        <a:pt x="212" y="148"/>
                                      </a:lnTo>
                                      <a:lnTo>
                                        <a:pt x="219" y="149"/>
                                      </a:lnTo>
                                      <a:lnTo>
                                        <a:pt x="231" y="149"/>
                                      </a:lnTo>
                                      <a:lnTo>
                                        <a:pt x="235" y="149"/>
                                      </a:lnTo>
                                      <a:lnTo>
                                        <a:pt x="243" y="147"/>
                                      </a:lnTo>
                                      <a:lnTo>
                                        <a:pt x="247" y="147"/>
                                      </a:lnTo>
                                      <a:lnTo>
                                        <a:pt x="253" y="145"/>
                                      </a:lnTo>
                                      <a:lnTo>
                                        <a:pt x="256" y="144"/>
                                      </a:lnTo>
                                      <a:lnTo>
                                        <a:pt x="257" y="143"/>
                                      </a:lnTo>
                                      <a:lnTo>
                                        <a:pt x="259" y="143"/>
                                      </a:lnTo>
                                      <a:lnTo>
                                        <a:pt x="261" y="142"/>
                                      </a:lnTo>
                                      <a:lnTo>
                                        <a:pt x="261" y="141"/>
                                      </a:lnTo>
                                      <a:lnTo>
                                        <a:pt x="262" y="140"/>
                                      </a:lnTo>
                                      <a:lnTo>
                                        <a:pt x="262" y="139"/>
                                      </a:lnTo>
                                      <a:lnTo>
                                        <a:pt x="263" y="138"/>
                                      </a:lnTo>
                                      <a:lnTo>
                                        <a:pt x="263" y="135"/>
                                      </a:lnTo>
                                      <a:lnTo>
                                        <a:pt x="223" y="135"/>
                                      </a:lnTo>
                                      <a:lnTo>
                                        <a:pt x="218" y="134"/>
                                      </a:lnTo>
                                      <a:lnTo>
                                        <a:pt x="210" y="131"/>
                                      </a:lnTo>
                                      <a:lnTo>
                                        <a:pt x="207" y="129"/>
                                      </a:lnTo>
                                      <a:lnTo>
                                        <a:pt x="204" y="126"/>
                                      </a:lnTo>
                                      <a:lnTo>
                                        <a:pt x="202" y="123"/>
                                      </a:lnTo>
                                      <a:lnTo>
                                        <a:pt x="200" y="119"/>
                                      </a:lnTo>
                                      <a:lnTo>
                                        <a:pt x="199" y="115"/>
                                      </a:lnTo>
                                      <a:lnTo>
                                        <a:pt x="198" y="110"/>
                                      </a:lnTo>
                                      <a:lnTo>
                                        <a:pt x="197" y="106"/>
                                      </a:lnTo>
                                      <a:lnTo>
                                        <a:pt x="197" y="101"/>
                                      </a:lnTo>
                                      <a:lnTo>
                                        <a:pt x="262" y="101"/>
                                      </a:lnTo>
                                      <a:lnTo>
                                        <a:pt x="263" y="100"/>
                                      </a:lnTo>
                                      <a:lnTo>
                                        <a:pt x="265" y="99"/>
                                      </a:lnTo>
                                      <a:lnTo>
                                        <a:pt x="266" y="98"/>
                                      </a:lnTo>
                                      <a:lnTo>
                                        <a:pt x="267" y="96"/>
                                      </a:lnTo>
                                      <a:lnTo>
                                        <a:pt x="267" y="88"/>
                                      </a:lnTo>
                                      <a:lnTo>
                                        <a:pt x="197" y="88"/>
                                      </a:lnTo>
                                      <a:lnTo>
                                        <a:pt x="197" y="84"/>
                                      </a:lnTo>
                                      <a:lnTo>
                                        <a:pt x="198" y="80"/>
                                      </a:lnTo>
                                      <a:lnTo>
                                        <a:pt x="199" y="76"/>
                                      </a:lnTo>
                                      <a:lnTo>
                                        <a:pt x="200" y="73"/>
                                      </a:lnTo>
                                      <a:lnTo>
                                        <a:pt x="202" y="70"/>
                                      </a:lnTo>
                                      <a:lnTo>
                                        <a:pt x="207" y="64"/>
                                      </a:lnTo>
                                      <a:lnTo>
                                        <a:pt x="209" y="62"/>
                                      </a:lnTo>
                                      <a:lnTo>
                                        <a:pt x="216" y="59"/>
                                      </a:lnTo>
                                      <a:lnTo>
                                        <a:pt x="220" y="58"/>
                                      </a:lnTo>
                                      <a:lnTo>
                                        <a:pt x="257" y="58"/>
                                      </a:lnTo>
                                      <a:lnTo>
                                        <a:pt x="254" y="54"/>
                                      </a:lnTo>
                                      <a:lnTo>
                                        <a:pt x="249" y="51"/>
                                      </a:lnTo>
                                      <a:lnTo>
                                        <a:pt x="244" y="48"/>
                                      </a:lnTo>
                                      <a:lnTo>
                                        <a:pt x="239" y="46"/>
                                      </a:lnTo>
                                      <a:lnTo>
                                        <a:pt x="232" y="45"/>
                                      </a:lnTo>
                                      <a:close/>
                                      <a:moveTo>
                                        <a:pt x="260" y="128"/>
                                      </a:moveTo>
                                      <a:lnTo>
                                        <a:pt x="259" y="128"/>
                                      </a:lnTo>
                                      <a:lnTo>
                                        <a:pt x="258" y="128"/>
                                      </a:lnTo>
                                      <a:lnTo>
                                        <a:pt x="256" y="129"/>
                                      </a:lnTo>
                                      <a:lnTo>
                                        <a:pt x="254" y="130"/>
                                      </a:lnTo>
                                      <a:lnTo>
                                        <a:pt x="252" y="130"/>
                                      </a:lnTo>
                                      <a:lnTo>
                                        <a:pt x="247" y="132"/>
                                      </a:lnTo>
                                      <a:lnTo>
                                        <a:pt x="244" y="133"/>
                                      </a:lnTo>
                                      <a:lnTo>
                                        <a:pt x="240" y="134"/>
                                      </a:lnTo>
                                      <a:lnTo>
                                        <a:pt x="237" y="135"/>
                                      </a:lnTo>
                                      <a:lnTo>
                                        <a:pt x="233" y="135"/>
                                      </a:lnTo>
                                      <a:lnTo>
                                        <a:pt x="263" y="135"/>
                                      </a:lnTo>
                                      <a:lnTo>
                                        <a:pt x="263" y="130"/>
                                      </a:lnTo>
                                      <a:lnTo>
                                        <a:pt x="262" y="130"/>
                                      </a:lnTo>
                                      <a:lnTo>
                                        <a:pt x="262" y="129"/>
                                      </a:lnTo>
                                      <a:lnTo>
                                        <a:pt x="261" y="128"/>
                                      </a:lnTo>
                                      <a:lnTo>
                                        <a:pt x="260" y="128"/>
                                      </a:lnTo>
                                      <a:close/>
                                      <a:moveTo>
                                        <a:pt x="257" y="58"/>
                                      </a:moveTo>
                                      <a:lnTo>
                                        <a:pt x="232" y="58"/>
                                      </a:lnTo>
                                      <a:lnTo>
                                        <a:pt x="239" y="61"/>
                                      </a:lnTo>
                                      <a:lnTo>
                                        <a:pt x="243" y="66"/>
                                      </a:lnTo>
                                      <a:lnTo>
                                        <a:pt x="247" y="71"/>
                                      </a:lnTo>
                                      <a:lnTo>
                                        <a:pt x="249" y="78"/>
                                      </a:lnTo>
                                      <a:lnTo>
                                        <a:pt x="249" y="88"/>
                                      </a:lnTo>
                                      <a:lnTo>
                                        <a:pt x="267" y="88"/>
                                      </a:lnTo>
                                      <a:lnTo>
                                        <a:pt x="267" y="83"/>
                                      </a:lnTo>
                                      <a:lnTo>
                                        <a:pt x="266" y="78"/>
                                      </a:lnTo>
                                      <a:lnTo>
                                        <a:pt x="264" y="72"/>
                                      </a:lnTo>
                                      <a:lnTo>
                                        <a:pt x="263" y="67"/>
                                      </a:lnTo>
                                      <a:lnTo>
                                        <a:pt x="260" y="62"/>
                                      </a:lnTo>
                                      <a:lnTo>
                                        <a:pt x="257" y="58"/>
                                      </a:lnTo>
                                      <a:close/>
                                      <a:moveTo>
                                        <a:pt x="361" y="59"/>
                                      </a:moveTo>
                                      <a:lnTo>
                                        <a:pt x="330" y="59"/>
                                      </a:lnTo>
                                      <a:lnTo>
                                        <a:pt x="333" y="59"/>
                                      </a:lnTo>
                                      <a:lnTo>
                                        <a:pt x="339" y="61"/>
                                      </a:lnTo>
                                      <a:lnTo>
                                        <a:pt x="341" y="62"/>
                                      </a:lnTo>
                                      <a:lnTo>
                                        <a:pt x="343" y="64"/>
                                      </a:lnTo>
                                      <a:lnTo>
                                        <a:pt x="345" y="66"/>
                                      </a:lnTo>
                                      <a:lnTo>
                                        <a:pt x="346" y="68"/>
                                      </a:lnTo>
                                      <a:lnTo>
                                        <a:pt x="347" y="71"/>
                                      </a:lnTo>
                                      <a:lnTo>
                                        <a:pt x="347" y="74"/>
                                      </a:lnTo>
                                      <a:lnTo>
                                        <a:pt x="348" y="77"/>
                                      </a:lnTo>
                                      <a:lnTo>
                                        <a:pt x="348" y="89"/>
                                      </a:lnTo>
                                      <a:lnTo>
                                        <a:pt x="327" y="89"/>
                                      </a:lnTo>
                                      <a:lnTo>
                                        <a:pt x="320" y="89"/>
                                      </a:lnTo>
                                      <a:lnTo>
                                        <a:pt x="309" y="92"/>
                                      </a:lnTo>
                                      <a:lnTo>
                                        <a:pt x="304" y="94"/>
                                      </a:lnTo>
                                      <a:lnTo>
                                        <a:pt x="300" y="96"/>
                                      </a:lnTo>
                                      <a:lnTo>
                                        <a:pt x="295" y="99"/>
                                      </a:lnTo>
                                      <a:lnTo>
                                        <a:pt x="292" y="102"/>
                                      </a:lnTo>
                                      <a:lnTo>
                                        <a:pt x="290" y="106"/>
                                      </a:lnTo>
                                      <a:lnTo>
                                        <a:pt x="288" y="110"/>
                                      </a:lnTo>
                                      <a:lnTo>
                                        <a:pt x="287" y="115"/>
                                      </a:lnTo>
                                      <a:lnTo>
                                        <a:pt x="287" y="125"/>
                                      </a:lnTo>
                                      <a:lnTo>
                                        <a:pt x="288" y="129"/>
                                      </a:lnTo>
                                      <a:lnTo>
                                        <a:pt x="289" y="132"/>
                                      </a:lnTo>
                                      <a:lnTo>
                                        <a:pt x="291" y="136"/>
                                      </a:lnTo>
                                      <a:lnTo>
                                        <a:pt x="293" y="139"/>
                                      </a:lnTo>
                                      <a:lnTo>
                                        <a:pt x="296" y="142"/>
                                      </a:lnTo>
                                      <a:lnTo>
                                        <a:pt x="299" y="144"/>
                                      </a:lnTo>
                                      <a:lnTo>
                                        <a:pt x="302" y="146"/>
                                      </a:lnTo>
                                      <a:lnTo>
                                        <a:pt x="310" y="148"/>
                                      </a:lnTo>
                                      <a:lnTo>
                                        <a:pt x="315" y="149"/>
                                      </a:lnTo>
                                      <a:lnTo>
                                        <a:pt x="325" y="149"/>
                                      </a:lnTo>
                                      <a:lnTo>
                                        <a:pt x="331" y="148"/>
                                      </a:lnTo>
                                      <a:lnTo>
                                        <a:pt x="336" y="146"/>
                                      </a:lnTo>
                                      <a:lnTo>
                                        <a:pt x="341" y="143"/>
                                      </a:lnTo>
                                      <a:lnTo>
                                        <a:pt x="346" y="140"/>
                                      </a:lnTo>
                                      <a:lnTo>
                                        <a:pt x="349" y="136"/>
                                      </a:lnTo>
                                      <a:lnTo>
                                        <a:pt x="317" y="136"/>
                                      </a:lnTo>
                                      <a:lnTo>
                                        <a:pt x="313" y="134"/>
                                      </a:lnTo>
                                      <a:lnTo>
                                        <a:pt x="310" y="131"/>
                                      </a:lnTo>
                                      <a:lnTo>
                                        <a:pt x="306" y="128"/>
                                      </a:lnTo>
                                      <a:lnTo>
                                        <a:pt x="305" y="124"/>
                                      </a:lnTo>
                                      <a:lnTo>
                                        <a:pt x="305" y="116"/>
                                      </a:lnTo>
                                      <a:lnTo>
                                        <a:pt x="305" y="114"/>
                                      </a:lnTo>
                                      <a:lnTo>
                                        <a:pt x="306" y="112"/>
                                      </a:lnTo>
                                      <a:lnTo>
                                        <a:pt x="308" y="109"/>
                                      </a:lnTo>
                                      <a:lnTo>
                                        <a:pt x="309" y="107"/>
                                      </a:lnTo>
                                      <a:lnTo>
                                        <a:pt x="312" y="106"/>
                                      </a:lnTo>
                                      <a:lnTo>
                                        <a:pt x="314" y="104"/>
                                      </a:lnTo>
                                      <a:lnTo>
                                        <a:pt x="317" y="103"/>
                                      </a:lnTo>
                                      <a:lnTo>
                                        <a:pt x="320" y="102"/>
                                      </a:lnTo>
                                      <a:lnTo>
                                        <a:pt x="324" y="102"/>
                                      </a:lnTo>
                                      <a:lnTo>
                                        <a:pt x="328" y="101"/>
                                      </a:lnTo>
                                      <a:lnTo>
                                        <a:pt x="365" y="101"/>
                                      </a:lnTo>
                                      <a:lnTo>
                                        <a:pt x="365" y="74"/>
                                      </a:lnTo>
                                      <a:lnTo>
                                        <a:pt x="364" y="69"/>
                                      </a:lnTo>
                                      <a:lnTo>
                                        <a:pt x="363" y="65"/>
                                      </a:lnTo>
                                      <a:lnTo>
                                        <a:pt x="362" y="61"/>
                                      </a:lnTo>
                                      <a:lnTo>
                                        <a:pt x="361" y="59"/>
                                      </a:lnTo>
                                      <a:close/>
                                      <a:moveTo>
                                        <a:pt x="361" y="147"/>
                                      </a:moveTo>
                                      <a:lnTo>
                                        <a:pt x="354" y="147"/>
                                      </a:lnTo>
                                      <a:lnTo>
                                        <a:pt x="355" y="148"/>
                                      </a:lnTo>
                                      <a:lnTo>
                                        <a:pt x="359" y="148"/>
                                      </a:lnTo>
                                      <a:lnTo>
                                        <a:pt x="361" y="147"/>
                                      </a:lnTo>
                                      <a:close/>
                                      <a:moveTo>
                                        <a:pt x="365" y="135"/>
                                      </a:moveTo>
                                      <a:lnTo>
                                        <a:pt x="350" y="135"/>
                                      </a:lnTo>
                                      <a:lnTo>
                                        <a:pt x="350" y="146"/>
                                      </a:lnTo>
                                      <a:lnTo>
                                        <a:pt x="351" y="146"/>
                                      </a:lnTo>
                                      <a:lnTo>
                                        <a:pt x="351" y="147"/>
                                      </a:lnTo>
                                      <a:lnTo>
                                        <a:pt x="352" y="147"/>
                                      </a:lnTo>
                                      <a:lnTo>
                                        <a:pt x="353" y="147"/>
                                      </a:lnTo>
                                      <a:lnTo>
                                        <a:pt x="362" y="147"/>
                                      </a:lnTo>
                                      <a:lnTo>
                                        <a:pt x="363" y="147"/>
                                      </a:lnTo>
                                      <a:lnTo>
                                        <a:pt x="365" y="146"/>
                                      </a:lnTo>
                                      <a:lnTo>
                                        <a:pt x="365" y="135"/>
                                      </a:lnTo>
                                      <a:close/>
                                      <a:moveTo>
                                        <a:pt x="365" y="101"/>
                                      </a:moveTo>
                                      <a:lnTo>
                                        <a:pt x="348" y="101"/>
                                      </a:lnTo>
                                      <a:lnTo>
                                        <a:pt x="348" y="121"/>
                                      </a:lnTo>
                                      <a:lnTo>
                                        <a:pt x="343" y="126"/>
                                      </a:lnTo>
                                      <a:lnTo>
                                        <a:pt x="339" y="130"/>
                                      </a:lnTo>
                                      <a:lnTo>
                                        <a:pt x="331" y="134"/>
                                      </a:lnTo>
                                      <a:lnTo>
                                        <a:pt x="327" y="136"/>
                                      </a:lnTo>
                                      <a:lnTo>
                                        <a:pt x="349" y="136"/>
                                      </a:lnTo>
                                      <a:lnTo>
                                        <a:pt x="350" y="135"/>
                                      </a:lnTo>
                                      <a:lnTo>
                                        <a:pt x="365" y="135"/>
                                      </a:lnTo>
                                      <a:lnTo>
                                        <a:pt x="365" y="101"/>
                                      </a:lnTo>
                                      <a:close/>
                                      <a:moveTo>
                                        <a:pt x="334" y="45"/>
                                      </a:moveTo>
                                      <a:lnTo>
                                        <a:pt x="324" y="45"/>
                                      </a:lnTo>
                                      <a:lnTo>
                                        <a:pt x="320" y="45"/>
                                      </a:lnTo>
                                      <a:lnTo>
                                        <a:pt x="313" y="46"/>
                                      </a:lnTo>
                                      <a:lnTo>
                                        <a:pt x="310" y="47"/>
                                      </a:lnTo>
                                      <a:lnTo>
                                        <a:pt x="307" y="48"/>
                                      </a:lnTo>
                                      <a:lnTo>
                                        <a:pt x="304" y="49"/>
                                      </a:lnTo>
                                      <a:lnTo>
                                        <a:pt x="301" y="50"/>
                                      </a:lnTo>
                                      <a:lnTo>
                                        <a:pt x="299" y="52"/>
                                      </a:lnTo>
                                      <a:lnTo>
                                        <a:pt x="296" y="53"/>
                                      </a:lnTo>
                                      <a:lnTo>
                                        <a:pt x="295" y="54"/>
                                      </a:lnTo>
                                      <a:lnTo>
                                        <a:pt x="294" y="55"/>
                                      </a:lnTo>
                                      <a:lnTo>
                                        <a:pt x="293" y="56"/>
                                      </a:lnTo>
                                      <a:lnTo>
                                        <a:pt x="292" y="57"/>
                                      </a:lnTo>
                                      <a:lnTo>
                                        <a:pt x="292" y="58"/>
                                      </a:lnTo>
                                      <a:lnTo>
                                        <a:pt x="292" y="59"/>
                                      </a:lnTo>
                                      <a:lnTo>
                                        <a:pt x="291" y="60"/>
                                      </a:lnTo>
                                      <a:lnTo>
                                        <a:pt x="291" y="63"/>
                                      </a:lnTo>
                                      <a:lnTo>
                                        <a:pt x="292" y="64"/>
                                      </a:lnTo>
                                      <a:lnTo>
                                        <a:pt x="292" y="65"/>
                                      </a:lnTo>
                                      <a:lnTo>
                                        <a:pt x="292" y="66"/>
                                      </a:lnTo>
                                      <a:lnTo>
                                        <a:pt x="292" y="67"/>
                                      </a:lnTo>
                                      <a:lnTo>
                                        <a:pt x="293" y="67"/>
                                      </a:lnTo>
                                      <a:lnTo>
                                        <a:pt x="293" y="68"/>
                                      </a:lnTo>
                                      <a:lnTo>
                                        <a:pt x="294" y="68"/>
                                      </a:lnTo>
                                      <a:lnTo>
                                        <a:pt x="296" y="68"/>
                                      </a:lnTo>
                                      <a:lnTo>
                                        <a:pt x="297" y="68"/>
                                      </a:lnTo>
                                      <a:lnTo>
                                        <a:pt x="299" y="67"/>
                                      </a:lnTo>
                                      <a:lnTo>
                                        <a:pt x="301" y="66"/>
                                      </a:lnTo>
                                      <a:lnTo>
                                        <a:pt x="303" y="65"/>
                                      </a:lnTo>
                                      <a:lnTo>
                                        <a:pt x="305" y="63"/>
                                      </a:lnTo>
                                      <a:lnTo>
                                        <a:pt x="308" y="62"/>
                                      </a:lnTo>
                                      <a:lnTo>
                                        <a:pt x="311" y="61"/>
                                      </a:lnTo>
                                      <a:lnTo>
                                        <a:pt x="314" y="60"/>
                                      </a:lnTo>
                                      <a:lnTo>
                                        <a:pt x="318" y="59"/>
                                      </a:lnTo>
                                      <a:lnTo>
                                        <a:pt x="321" y="59"/>
                                      </a:lnTo>
                                      <a:lnTo>
                                        <a:pt x="361" y="59"/>
                                      </a:lnTo>
                                      <a:lnTo>
                                        <a:pt x="359" y="57"/>
                                      </a:lnTo>
                                      <a:lnTo>
                                        <a:pt x="356" y="54"/>
                                      </a:lnTo>
                                      <a:lnTo>
                                        <a:pt x="354" y="51"/>
                                      </a:lnTo>
                                      <a:lnTo>
                                        <a:pt x="350" y="49"/>
                                      </a:lnTo>
                                      <a:lnTo>
                                        <a:pt x="345" y="47"/>
                                      </a:lnTo>
                                      <a:lnTo>
                                        <a:pt x="340" y="45"/>
                                      </a:lnTo>
                                      <a:lnTo>
                                        <a:pt x="334" y="45"/>
                                      </a:lnTo>
                                      <a:close/>
                                      <a:moveTo>
                                        <a:pt x="410" y="147"/>
                                      </a:moveTo>
                                      <a:lnTo>
                                        <a:pt x="401" y="147"/>
                                      </a:lnTo>
                                      <a:lnTo>
                                        <a:pt x="402" y="148"/>
                                      </a:lnTo>
                                      <a:lnTo>
                                        <a:pt x="409" y="148"/>
                                      </a:lnTo>
                                      <a:lnTo>
                                        <a:pt x="410" y="147"/>
                                      </a:lnTo>
                                      <a:close/>
                                      <a:moveTo>
                                        <a:pt x="472" y="147"/>
                                      </a:moveTo>
                                      <a:lnTo>
                                        <a:pt x="463" y="147"/>
                                      </a:lnTo>
                                      <a:lnTo>
                                        <a:pt x="465" y="148"/>
                                      </a:lnTo>
                                      <a:lnTo>
                                        <a:pt x="471" y="148"/>
                                      </a:lnTo>
                                      <a:lnTo>
                                        <a:pt x="472" y="147"/>
                                      </a:lnTo>
                                      <a:close/>
                                      <a:moveTo>
                                        <a:pt x="534" y="147"/>
                                      </a:moveTo>
                                      <a:lnTo>
                                        <a:pt x="525" y="147"/>
                                      </a:lnTo>
                                      <a:lnTo>
                                        <a:pt x="526" y="148"/>
                                      </a:lnTo>
                                      <a:lnTo>
                                        <a:pt x="533" y="148"/>
                                      </a:lnTo>
                                      <a:lnTo>
                                        <a:pt x="534" y="147"/>
                                      </a:lnTo>
                                      <a:close/>
                                      <a:moveTo>
                                        <a:pt x="410" y="46"/>
                                      </a:moveTo>
                                      <a:lnTo>
                                        <a:pt x="400" y="46"/>
                                      </a:lnTo>
                                      <a:lnTo>
                                        <a:pt x="399" y="47"/>
                                      </a:lnTo>
                                      <a:lnTo>
                                        <a:pt x="398" y="47"/>
                                      </a:lnTo>
                                      <a:lnTo>
                                        <a:pt x="397" y="48"/>
                                      </a:lnTo>
                                      <a:lnTo>
                                        <a:pt x="397" y="146"/>
                                      </a:lnTo>
                                      <a:lnTo>
                                        <a:pt x="398" y="146"/>
                                      </a:lnTo>
                                      <a:lnTo>
                                        <a:pt x="399" y="147"/>
                                      </a:lnTo>
                                      <a:lnTo>
                                        <a:pt x="400" y="147"/>
                                      </a:lnTo>
                                      <a:lnTo>
                                        <a:pt x="411" y="147"/>
                                      </a:lnTo>
                                      <a:lnTo>
                                        <a:pt x="412" y="147"/>
                                      </a:lnTo>
                                      <a:lnTo>
                                        <a:pt x="413" y="146"/>
                                      </a:lnTo>
                                      <a:lnTo>
                                        <a:pt x="414" y="146"/>
                                      </a:lnTo>
                                      <a:lnTo>
                                        <a:pt x="414" y="78"/>
                                      </a:lnTo>
                                      <a:lnTo>
                                        <a:pt x="419" y="72"/>
                                      </a:lnTo>
                                      <a:lnTo>
                                        <a:pt x="424" y="67"/>
                                      </a:lnTo>
                                      <a:lnTo>
                                        <a:pt x="428" y="64"/>
                                      </a:lnTo>
                                      <a:lnTo>
                                        <a:pt x="431" y="62"/>
                                      </a:lnTo>
                                      <a:lnTo>
                                        <a:pt x="413" y="62"/>
                                      </a:lnTo>
                                      <a:lnTo>
                                        <a:pt x="413" y="48"/>
                                      </a:lnTo>
                                      <a:lnTo>
                                        <a:pt x="412" y="47"/>
                                      </a:lnTo>
                                      <a:lnTo>
                                        <a:pt x="411" y="47"/>
                                      </a:lnTo>
                                      <a:lnTo>
                                        <a:pt x="410" y="46"/>
                                      </a:lnTo>
                                      <a:close/>
                                      <a:moveTo>
                                        <a:pt x="471" y="60"/>
                                      </a:moveTo>
                                      <a:lnTo>
                                        <a:pt x="440" y="60"/>
                                      </a:lnTo>
                                      <a:lnTo>
                                        <a:pt x="443" y="60"/>
                                      </a:lnTo>
                                      <a:lnTo>
                                        <a:pt x="446" y="60"/>
                                      </a:lnTo>
                                      <a:lnTo>
                                        <a:pt x="451" y="63"/>
                                      </a:lnTo>
                                      <a:lnTo>
                                        <a:pt x="453" y="65"/>
                                      </a:lnTo>
                                      <a:lnTo>
                                        <a:pt x="454" y="67"/>
                                      </a:lnTo>
                                      <a:lnTo>
                                        <a:pt x="456" y="69"/>
                                      </a:lnTo>
                                      <a:lnTo>
                                        <a:pt x="457" y="72"/>
                                      </a:lnTo>
                                      <a:lnTo>
                                        <a:pt x="458" y="76"/>
                                      </a:lnTo>
                                      <a:lnTo>
                                        <a:pt x="459" y="79"/>
                                      </a:lnTo>
                                      <a:lnTo>
                                        <a:pt x="459" y="83"/>
                                      </a:lnTo>
                                      <a:lnTo>
                                        <a:pt x="459" y="146"/>
                                      </a:lnTo>
                                      <a:lnTo>
                                        <a:pt x="460" y="146"/>
                                      </a:lnTo>
                                      <a:lnTo>
                                        <a:pt x="461" y="147"/>
                                      </a:lnTo>
                                      <a:lnTo>
                                        <a:pt x="462" y="147"/>
                                      </a:lnTo>
                                      <a:lnTo>
                                        <a:pt x="473" y="147"/>
                                      </a:lnTo>
                                      <a:lnTo>
                                        <a:pt x="474" y="147"/>
                                      </a:lnTo>
                                      <a:lnTo>
                                        <a:pt x="475" y="147"/>
                                      </a:lnTo>
                                      <a:lnTo>
                                        <a:pt x="475" y="146"/>
                                      </a:lnTo>
                                      <a:lnTo>
                                        <a:pt x="476" y="146"/>
                                      </a:lnTo>
                                      <a:lnTo>
                                        <a:pt x="477" y="145"/>
                                      </a:lnTo>
                                      <a:lnTo>
                                        <a:pt x="477" y="78"/>
                                      </a:lnTo>
                                      <a:lnTo>
                                        <a:pt x="481" y="72"/>
                                      </a:lnTo>
                                      <a:lnTo>
                                        <a:pt x="486" y="67"/>
                                      </a:lnTo>
                                      <a:lnTo>
                                        <a:pt x="490" y="64"/>
                                      </a:lnTo>
                                      <a:lnTo>
                                        <a:pt x="491" y="63"/>
                                      </a:lnTo>
                                      <a:lnTo>
                                        <a:pt x="473" y="63"/>
                                      </a:lnTo>
                                      <a:lnTo>
                                        <a:pt x="472" y="61"/>
                                      </a:lnTo>
                                      <a:lnTo>
                                        <a:pt x="471" y="60"/>
                                      </a:lnTo>
                                      <a:close/>
                                      <a:moveTo>
                                        <a:pt x="533" y="60"/>
                                      </a:moveTo>
                                      <a:lnTo>
                                        <a:pt x="502" y="60"/>
                                      </a:lnTo>
                                      <a:lnTo>
                                        <a:pt x="508" y="60"/>
                                      </a:lnTo>
                                      <a:lnTo>
                                        <a:pt x="513" y="63"/>
                                      </a:lnTo>
                                      <a:lnTo>
                                        <a:pt x="515" y="65"/>
                                      </a:lnTo>
                                      <a:lnTo>
                                        <a:pt x="518" y="69"/>
                                      </a:lnTo>
                                      <a:lnTo>
                                        <a:pt x="519" y="72"/>
                                      </a:lnTo>
                                      <a:lnTo>
                                        <a:pt x="520" y="76"/>
                                      </a:lnTo>
                                      <a:lnTo>
                                        <a:pt x="520" y="79"/>
                                      </a:lnTo>
                                      <a:lnTo>
                                        <a:pt x="521" y="83"/>
                                      </a:lnTo>
                                      <a:lnTo>
                                        <a:pt x="521" y="146"/>
                                      </a:lnTo>
                                      <a:lnTo>
                                        <a:pt x="522" y="146"/>
                                      </a:lnTo>
                                      <a:lnTo>
                                        <a:pt x="523" y="147"/>
                                      </a:lnTo>
                                      <a:lnTo>
                                        <a:pt x="524" y="147"/>
                                      </a:lnTo>
                                      <a:lnTo>
                                        <a:pt x="535" y="147"/>
                                      </a:lnTo>
                                      <a:lnTo>
                                        <a:pt x="538" y="146"/>
                                      </a:lnTo>
                                      <a:lnTo>
                                        <a:pt x="538" y="145"/>
                                      </a:lnTo>
                                      <a:lnTo>
                                        <a:pt x="538" y="79"/>
                                      </a:lnTo>
                                      <a:lnTo>
                                        <a:pt x="538" y="74"/>
                                      </a:lnTo>
                                      <a:lnTo>
                                        <a:pt x="537" y="69"/>
                                      </a:lnTo>
                                      <a:lnTo>
                                        <a:pt x="535" y="64"/>
                                      </a:lnTo>
                                      <a:lnTo>
                                        <a:pt x="534" y="60"/>
                                      </a:lnTo>
                                      <a:lnTo>
                                        <a:pt x="533" y="60"/>
                                      </a:lnTo>
                                      <a:close/>
                                      <a:moveTo>
                                        <a:pt x="512" y="45"/>
                                      </a:moveTo>
                                      <a:lnTo>
                                        <a:pt x="503" y="45"/>
                                      </a:lnTo>
                                      <a:lnTo>
                                        <a:pt x="501" y="45"/>
                                      </a:lnTo>
                                      <a:lnTo>
                                        <a:pt x="495" y="46"/>
                                      </a:lnTo>
                                      <a:lnTo>
                                        <a:pt x="493" y="47"/>
                                      </a:lnTo>
                                      <a:lnTo>
                                        <a:pt x="490" y="49"/>
                                      </a:lnTo>
                                      <a:lnTo>
                                        <a:pt x="488" y="50"/>
                                      </a:lnTo>
                                      <a:lnTo>
                                        <a:pt x="485" y="52"/>
                                      </a:lnTo>
                                      <a:lnTo>
                                        <a:pt x="482" y="55"/>
                                      </a:lnTo>
                                      <a:lnTo>
                                        <a:pt x="479" y="57"/>
                                      </a:lnTo>
                                      <a:lnTo>
                                        <a:pt x="476" y="60"/>
                                      </a:lnTo>
                                      <a:lnTo>
                                        <a:pt x="473" y="63"/>
                                      </a:lnTo>
                                      <a:lnTo>
                                        <a:pt x="491" y="63"/>
                                      </a:lnTo>
                                      <a:lnTo>
                                        <a:pt x="494" y="61"/>
                                      </a:lnTo>
                                      <a:lnTo>
                                        <a:pt x="498" y="60"/>
                                      </a:lnTo>
                                      <a:lnTo>
                                        <a:pt x="502" y="60"/>
                                      </a:lnTo>
                                      <a:lnTo>
                                        <a:pt x="533" y="60"/>
                                      </a:lnTo>
                                      <a:lnTo>
                                        <a:pt x="531" y="57"/>
                                      </a:lnTo>
                                      <a:lnTo>
                                        <a:pt x="528" y="53"/>
                                      </a:lnTo>
                                      <a:lnTo>
                                        <a:pt x="525" y="50"/>
                                      </a:lnTo>
                                      <a:lnTo>
                                        <a:pt x="521" y="48"/>
                                      </a:lnTo>
                                      <a:lnTo>
                                        <a:pt x="517" y="46"/>
                                      </a:lnTo>
                                      <a:lnTo>
                                        <a:pt x="512" y="45"/>
                                      </a:lnTo>
                                      <a:close/>
                                      <a:moveTo>
                                        <a:pt x="448" y="45"/>
                                      </a:moveTo>
                                      <a:lnTo>
                                        <a:pt x="439" y="45"/>
                                      </a:lnTo>
                                      <a:lnTo>
                                        <a:pt x="434" y="46"/>
                                      </a:lnTo>
                                      <a:lnTo>
                                        <a:pt x="428" y="49"/>
                                      </a:lnTo>
                                      <a:lnTo>
                                        <a:pt x="423" y="52"/>
                                      </a:lnTo>
                                      <a:lnTo>
                                        <a:pt x="418" y="56"/>
                                      </a:lnTo>
                                      <a:lnTo>
                                        <a:pt x="413" y="62"/>
                                      </a:lnTo>
                                      <a:lnTo>
                                        <a:pt x="431" y="62"/>
                                      </a:lnTo>
                                      <a:lnTo>
                                        <a:pt x="432" y="61"/>
                                      </a:lnTo>
                                      <a:lnTo>
                                        <a:pt x="436" y="60"/>
                                      </a:lnTo>
                                      <a:lnTo>
                                        <a:pt x="440" y="60"/>
                                      </a:lnTo>
                                      <a:lnTo>
                                        <a:pt x="471" y="60"/>
                                      </a:lnTo>
                                      <a:lnTo>
                                        <a:pt x="471" y="58"/>
                                      </a:lnTo>
                                      <a:lnTo>
                                        <a:pt x="469" y="56"/>
                                      </a:lnTo>
                                      <a:lnTo>
                                        <a:pt x="467" y="54"/>
                                      </a:lnTo>
                                      <a:lnTo>
                                        <a:pt x="465" y="52"/>
                                      </a:lnTo>
                                      <a:lnTo>
                                        <a:pt x="460" y="48"/>
                                      </a:lnTo>
                                      <a:lnTo>
                                        <a:pt x="457" y="47"/>
                                      </a:lnTo>
                                      <a:lnTo>
                                        <a:pt x="454" y="46"/>
                                      </a:lnTo>
                                      <a:lnTo>
                                        <a:pt x="451" y="45"/>
                                      </a:lnTo>
                                      <a:lnTo>
                                        <a:pt x="448" y="45"/>
                                      </a:lnTo>
                                      <a:close/>
                                      <a:moveTo>
                                        <a:pt x="408" y="46"/>
                                      </a:moveTo>
                                      <a:lnTo>
                                        <a:pt x="402" y="46"/>
                                      </a:lnTo>
                                      <a:lnTo>
                                        <a:pt x="401" y="46"/>
                                      </a:lnTo>
                                      <a:lnTo>
                                        <a:pt x="409" y="46"/>
                                      </a:lnTo>
                                      <a:lnTo>
                                        <a:pt x="408" y="46"/>
                                      </a:lnTo>
                                      <a:close/>
                                      <a:moveTo>
                                        <a:pt x="607" y="133"/>
                                      </a:moveTo>
                                      <a:lnTo>
                                        <a:pt x="586" y="133"/>
                                      </a:lnTo>
                                      <a:lnTo>
                                        <a:pt x="591" y="138"/>
                                      </a:lnTo>
                                      <a:lnTo>
                                        <a:pt x="593" y="140"/>
                                      </a:lnTo>
                                      <a:lnTo>
                                        <a:pt x="596" y="142"/>
                                      </a:lnTo>
                                      <a:lnTo>
                                        <a:pt x="598" y="144"/>
                                      </a:lnTo>
                                      <a:lnTo>
                                        <a:pt x="601" y="145"/>
                                      </a:lnTo>
                                      <a:lnTo>
                                        <a:pt x="603" y="146"/>
                                      </a:lnTo>
                                      <a:lnTo>
                                        <a:pt x="606" y="147"/>
                                      </a:lnTo>
                                      <a:lnTo>
                                        <a:pt x="608" y="148"/>
                                      </a:lnTo>
                                      <a:lnTo>
                                        <a:pt x="611" y="149"/>
                                      </a:lnTo>
                                      <a:lnTo>
                                        <a:pt x="614" y="149"/>
                                      </a:lnTo>
                                      <a:lnTo>
                                        <a:pt x="623" y="149"/>
                                      </a:lnTo>
                                      <a:lnTo>
                                        <a:pt x="629" y="148"/>
                                      </a:lnTo>
                                      <a:lnTo>
                                        <a:pt x="634" y="146"/>
                                      </a:lnTo>
                                      <a:lnTo>
                                        <a:pt x="639" y="143"/>
                                      </a:lnTo>
                                      <a:lnTo>
                                        <a:pt x="644" y="140"/>
                                      </a:lnTo>
                                      <a:lnTo>
                                        <a:pt x="647" y="135"/>
                                      </a:lnTo>
                                      <a:lnTo>
                                        <a:pt x="647" y="134"/>
                                      </a:lnTo>
                                      <a:lnTo>
                                        <a:pt x="610" y="134"/>
                                      </a:lnTo>
                                      <a:lnTo>
                                        <a:pt x="607" y="133"/>
                                      </a:lnTo>
                                      <a:close/>
                                      <a:moveTo>
                                        <a:pt x="581" y="147"/>
                                      </a:moveTo>
                                      <a:lnTo>
                                        <a:pt x="574" y="147"/>
                                      </a:lnTo>
                                      <a:lnTo>
                                        <a:pt x="575" y="148"/>
                                      </a:lnTo>
                                      <a:lnTo>
                                        <a:pt x="580" y="148"/>
                                      </a:lnTo>
                                      <a:lnTo>
                                        <a:pt x="581" y="147"/>
                                      </a:lnTo>
                                      <a:close/>
                                      <a:moveTo>
                                        <a:pt x="584" y="147"/>
                                      </a:moveTo>
                                      <a:lnTo>
                                        <a:pt x="572" y="147"/>
                                      </a:lnTo>
                                      <a:lnTo>
                                        <a:pt x="573" y="147"/>
                                      </a:lnTo>
                                      <a:lnTo>
                                        <a:pt x="582" y="147"/>
                                      </a:lnTo>
                                      <a:lnTo>
                                        <a:pt x="584" y="147"/>
                                      </a:lnTo>
                                      <a:close/>
                                      <a:moveTo>
                                        <a:pt x="585" y="0"/>
                                      </a:moveTo>
                                      <a:lnTo>
                                        <a:pt x="572" y="0"/>
                                      </a:lnTo>
                                      <a:lnTo>
                                        <a:pt x="571" y="1"/>
                                      </a:lnTo>
                                      <a:lnTo>
                                        <a:pt x="570" y="2"/>
                                      </a:lnTo>
                                      <a:lnTo>
                                        <a:pt x="570" y="146"/>
                                      </a:lnTo>
                                      <a:lnTo>
                                        <a:pt x="571" y="146"/>
                                      </a:lnTo>
                                      <a:lnTo>
                                        <a:pt x="571" y="147"/>
                                      </a:lnTo>
                                      <a:lnTo>
                                        <a:pt x="584" y="147"/>
                                      </a:lnTo>
                                      <a:lnTo>
                                        <a:pt x="585" y="146"/>
                                      </a:lnTo>
                                      <a:lnTo>
                                        <a:pt x="586" y="145"/>
                                      </a:lnTo>
                                      <a:lnTo>
                                        <a:pt x="586" y="133"/>
                                      </a:lnTo>
                                      <a:lnTo>
                                        <a:pt x="607" y="133"/>
                                      </a:lnTo>
                                      <a:lnTo>
                                        <a:pt x="606" y="133"/>
                                      </a:lnTo>
                                      <a:lnTo>
                                        <a:pt x="602" y="130"/>
                                      </a:lnTo>
                                      <a:lnTo>
                                        <a:pt x="597" y="126"/>
                                      </a:lnTo>
                                      <a:lnTo>
                                        <a:pt x="592" y="122"/>
                                      </a:lnTo>
                                      <a:lnTo>
                                        <a:pt x="588" y="116"/>
                                      </a:lnTo>
                                      <a:lnTo>
                                        <a:pt x="588" y="78"/>
                                      </a:lnTo>
                                      <a:lnTo>
                                        <a:pt x="590" y="75"/>
                                      </a:lnTo>
                                      <a:lnTo>
                                        <a:pt x="593" y="72"/>
                                      </a:lnTo>
                                      <a:lnTo>
                                        <a:pt x="595" y="69"/>
                                      </a:lnTo>
                                      <a:lnTo>
                                        <a:pt x="598" y="67"/>
                                      </a:lnTo>
                                      <a:lnTo>
                                        <a:pt x="600" y="65"/>
                                      </a:lnTo>
                                      <a:lnTo>
                                        <a:pt x="603" y="64"/>
                                      </a:lnTo>
                                      <a:lnTo>
                                        <a:pt x="605" y="62"/>
                                      </a:lnTo>
                                      <a:lnTo>
                                        <a:pt x="607" y="61"/>
                                      </a:lnTo>
                                      <a:lnTo>
                                        <a:pt x="610" y="60"/>
                                      </a:lnTo>
                                      <a:lnTo>
                                        <a:pt x="588" y="60"/>
                                      </a:lnTo>
                                      <a:lnTo>
                                        <a:pt x="588" y="3"/>
                                      </a:lnTo>
                                      <a:lnTo>
                                        <a:pt x="587" y="2"/>
                                      </a:lnTo>
                                      <a:lnTo>
                                        <a:pt x="587" y="1"/>
                                      </a:lnTo>
                                      <a:lnTo>
                                        <a:pt x="585" y="0"/>
                                      </a:lnTo>
                                      <a:close/>
                                      <a:moveTo>
                                        <a:pt x="649" y="60"/>
                                      </a:moveTo>
                                      <a:lnTo>
                                        <a:pt x="620" y="60"/>
                                      </a:lnTo>
                                      <a:lnTo>
                                        <a:pt x="624" y="61"/>
                                      </a:lnTo>
                                      <a:lnTo>
                                        <a:pt x="627" y="63"/>
                                      </a:lnTo>
                                      <a:lnTo>
                                        <a:pt x="630" y="65"/>
                                      </a:lnTo>
                                      <a:lnTo>
                                        <a:pt x="633" y="68"/>
                                      </a:lnTo>
                                      <a:lnTo>
                                        <a:pt x="635" y="71"/>
                                      </a:lnTo>
                                      <a:lnTo>
                                        <a:pt x="637" y="75"/>
                                      </a:lnTo>
                                      <a:lnTo>
                                        <a:pt x="638" y="79"/>
                                      </a:lnTo>
                                      <a:lnTo>
                                        <a:pt x="639" y="83"/>
                                      </a:lnTo>
                                      <a:lnTo>
                                        <a:pt x="639" y="88"/>
                                      </a:lnTo>
                                      <a:lnTo>
                                        <a:pt x="640" y="93"/>
                                      </a:lnTo>
                                      <a:lnTo>
                                        <a:pt x="640" y="102"/>
                                      </a:lnTo>
                                      <a:lnTo>
                                        <a:pt x="639" y="106"/>
                                      </a:lnTo>
                                      <a:lnTo>
                                        <a:pt x="637" y="115"/>
                                      </a:lnTo>
                                      <a:lnTo>
                                        <a:pt x="636" y="119"/>
                                      </a:lnTo>
                                      <a:lnTo>
                                        <a:pt x="634" y="123"/>
                                      </a:lnTo>
                                      <a:lnTo>
                                        <a:pt x="632" y="126"/>
                                      </a:lnTo>
                                      <a:lnTo>
                                        <a:pt x="630" y="129"/>
                                      </a:lnTo>
                                      <a:lnTo>
                                        <a:pt x="626" y="131"/>
                                      </a:lnTo>
                                      <a:lnTo>
                                        <a:pt x="623" y="133"/>
                                      </a:lnTo>
                                      <a:lnTo>
                                        <a:pt x="619" y="134"/>
                                      </a:lnTo>
                                      <a:lnTo>
                                        <a:pt x="647" y="134"/>
                                      </a:lnTo>
                                      <a:lnTo>
                                        <a:pt x="650" y="130"/>
                                      </a:lnTo>
                                      <a:lnTo>
                                        <a:pt x="653" y="124"/>
                                      </a:lnTo>
                                      <a:lnTo>
                                        <a:pt x="655" y="118"/>
                                      </a:lnTo>
                                      <a:lnTo>
                                        <a:pt x="657" y="111"/>
                                      </a:lnTo>
                                      <a:lnTo>
                                        <a:pt x="658" y="104"/>
                                      </a:lnTo>
                                      <a:lnTo>
                                        <a:pt x="658" y="89"/>
                                      </a:lnTo>
                                      <a:lnTo>
                                        <a:pt x="657" y="82"/>
                                      </a:lnTo>
                                      <a:lnTo>
                                        <a:pt x="655" y="76"/>
                                      </a:lnTo>
                                      <a:lnTo>
                                        <a:pt x="654" y="70"/>
                                      </a:lnTo>
                                      <a:lnTo>
                                        <a:pt x="652" y="64"/>
                                      </a:lnTo>
                                      <a:lnTo>
                                        <a:pt x="649" y="60"/>
                                      </a:lnTo>
                                      <a:close/>
                                      <a:moveTo>
                                        <a:pt x="626" y="45"/>
                                      </a:moveTo>
                                      <a:lnTo>
                                        <a:pt x="616" y="45"/>
                                      </a:lnTo>
                                      <a:lnTo>
                                        <a:pt x="611" y="45"/>
                                      </a:lnTo>
                                      <a:lnTo>
                                        <a:pt x="608" y="46"/>
                                      </a:lnTo>
                                      <a:lnTo>
                                        <a:pt x="606" y="47"/>
                                      </a:lnTo>
                                      <a:lnTo>
                                        <a:pt x="604" y="48"/>
                                      </a:lnTo>
                                      <a:lnTo>
                                        <a:pt x="601" y="49"/>
                                      </a:lnTo>
                                      <a:lnTo>
                                        <a:pt x="598" y="51"/>
                                      </a:lnTo>
                                      <a:lnTo>
                                        <a:pt x="593" y="55"/>
                                      </a:lnTo>
                                      <a:lnTo>
                                        <a:pt x="590" y="57"/>
                                      </a:lnTo>
                                      <a:lnTo>
                                        <a:pt x="588" y="60"/>
                                      </a:lnTo>
                                      <a:lnTo>
                                        <a:pt x="610" y="60"/>
                                      </a:lnTo>
                                      <a:lnTo>
                                        <a:pt x="611" y="60"/>
                                      </a:lnTo>
                                      <a:lnTo>
                                        <a:pt x="613" y="60"/>
                                      </a:lnTo>
                                      <a:lnTo>
                                        <a:pt x="649" y="60"/>
                                      </a:lnTo>
                                      <a:lnTo>
                                        <a:pt x="646" y="55"/>
                                      </a:lnTo>
                                      <a:lnTo>
                                        <a:pt x="642" y="52"/>
                                      </a:lnTo>
                                      <a:lnTo>
                                        <a:pt x="637" y="49"/>
                                      </a:lnTo>
                                      <a:lnTo>
                                        <a:pt x="632" y="46"/>
                                      </a:lnTo>
                                      <a:lnTo>
                                        <a:pt x="626" y="45"/>
                                      </a:lnTo>
                                      <a:close/>
                                      <a:moveTo>
                                        <a:pt x="583" y="0"/>
                                      </a:moveTo>
                                      <a:lnTo>
                                        <a:pt x="574" y="0"/>
                                      </a:lnTo>
                                      <a:lnTo>
                                        <a:pt x="573" y="0"/>
                                      </a:lnTo>
                                      <a:lnTo>
                                        <a:pt x="584" y="0"/>
                                      </a:lnTo>
                                      <a:lnTo>
                                        <a:pt x="583" y="0"/>
                                      </a:lnTo>
                                      <a:close/>
                                      <a:moveTo>
                                        <a:pt x="697" y="147"/>
                                      </a:moveTo>
                                      <a:lnTo>
                                        <a:pt x="689" y="147"/>
                                      </a:lnTo>
                                      <a:lnTo>
                                        <a:pt x="690" y="148"/>
                                      </a:lnTo>
                                      <a:lnTo>
                                        <a:pt x="696" y="148"/>
                                      </a:lnTo>
                                      <a:lnTo>
                                        <a:pt x="697" y="147"/>
                                      </a:lnTo>
                                      <a:close/>
                                      <a:moveTo>
                                        <a:pt x="699" y="0"/>
                                      </a:moveTo>
                                      <a:lnTo>
                                        <a:pt x="686" y="0"/>
                                      </a:lnTo>
                                      <a:lnTo>
                                        <a:pt x="685" y="1"/>
                                      </a:lnTo>
                                      <a:lnTo>
                                        <a:pt x="684" y="2"/>
                                      </a:lnTo>
                                      <a:lnTo>
                                        <a:pt x="684" y="146"/>
                                      </a:lnTo>
                                      <a:lnTo>
                                        <a:pt x="685" y="146"/>
                                      </a:lnTo>
                                      <a:lnTo>
                                        <a:pt x="686" y="147"/>
                                      </a:lnTo>
                                      <a:lnTo>
                                        <a:pt x="687" y="147"/>
                                      </a:lnTo>
                                      <a:lnTo>
                                        <a:pt x="698" y="147"/>
                                      </a:lnTo>
                                      <a:lnTo>
                                        <a:pt x="701" y="146"/>
                                      </a:lnTo>
                                      <a:lnTo>
                                        <a:pt x="701" y="145"/>
                                      </a:lnTo>
                                      <a:lnTo>
                                        <a:pt x="701" y="3"/>
                                      </a:lnTo>
                                      <a:lnTo>
                                        <a:pt x="701" y="2"/>
                                      </a:lnTo>
                                      <a:lnTo>
                                        <a:pt x="701" y="1"/>
                                      </a:lnTo>
                                      <a:lnTo>
                                        <a:pt x="699" y="0"/>
                                      </a:lnTo>
                                      <a:close/>
                                      <a:moveTo>
                                        <a:pt x="697" y="0"/>
                                      </a:moveTo>
                                      <a:lnTo>
                                        <a:pt x="689" y="0"/>
                                      </a:lnTo>
                                      <a:lnTo>
                                        <a:pt x="687" y="0"/>
                                      </a:lnTo>
                                      <a:lnTo>
                                        <a:pt x="698" y="0"/>
                                      </a:lnTo>
                                      <a:lnTo>
                                        <a:pt x="697" y="0"/>
                                      </a:lnTo>
                                      <a:close/>
                                      <a:moveTo>
                                        <a:pt x="780" y="45"/>
                                      </a:moveTo>
                                      <a:lnTo>
                                        <a:pt x="766" y="45"/>
                                      </a:lnTo>
                                      <a:lnTo>
                                        <a:pt x="760" y="46"/>
                                      </a:lnTo>
                                      <a:lnTo>
                                        <a:pt x="754" y="48"/>
                                      </a:lnTo>
                                      <a:lnTo>
                                        <a:pt x="748" y="51"/>
                                      </a:lnTo>
                                      <a:lnTo>
                                        <a:pt x="744" y="54"/>
                                      </a:lnTo>
                                      <a:lnTo>
                                        <a:pt x="739" y="59"/>
                                      </a:lnTo>
                                      <a:lnTo>
                                        <a:pt x="735" y="63"/>
                                      </a:lnTo>
                                      <a:lnTo>
                                        <a:pt x="732" y="69"/>
                                      </a:lnTo>
                                      <a:lnTo>
                                        <a:pt x="731" y="75"/>
                                      </a:lnTo>
                                      <a:lnTo>
                                        <a:pt x="728" y="82"/>
                                      </a:lnTo>
                                      <a:lnTo>
                                        <a:pt x="727" y="89"/>
                                      </a:lnTo>
                                      <a:lnTo>
                                        <a:pt x="727" y="106"/>
                                      </a:lnTo>
                                      <a:lnTo>
                                        <a:pt x="728" y="113"/>
                                      </a:lnTo>
                                      <a:lnTo>
                                        <a:pt x="730" y="120"/>
                                      </a:lnTo>
                                      <a:lnTo>
                                        <a:pt x="732" y="126"/>
                                      </a:lnTo>
                                      <a:lnTo>
                                        <a:pt x="735" y="132"/>
                                      </a:lnTo>
                                      <a:lnTo>
                                        <a:pt x="743" y="141"/>
                                      </a:lnTo>
                                      <a:lnTo>
                                        <a:pt x="748" y="144"/>
                                      </a:lnTo>
                                      <a:lnTo>
                                        <a:pt x="760" y="148"/>
                                      </a:lnTo>
                                      <a:lnTo>
                                        <a:pt x="767" y="149"/>
                                      </a:lnTo>
                                      <a:lnTo>
                                        <a:pt x="779" y="149"/>
                                      </a:lnTo>
                                      <a:lnTo>
                                        <a:pt x="784" y="149"/>
                                      </a:lnTo>
                                      <a:lnTo>
                                        <a:pt x="792" y="147"/>
                                      </a:lnTo>
                                      <a:lnTo>
                                        <a:pt x="795" y="147"/>
                                      </a:lnTo>
                                      <a:lnTo>
                                        <a:pt x="798" y="146"/>
                                      </a:lnTo>
                                      <a:lnTo>
                                        <a:pt x="801" y="145"/>
                                      </a:lnTo>
                                      <a:lnTo>
                                        <a:pt x="804" y="144"/>
                                      </a:lnTo>
                                      <a:lnTo>
                                        <a:pt x="806" y="143"/>
                                      </a:lnTo>
                                      <a:lnTo>
                                        <a:pt x="808" y="143"/>
                                      </a:lnTo>
                                      <a:lnTo>
                                        <a:pt x="809" y="142"/>
                                      </a:lnTo>
                                      <a:lnTo>
                                        <a:pt x="809" y="141"/>
                                      </a:lnTo>
                                      <a:lnTo>
                                        <a:pt x="810" y="141"/>
                                      </a:lnTo>
                                      <a:lnTo>
                                        <a:pt x="810" y="140"/>
                                      </a:lnTo>
                                      <a:lnTo>
                                        <a:pt x="810" y="139"/>
                                      </a:lnTo>
                                      <a:lnTo>
                                        <a:pt x="811" y="139"/>
                                      </a:lnTo>
                                      <a:lnTo>
                                        <a:pt x="811" y="138"/>
                                      </a:lnTo>
                                      <a:lnTo>
                                        <a:pt x="811" y="137"/>
                                      </a:lnTo>
                                      <a:lnTo>
                                        <a:pt x="811" y="135"/>
                                      </a:lnTo>
                                      <a:lnTo>
                                        <a:pt x="771" y="135"/>
                                      </a:lnTo>
                                      <a:lnTo>
                                        <a:pt x="766" y="134"/>
                                      </a:lnTo>
                                      <a:lnTo>
                                        <a:pt x="758" y="131"/>
                                      </a:lnTo>
                                      <a:lnTo>
                                        <a:pt x="755" y="129"/>
                                      </a:lnTo>
                                      <a:lnTo>
                                        <a:pt x="752" y="126"/>
                                      </a:lnTo>
                                      <a:lnTo>
                                        <a:pt x="750" y="123"/>
                                      </a:lnTo>
                                      <a:lnTo>
                                        <a:pt x="748" y="119"/>
                                      </a:lnTo>
                                      <a:lnTo>
                                        <a:pt x="747" y="115"/>
                                      </a:lnTo>
                                      <a:lnTo>
                                        <a:pt x="746" y="110"/>
                                      </a:lnTo>
                                      <a:lnTo>
                                        <a:pt x="745" y="106"/>
                                      </a:lnTo>
                                      <a:lnTo>
                                        <a:pt x="745" y="101"/>
                                      </a:lnTo>
                                      <a:lnTo>
                                        <a:pt x="810" y="101"/>
                                      </a:lnTo>
                                      <a:lnTo>
                                        <a:pt x="812" y="100"/>
                                      </a:lnTo>
                                      <a:lnTo>
                                        <a:pt x="813" y="99"/>
                                      </a:lnTo>
                                      <a:lnTo>
                                        <a:pt x="814" y="98"/>
                                      </a:lnTo>
                                      <a:lnTo>
                                        <a:pt x="815" y="96"/>
                                      </a:lnTo>
                                      <a:lnTo>
                                        <a:pt x="815" y="88"/>
                                      </a:lnTo>
                                      <a:lnTo>
                                        <a:pt x="745" y="88"/>
                                      </a:lnTo>
                                      <a:lnTo>
                                        <a:pt x="745" y="84"/>
                                      </a:lnTo>
                                      <a:lnTo>
                                        <a:pt x="746" y="80"/>
                                      </a:lnTo>
                                      <a:lnTo>
                                        <a:pt x="749" y="73"/>
                                      </a:lnTo>
                                      <a:lnTo>
                                        <a:pt x="750" y="70"/>
                                      </a:lnTo>
                                      <a:lnTo>
                                        <a:pt x="752" y="67"/>
                                      </a:lnTo>
                                      <a:lnTo>
                                        <a:pt x="755" y="64"/>
                                      </a:lnTo>
                                      <a:lnTo>
                                        <a:pt x="757" y="62"/>
                                      </a:lnTo>
                                      <a:lnTo>
                                        <a:pt x="764" y="59"/>
                                      </a:lnTo>
                                      <a:lnTo>
                                        <a:pt x="768" y="58"/>
                                      </a:lnTo>
                                      <a:lnTo>
                                        <a:pt x="805" y="58"/>
                                      </a:lnTo>
                                      <a:lnTo>
                                        <a:pt x="802" y="54"/>
                                      </a:lnTo>
                                      <a:lnTo>
                                        <a:pt x="797" y="51"/>
                                      </a:lnTo>
                                      <a:lnTo>
                                        <a:pt x="792" y="48"/>
                                      </a:lnTo>
                                      <a:lnTo>
                                        <a:pt x="787" y="46"/>
                                      </a:lnTo>
                                      <a:lnTo>
                                        <a:pt x="780" y="45"/>
                                      </a:lnTo>
                                      <a:close/>
                                      <a:moveTo>
                                        <a:pt x="809" y="128"/>
                                      </a:moveTo>
                                      <a:lnTo>
                                        <a:pt x="807" y="128"/>
                                      </a:lnTo>
                                      <a:lnTo>
                                        <a:pt x="806" y="128"/>
                                      </a:lnTo>
                                      <a:lnTo>
                                        <a:pt x="804" y="129"/>
                                      </a:lnTo>
                                      <a:lnTo>
                                        <a:pt x="803" y="130"/>
                                      </a:lnTo>
                                      <a:lnTo>
                                        <a:pt x="800" y="130"/>
                                      </a:lnTo>
                                      <a:lnTo>
                                        <a:pt x="798" y="131"/>
                                      </a:lnTo>
                                      <a:lnTo>
                                        <a:pt x="795" y="132"/>
                                      </a:lnTo>
                                      <a:lnTo>
                                        <a:pt x="792" y="133"/>
                                      </a:lnTo>
                                      <a:lnTo>
                                        <a:pt x="789" y="134"/>
                                      </a:lnTo>
                                      <a:lnTo>
                                        <a:pt x="785" y="135"/>
                                      </a:lnTo>
                                      <a:lnTo>
                                        <a:pt x="781" y="135"/>
                                      </a:lnTo>
                                      <a:lnTo>
                                        <a:pt x="811" y="135"/>
                                      </a:lnTo>
                                      <a:lnTo>
                                        <a:pt x="811" y="132"/>
                                      </a:lnTo>
                                      <a:lnTo>
                                        <a:pt x="811" y="131"/>
                                      </a:lnTo>
                                      <a:lnTo>
                                        <a:pt x="811" y="130"/>
                                      </a:lnTo>
                                      <a:lnTo>
                                        <a:pt x="810" y="129"/>
                                      </a:lnTo>
                                      <a:lnTo>
                                        <a:pt x="810" y="128"/>
                                      </a:lnTo>
                                      <a:lnTo>
                                        <a:pt x="809" y="128"/>
                                      </a:lnTo>
                                      <a:close/>
                                      <a:moveTo>
                                        <a:pt x="805" y="58"/>
                                      </a:moveTo>
                                      <a:lnTo>
                                        <a:pt x="780" y="58"/>
                                      </a:lnTo>
                                      <a:lnTo>
                                        <a:pt x="787" y="61"/>
                                      </a:lnTo>
                                      <a:lnTo>
                                        <a:pt x="791" y="66"/>
                                      </a:lnTo>
                                      <a:lnTo>
                                        <a:pt x="795" y="71"/>
                                      </a:lnTo>
                                      <a:lnTo>
                                        <a:pt x="798" y="78"/>
                                      </a:lnTo>
                                      <a:lnTo>
                                        <a:pt x="797" y="88"/>
                                      </a:lnTo>
                                      <a:lnTo>
                                        <a:pt x="815" y="88"/>
                                      </a:lnTo>
                                      <a:lnTo>
                                        <a:pt x="815" y="83"/>
                                      </a:lnTo>
                                      <a:lnTo>
                                        <a:pt x="814" y="78"/>
                                      </a:lnTo>
                                      <a:lnTo>
                                        <a:pt x="813" y="72"/>
                                      </a:lnTo>
                                      <a:lnTo>
                                        <a:pt x="811" y="67"/>
                                      </a:lnTo>
                                      <a:lnTo>
                                        <a:pt x="809" y="62"/>
                                      </a:lnTo>
                                      <a:lnTo>
                                        <a:pt x="805"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6B0CE3B" id="Group 480" o:spid="_x0000_s1026" style="width:40.75pt;height:7.5pt;mso-position-horizontal-relative:char;mso-position-vertical-relative:line" coordsize="815,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">
                      <v:shape id="AutoShape 481" o:spid="_x0000_s1027" style="position:absolute;width:815;height:150;visibility:visible;mso-wrap-style:square;v-text-anchor:top" coordsize="81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" path="m15,147r-11,l5,147r1,1l12,148r3,-1xm40,10l5,10,4,11,2,12,1,13,,15,,145r,1l1,146r2,1l16,147r2,-1l18,95r24,l50,94r6,-2l62,90r5,-3l74,80r-34,l35,80r-17,l18,25r58,l73,22,70,19,66,17,62,15,59,13,55,12r-4,l48,11r-3,l42,11,40,10xm76,25r-35,l45,26r3,l51,28r3,1l57,31r3,3l62,38r2,4l65,46r,10l64,60r-1,3l62,67r-2,3l55,75r-3,2l45,79r-5,1l74,80r1,-1l78,74r3,-5l83,63r1,-6l84,45,83,41,81,32,78,28,76,25xm123,147r-9,l115,148r7,l123,147xm123,46r-10,l112,47r-1,l110,48r,98l112,147r1,l124,147r1,l126,146r1,l127,82r3,-4l132,75r4,-6l138,67r2,-2l142,64r1,-1l126,63r,-15l125,48r,-1l124,47r-1,-1xm164,63r-2,l162,64r2,l164,63xm165,61r-12,l156,62r5,1l164,63r1,l165,62r,-1xm155,45r-5,l148,45r-2,l144,46r-2,1l138,50r-3,2l133,54r-2,2l128,60r-2,3l143,63r1,l147,62r2,-1l165,61r,-1l166,59r,-8l165,50r,-1l165,48r-1,-1l163,47r-2,-1l158,45r-1,l156,45r-1,xm121,46r-6,l114,46r8,l121,46xm232,45r-14,l212,46r-6,2l200,51r-5,3l191,59r-3,4l185,69r-3,6l180,82r-1,7l179,106r1,7l182,120r2,6l187,132r4,4l195,141r5,3l206,146r6,2l219,149r12,l235,149r8,-2l247,147r6,-2l256,144r1,-1l259,143r2,-1l261,141r1,-1l262,139r1,-1l263,135r-40,l218,134r-8,-3l207,129r-3,-3l202,123r-2,-4l199,115r-1,-5l197,106r,-5l262,101r1,-1l265,99r1,-1l267,96r,-8l197,88r,-4l198,80r1,-4l200,73r2,-3l207,64r2,-2l216,59r4,-1l257,58r-3,-4l249,51r-5,-3l239,46r-7,-1xm260,128r-1,l258,128r-2,1l254,130r-2,l247,132r-3,1l240,134r-3,1l233,135r30,l263,130r-1,l262,129r-1,-1l260,128xm257,58r-25,l239,61r4,5l247,71r2,7l249,88r18,l267,83r-1,-5l264,72r-1,-5l260,62r-3,-4xm361,59r-31,l333,59r6,2l341,62r2,2l345,66r1,2l347,71r,3l348,77r,12l327,89r-7,l309,92r-5,2l300,96r-5,3l292,102r-2,4l288,110r-1,5l287,125r1,4l289,132r2,4l293,139r3,3l299,144r3,2l310,148r5,1l325,149r6,-1l336,146r5,-3l346,140r3,-4l317,136r-4,-2l310,131r-4,-3l305,124r,-8l305,114r1,-2l308,109r1,-2l312,106r2,-2l317,103r3,-1l324,102r4,-1l365,101r,-27l364,69r-1,-4l362,61r-1,-2xm361,147r-7,l355,148r4,l361,147xm365,135r-15,l350,146r1,l351,147r1,l353,147r9,l363,147r2,-1l365,135xm365,101r-17,l348,121r-5,5l339,130r-8,4l327,136r22,l350,135r15,l365,101xm334,45r-10,l320,45r-7,1l310,47r-3,1l304,49r-3,1l299,52r-3,1l295,54r-1,1l293,56r-1,1l292,58r,1l291,60r,3l292,64r,1l292,66r,1l293,67r,1l294,68r2,l297,68r2,-1l301,66r2,-1l305,63r3,-1l311,61r3,-1l318,59r3,l361,59r-2,-2l356,54r-2,-3l350,49r-5,-2l340,45r-6,xm410,147r-9,l402,148r7,l410,147xm472,147r-9,l465,148r6,l472,147xm534,147r-9,l526,148r7,l534,147xm410,46r-10,l399,47r-1,l397,48r,98l398,146r1,1l400,147r11,l412,147r1,-1l414,146r,-68l419,72r5,-5l428,64r3,-2l413,62r,-14l412,47r-1,l410,46xm471,60r-31,l443,60r3,l451,63r2,2l454,67r2,2l457,72r1,4l459,79r,4l459,146r1,l461,147r1,l473,147r1,l475,147r,-1l476,146r1,-1l477,78r4,-6l486,67r4,-3l491,63r-18,l472,61r-1,-1xm533,60r-31,l508,60r5,3l515,65r3,4l519,72r1,4l520,79r1,4l521,146r1,l523,147r1,l535,147r3,-1l538,145r,-66l538,74r-1,-5l535,64r-1,-4l533,60xm512,45r-9,l501,45r-6,1l493,47r-3,2l488,50r-3,2l482,55r-3,2l476,60r-3,3l491,63r3,-2l498,60r4,l533,60r-2,-3l528,53r-3,-3l521,48r-4,-2l512,45xm448,45r-9,l434,46r-6,3l423,52r-5,4l413,62r18,l432,61r4,-1l440,60r31,l471,58r-2,-2l467,54r-2,-2l460,48r-3,-1l454,46r-3,-1l448,45xm408,46r-6,l401,46r8,l408,46xm607,133r-21,l591,138r2,2l596,142r2,2l601,145r2,1l606,147r2,1l611,149r3,l623,149r6,-1l634,146r5,-3l644,140r3,-5l647,134r-37,l607,133xm581,147r-7,l575,148r5,l581,147xm584,147r-12,l573,147r9,l584,147xm585,l572,r-1,1l570,2r,144l571,146r,1l584,147r1,-1l586,145r,-12l607,133r-1,l602,130r-5,-4l592,122r-4,-6l588,78r2,-3l593,72r2,-3l598,67r2,-2l603,64r2,-2l607,61r3,-1l588,60r,-57l587,2r,-1l585,xm649,60r-29,l624,61r3,2l630,65r3,3l635,71r2,4l638,79r1,4l639,88r1,5l640,102r-1,4l637,115r-1,4l634,123r-2,3l630,129r-4,2l623,133r-4,1l647,134r3,-4l653,124r2,-6l657,111r1,-7l658,89r-1,-7l655,76r-1,-6l652,64r-3,-4xm626,45r-10,l611,45r-3,1l606,47r-2,1l601,49r-3,2l593,55r-3,2l588,60r22,l611,60r2,l649,60r-3,-5l642,52r-5,-3l632,46r-6,-1xm583,r-9,l573,r11,l583,xm697,147r-8,l690,148r6,l697,147xm699,l686,r-1,1l684,2r,144l685,146r1,1l687,147r11,l701,146r,-1l701,3r,-1l701,1,699,xm697,r-8,l687,r11,l697,xm780,45r-14,l760,46r-6,2l748,51r-4,3l739,59r-4,4l732,69r-1,6l728,82r-1,7l727,106r1,7l730,120r2,6l735,132r8,9l748,144r12,4l767,149r12,l784,149r8,-2l795,147r3,-1l801,145r3,-1l806,143r2,l809,142r,-1l810,141r,-1l810,139r1,l811,138r,-1l811,135r-40,l766,134r-8,-3l755,129r-3,-3l750,123r-2,-4l747,115r-1,-5l745,106r,-5l810,101r2,-1l813,99r1,-1l815,96r,-8l745,88r,-4l746,80r3,-7l750,70r2,-3l755,64r2,-2l764,59r4,-1l805,58r-3,-4l797,51r-5,-3l787,46r-7,-1xm809,128r-2,l806,128r-2,1l803,130r-3,l798,131r-3,1l792,133r-3,1l785,135r-4,l811,135r,-3l811,131r,-1l810,129r,-1l809,128xm805,58r-25,l787,61r4,5l795,71r3,7l797,88r18,l815,83r-1,-5l813,72r-2,-5l809,62r-4,-4xe" fillcolor="black" stroked="f">
                        <v:path arrowok="t" o:connecttype="custom" o:connectlocs="0,145;56,92;62,15;54,29;45,79;123,147;110,146;138,67;162,63;165,61;143,63;165,48;121,46;179,106;243,147;263,138;262,101;209,62;254,130;261,128;263,67;348,77;288,129;346,140;314,104;355,148;363,147;365,135;294,55;293,68;361,59;472,147;398,47;413,146;471,60;460,146;481,72;519,72;538,145;488,50;525,50;436,60;402,46;608,148;574,147;570,2;606,133;607,61;633,68;630,129;654,70;588,60;584,0;684,146;701,1;739,59;760,148;810,141;750,123;745,84;792,48;785,135;780,58" o:connectangles="0,0,0,0,0,0,0,0,0,0,0,0,0,0,0,0,0,0,0,0,0,0,0,0,0,0,0,0,0,0,0,0,0,0,0,0,0,0,0,0,0,0,0,0,0,0,0,0,0,0,0,0,0,0,0,0,0,0,0,0,0,0,0"/>
                      </v:shape>
                      <w10:anchorlock/>
                    </v:group>
                  </w:pict>
                </mc:Fallback>
              </mc:AlternateContent>
            </w:r>
          </w:p>
          <w:p w14:paraId="71B8E018" w14:textId="77777777" w:rsidR="0092676A" w:rsidRDefault="0092676A">
            <w:pPr>
              <w:pStyle w:val="TableParagraph"/>
              <w:spacing w:before="3"/>
              <w:jc w:val="left"/>
              <w:rPr>
                <w:sz w:val="18"/>
              </w:rPr>
            </w:pPr>
          </w:p>
        </w:tc>
        <w:tc>
          <w:tcPr>
            <w:tcW w:w="2445" w:type="dxa"/>
          </w:tcPr>
          <w:p w14:paraId="5C79DDA5" w14:textId="77777777" w:rsidR="0092676A" w:rsidRDefault="0092676A">
            <w:pPr>
              <w:pStyle w:val="TableParagraph"/>
              <w:jc w:val="left"/>
              <w:rPr>
                <w:sz w:val="20"/>
              </w:rPr>
            </w:pPr>
          </w:p>
          <w:p w14:paraId="4A38F68E" w14:textId="77777777" w:rsidR="0092676A" w:rsidRDefault="0092676A">
            <w:pPr>
              <w:pStyle w:val="TableParagraph"/>
              <w:spacing w:before="4"/>
              <w:jc w:val="left"/>
              <w:rPr>
                <w:sz w:val="28"/>
              </w:rPr>
            </w:pPr>
          </w:p>
        </w:tc>
      </w:tr>
    </w:tbl>
    <w:p w14:paraId="674FD84B" w14:textId="77777777" w:rsidR="0092676A" w:rsidRDefault="0092676A">
      <w:pPr>
        <w:pStyle w:val="BodyText"/>
        <w:spacing w:before="2"/>
        <w:rPr>
          <w:sz w:val="5"/>
        </w:rPr>
      </w:pPr>
    </w:p>
    <w:p w14:paraId="7D299141" w14:textId="77777777" w:rsidR="0092676A" w:rsidRDefault="00AC2220">
      <w:pPr>
        <w:pStyle w:val="BodyText"/>
        <w:spacing w:line="213" w:lineRule="exact"/>
        <w:ind w:left="1152"/>
        <w:rPr>
          <w:sz w:val="20"/>
        </w:rPr>
      </w:pPr>
      <w:r>
        <w:rPr>
          <w:noProof/>
          <w:position w:val="-3"/>
          <w:sz w:val="20"/>
        </w:rPr>
        <mc:AlternateContent>
          <mc:Choice Requires="wpg">
            <w:drawing>
              <wp:inline distT="0" distB="0" distL="0" distR="0" wp14:anchorId="643BDB2A" wp14:editId="6753D06B">
                <wp:extent cx="3756660" cy="135890"/>
                <wp:effectExtent l="0" t="0" r="0" b="0"/>
                <wp:docPr id="474" name="Group 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6660" cy="135890"/>
                          <a:chOff x="0" y="0"/>
                          <a:chExt cx="5916" cy="214"/>
                        </a:xfrm>
                      </wpg:grpSpPr>
                      <wps:wsp>
                        <wps:cNvPr id="475" name="Line 479"/>
                        <wps:cNvCnPr/>
                        <wps:spPr bwMode="auto">
                          <a:xfrm>
                            <a:off x="78" y="161"/>
                            <a:ext cx="1926" cy="0"/>
                          </a:xfrm>
                          <a:prstGeom prst="line">
                            <a:avLst/>
                          </a:prstGeom>
                          <a:noFill/>
                          <a:ln w="1547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76" name="Picture 4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110"/>
                            <a:ext cx="104"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7" name="Picture 4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66" y="6"/>
                            <a:ext cx="142"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8" name="Picture 4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66" y="0"/>
                            <a:ext cx="222"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9" name="AutoShape 475"/>
                        <wps:cNvSpPr>
                          <a:spLocks/>
                        </wps:cNvSpPr>
                        <wps:spPr bwMode="auto">
                          <a:xfrm>
                            <a:off x="2571" y="22"/>
                            <a:ext cx="68" cy="106"/>
                          </a:xfrm>
                          <a:custGeom>
                            <a:avLst/>
                            <a:gdLst>
                              <a:gd name="T0" fmla="+- 0 2603 2571"/>
                              <a:gd name="T1" fmla="*/ T0 w 68"/>
                              <a:gd name="T2" fmla="+- 0 22 22"/>
                              <a:gd name="T3" fmla="*/ 22 h 106"/>
                              <a:gd name="T4" fmla="+- 0 2587 2571"/>
                              <a:gd name="T5" fmla="*/ T4 w 68"/>
                              <a:gd name="T6" fmla="+- 0 31 22"/>
                              <a:gd name="T7" fmla="*/ 31 h 106"/>
                              <a:gd name="T8" fmla="+- 0 2577 2571"/>
                              <a:gd name="T9" fmla="*/ T8 w 68"/>
                              <a:gd name="T10" fmla="+- 0 44 22"/>
                              <a:gd name="T11" fmla="*/ 44 h 106"/>
                              <a:gd name="T12" fmla="+- 0 2573 2571"/>
                              <a:gd name="T13" fmla="*/ T12 w 68"/>
                              <a:gd name="T14" fmla="+- 0 56 22"/>
                              <a:gd name="T15" fmla="*/ 56 h 106"/>
                              <a:gd name="T16" fmla="+- 0 2571 2571"/>
                              <a:gd name="T17" fmla="*/ T16 w 68"/>
                              <a:gd name="T18" fmla="+- 0 69 22"/>
                              <a:gd name="T19" fmla="*/ 69 h 106"/>
                              <a:gd name="T20" fmla="+- 0 2571 2571"/>
                              <a:gd name="T21" fmla="*/ T20 w 68"/>
                              <a:gd name="T22" fmla="+- 0 88 22"/>
                              <a:gd name="T23" fmla="*/ 88 h 106"/>
                              <a:gd name="T24" fmla="+- 0 2574 2571"/>
                              <a:gd name="T25" fmla="*/ T24 w 68"/>
                              <a:gd name="T26" fmla="+- 0 104 22"/>
                              <a:gd name="T27" fmla="*/ 104 h 106"/>
                              <a:gd name="T28" fmla="+- 0 2578 2571"/>
                              <a:gd name="T29" fmla="*/ T28 w 68"/>
                              <a:gd name="T30" fmla="+- 0 114 22"/>
                              <a:gd name="T31" fmla="*/ 114 h 106"/>
                              <a:gd name="T32" fmla="+- 0 2584 2571"/>
                              <a:gd name="T33" fmla="*/ T32 w 68"/>
                              <a:gd name="T34" fmla="+- 0 121 22"/>
                              <a:gd name="T35" fmla="*/ 121 h 106"/>
                              <a:gd name="T36" fmla="+- 0 2592 2571"/>
                              <a:gd name="T37" fmla="*/ T36 w 68"/>
                              <a:gd name="T38" fmla="+- 0 126 22"/>
                              <a:gd name="T39" fmla="*/ 126 h 106"/>
                              <a:gd name="T40" fmla="+- 0 2610 2571"/>
                              <a:gd name="T41" fmla="*/ T40 w 68"/>
                              <a:gd name="T42" fmla="+- 0 127 22"/>
                              <a:gd name="T43" fmla="*/ 127 h 106"/>
                              <a:gd name="T44" fmla="+- 0 2624 2571"/>
                              <a:gd name="T45" fmla="*/ T44 w 68"/>
                              <a:gd name="T46" fmla="+- 0 123 22"/>
                              <a:gd name="T47" fmla="*/ 123 h 106"/>
                              <a:gd name="T48" fmla="+- 0 2631 2571"/>
                              <a:gd name="T49" fmla="*/ T48 w 68"/>
                              <a:gd name="T50" fmla="+- 0 116 22"/>
                              <a:gd name="T51" fmla="*/ 116 h 106"/>
                              <a:gd name="T52" fmla="+- 0 2596 2571"/>
                              <a:gd name="T53" fmla="*/ T52 w 68"/>
                              <a:gd name="T54" fmla="+- 0 114 22"/>
                              <a:gd name="T55" fmla="*/ 114 h 106"/>
                              <a:gd name="T56" fmla="+- 0 2590 2571"/>
                              <a:gd name="T57" fmla="*/ T56 w 68"/>
                              <a:gd name="T58" fmla="+- 0 108 22"/>
                              <a:gd name="T59" fmla="*/ 108 h 106"/>
                              <a:gd name="T60" fmla="+- 0 2586 2571"/>
                              <a:gd name="T61" fmla="*/ T60 w 68"/>
                              <a:gd name="T62" fmla="+- 0 98 22"/>
                              <a:gd name="T63" fmla="*/ 98 h 106"/>
                              <a:gd name="T64" fmla="+- 0 2585 2571"/>
                              <a:gd name="T65" fmla="*/ T64 w 68"/>
                              <a:gd name="T66" fmla="+- 0 80 22"/>
                              <a:gd name="T67" fmla="*/ 80 h 106"/>
                              <a:gd name="T68" fmla="+- 0 2590 2571"/>
                              <a:gd name="T69" fmla="*/ T68 w 68"/>
                              <a:gd name="T70" fmla="+- 0 78 22"/>
                              <a:gd name="T71" fmla="*/ 78 h 106"/>
                              <a:gd name="T72" fmla="+- 0 2595 2571"/>
                              <a:gd name="T73" fmla="*/ T72 w 68"/>
                              <a:gd name="T74" fmla="+- 0 76 22"/>
                              <a:gd name="T75" fmla="*/ 76 h 106"/>
                              <a:gd name="T76" fmla="+- 0 2603 2571"/>
                              <a:gd name="T77" fmla="*/ T76 w 68"/>
                              <a:gd name="T78" fmla="+- 0 74 22"/>
                              <a:gd name="T79" fmla="*/ 74 h 106"/>
                              <a:gd name="T80" fmla="+- 0 2585 2571"/>
                              <a:gd name="T81" fmla="*/ T80 w 68"/>
                              <a:gd name="T82" fmla="+- 0 69 22"/>
                              <a:gd name="T83" fmla="*/ 69 h 106"/>
                              <a:gd name="T84" fmla="+- 0 2587 2571"/>
                              <a:gd name="T85" fmla="*/ T84 w 68"/>
                              <a:gd name="T86" fmla="+- 0 56 22"/>
                              <a:gd name="T87" fmla="*/ 56 h 106"/>
                              <a:gd name="T88" fmla="+- 0 2592 2571"/>
                              <a:gd name="T89" fmla="*/ T88 w 68"/>
                              <a:gd name="T90" fmla="+- 0 44 22"/>
                              <a:gd name="T91" fmla="*/ 44 h 106"/>
                              <a:gd name="T92" fmla="+- 0 2600 2571"/>
                              <a:gd name="T93" fmla="*/ T92 w 68"/>
                              <a:gd name="T94" fmla="+- 0 36 22"/>
                              <a:gd name="T95" fmla="*/ 36 h 106"/>
                              <a:gd name="T96" fmla="+- 0 2634 2571"/>
                              <a:gd name="T97" fmla="*/ T96 w 68"/>
                              <a:gd name="T98" fmla="+- 0 33 22"/>
                              <a:gd name="T99" fmla="*/ 33 h 106"/>
                              <a:gd name="T100" fmla="+- 0 2633 2571"/>
                              <a:gd name="T101" fmla="*/ T100 w 68"/>
                              <a:gd name="T102" fmla="+- 0 28 22"/>
                              <a:gd name="T103" fmla="*/ 28 h 106"/>
                              <a:gd name="T104" fmla="+- 0 2633 2571"/>
                              <a:gd name="T105" fmla="*/ T104 w 68"/>
                              <a:gd name="T106" fmla="+- 0 26 22"/>
                              <a:gd name="T107" fmla="*/ 26 h 106"/>
                              <a:gd name="T108" fmla="+- 0 2632 2571"/>
                              <a:gd name="T109" fmla="*/ T108 w 68"/>
                              <a:gd name="T110" fmla="+- 0 25 22"/>
                              <a:gd name="T111" fmla="*/ 25 h 106"/>
                              <a:gd name="T112" fmla="+- 0 2628 2571"/>
                              <a:gd name="T113" fmla="*/ T112 w 68"/>
                              <a:gd name="T114" fmla="+- 0 24 22"/>
                              <a:gd name="T115" fmla="*/ 24 h 106"/>
                              <a:gd name="T116" fmla="+- 0 2618 2571"/>
                              <a:gd name="T117" fmla="*/ T116 w 68"/>
                              <a:gd name="T118" fmla="+- 0 22 22"/>
                              <a:gd name="T119" fmla="*/ 22 h 106"/>
                              <a:gd name="T120" fmla="+- 0 2613 2571"/>
                              <a:gd name="T121" fmla="*/ T120 w 68"/>
                              <a:gd name="T122" fmla="+- 0 74 22"/>
                              <a:gd name="T123" fmla="*/ 74 h 106"/>
                              <a:gd name="T124" fmla="+- 0 2621 2571"/>
                              <a:gd name="T125" fmla="*/ T124 w 68"/>
                              <a:gd name="T126" fmla="+- 0 79 22"/>
                              <a:gd name="T127" fmla="*/ 79 h 106"/>
                              <a:gd name="T128" fmla="+- 0 2624 2571"/>
                              <a:gd name="T129" fmla="*/ T128 w 68"/>
                              <a:gd name="T130" fmla="+- 0 86 22"/>
                              <a:gd name="T131" fmla="*/ 86 h 106"/>
                              <a:gd name="T132" fmla="+- 0 2625 2571"/>
                              <a:gd name="T133" fmla="*/ T132 w 68"/>
                              <a:gd name="T134" fmla="+- 0 97 22"/>
                              <a:gd name="T135" fmla="*/ 97 h 106"/>
                              <a:gd name="T136" fmla="+- 0 2623 2571"/>
                              <a:gd name="T137" fmla="*/ T136 w 68"/>
                              <a:gd name="T138" fmla="+- 0 105 22"/>
                              <a:gd name="T139" fmla="*/ 105 h 106"/>
                              <a:gd name="T140" fmla="+- 0 2618 2571"/>
                              <a:gd name="T141" fmla="*/ T140 w 68"/>
                              <a:gd name="T142" fmla="+- 0 111 22"/>
                              <a:gd name="T143" fmla="*/ 111 h 106"/>
                              <a:gd name="T144" fmla="+- 0 2612 2571"/>
                              <a:gd name="T145" fmla="*/ T144 w 68"/>
                              <a:gd name="T146" fmla="+- 0 116 22"/>
                              <a:gd name="T147" fmla="*/ 116 h 106"/>
                              <a:gd name="T148" fmla="+- 0 2633 2571"/>
                              <a:gd name="T149" fmla="*/ T148 w 68"/>
                              <a:gd name="T150" fmla="+- 0 113 22"/>
                              <a:gd name="T151" fmla="*/ 113 h 106"/>
                              <a:gd name="T152" fmla="+- 0 2638 2571"/>
                              <a:gd name="T153" fmla="*/ T152 w 68"/>
                              <a:gd name="T154" fmla="+- 0 102 22"/>
                              <a:gd name="T155" fmla="*/ 102 h 106"/>
                              <a:gd name="T156" fmla="+- 0 2638 2571"/>
                              <a:gd name="T157" fmla="*/ T156 w 68"/>
                              <a:gd name="T158" fmla="+- 0 84 22"/>
                              <a:gd name="T159" fmla="*/ 84 h 106"/>
                              <a:gd name="T160" fmla="+- 0 2634 2571"/>
                              <a:gd name="T161" fmla="*/ T160 w 68"/>
                              <a:gd name="T162" fmla="+- 0 74 22"/>
                              <a:gd name="T163" fmla="*/ 74 h 106"/>
                              <a:gd name="T164" fmla="+- 0 2606 2571"/>
                              <a:gd name="T165" fmla="*/ T164 w 68"/>
                              <a:gd name="T166" fmla="+- 0 63 22"/>
                              <a:gd name="T167" fmla="*/ 63 h 106"/>
                              <a:gd name="T168" fmla="+- 0 2591 2571"/>
                              <a:gd name="T169" fmla="*/ T168 w 68"/>
                              <a:gd name="T170" fmla="+- 0 66 22"/>
                              <a:gd name="T171" fmla="*/ 66 h 106"/>
                              <a:gd name="T172" fmla="+- 0 2586 2571"/>
                              <a:gd name="T173" fmla="*/ T172 w 68"/>
                              <a:gd name="T174" fmla="+- 0 69 22"/>
                              <a:gd name="T175" fmla="*/ 69 h 106"/>
                              <a:gd name="T176" fmla="+- 0 2630 2571"/>
                              <a:gd name="T177" fmla="*/ T176 w 68"/>
                              <a:gd name="T178" fmla="+- 0 69 22"/>
                              <a:gd name="T179" fmla="*/ 69 h 106"/>
                              <a:gd name="T180" fmla="+- 0 2619 2571"/>
                              <a:gd name="T181" fmla="*/ T180 w 68"/>
                              <a:gd name="T182" fmla="+- 0 63 22"/>
                              <a:gd name="T183" fmla="*/ 63 h 106"/>
                              <a:gd name="T184" fmla="+- 0 2618 2571"/>
                              <a:gd name="T185" fmla="*/ T184 w 68"/>
                              <a:gd name="T186" fmla="+- 0 33 22"/>
                              <a:gd name="T187" fmla="*/ 33 h 106"/>
                              <a:gd name="T188" fmla="+- 0 2625 2571"/>
                              <a:gd name="T189" fmla="*/ T188 w 68"/>
                              <a:gd name="T190" fmla="+- 0 34 22"/>
                              <a:gd name="T191" fmla="*/ 34 h 106"/>
                              <a:gd name="T192" fmla="+- 0 2630 2571"/>
                              <a:gd name="T193" fmla="*/ T192 w 68"/>
                              <a:gd name="T194" fmla="+- 0 36 22"/>
                              <a:gd name="T195" fmla="*/ 36 h 106"/>
                              <a:gd name="T196" fmla="+- 0 2632 2571"/>
                              <a:gd name="T197" fmla="*/ T196 w 68"/>
                              <a:gd name="T198" fmla="+- 0 36 22"/>
                              <a:gd name="T199" fmla="*/ 36 h 106"/>
                              <a:gd name="T200" fmla="+- 0 2633 2571"/>
                              <a:gd name="T201" fmla="*/ T200 w 68"/>
                              <a:gd name="T202" fmla="+- 0 35 22"/>
                              <a:gd name="T203" fmla="*/ 35 h 106"/>
                              <a:gd name="T204" fmla="+- 0 2634 2571"/>
                              <a:gd name="T205" fmla="*/ T204 w 68"/>
                              <a:gd name="T206" fmla="+- 0 34 22"/>
                              <a:gd name="T207" fmla="*/ 34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68" h="106">
                                <a:moveTo>
                                  <a:pt x="47" y="0"/>
                                </a:moveTo>
                                <a:lnTo>
                                  <a:pt x="37" y="0"/>
                                </a:lnTo>
                                <a:lnTo>
                                  <a:pt x="32" y="0"/>
                                </a:lnTo>
                                <a:lnTo>
                                  <a:pt x="23" y="4"/>
                                </a:lnTo>
                                <a:lnTo>
                                  <a:pt x="19" y="6"/>
                                </a:lnTo>
                                <a:lnTo>
                                  <a:pt x="16" y="9"/>
                                </a:lnTo>
                                <a:lnTo>
                                  <a:pt x="13" y="11"/>
                                </a:lnTo>
                                <a:lnTo>
                                  <a:pt x="10" y="15"/>
                                </a:lnTo>
                                <a:lnTo>
                                  <a:pt x="6" y="22"/>
                                </a:lnTo>
                                <a:lnTo>
                                  <a:pt x="5" y="26"/>
                                </a:lnTo>
                                <a:lnTo>
                                  <a:pt x="3" y="30"/>
                                </a:lnTo>
                                <a:lnTo>
                                  <a:pt x="2" y="34"/>
                                </a:lnTo>
                                <a:lnTo>
                                  <a:pt x="1" y="39"/>
                                </a:lnTo>
                                <a:lnTo>
                                  <a:pt x="1" y="43"/>
                                </a:lnTo>
                                <a:lnTo>
                                  <a:pt x="0" y="47"/>
                                </a:lnTo>
                                <a:lnTo>
                                  <a:pt x="0" y="52"/>
                                </a:lnTo>
                                <a:lnTo>
                                  <a:pt x="0" y="61"/>
                                </a:lnTo>
                                <a:lnTo>
                                  <a:pt x="0" y="66"/>
                                </a:lnTo>
                                <a:lnTo>
                                  <a:pt x="1" y="75"/>
                                </a:lnTo>
                                <a:lnTo>
                                  <a:pt x="2" y="79"/>
                                </a:lnTo>
                                <a:lnTo>
                                  <a:pt x="3" y="82"/>
                                </a:lnTo>
                                <a:lnTo>
                                  <a:pt x="4" y="86"/>
                                </a:lnTo>
                                <a:lnTo>
                                  <a:pt x="5" y="89"/>
                                </a:lnTo>
                                <a:lnTo>
                                  <a:pt x="7" y="92"/>
                                </a:lnTo>
                                <a:lnTo>
                                  <a:pt x="8" y="95"/>
                                </a:lnTo>
                                <a:lnTo>
                                  <a:pt x="10" y="97"/>
                                </a:lnTo>
                                <a:lnTo>
                                  <a:pt x="13" y="99"/>
                                </a:lnTo>
                                <a:lnTo>
                                  <a:pt x="15" y="101"/>
                                </a:lnTo>
                                <a:lnTo>
                                  <a:pt x="18" y="103"/>
                                </a:lnTo>
                                <a:lnTo>
                                  <a:pt x="21" y="104"/>
                                </a:lnTo>
                                <a:lnTo>
                                  <a:pt x="25" y="105"/>
                                </a:lnTo>
                                <a:lnTo>
                                  <a:pt x="29" y="105"/>
                                </a:lnTo>
                                <a:lnTo>
                                  <a:pt x="39" y="105"/>
                                </a:lnTo>
                                <a:lnTo>
                                  <a:pt x="44" y="104"/>
                                </a:lnTo>
                                <a:lnTo>
                                  <a:pt x="48" y="102"/>
                                </a:lnTo>
                                <a:lnTo>
                                  <a:pt x="53" y="101"/>
                                </a:lnTo>
                                <a:lnTo>
                                  <a:pt x="56" y="98"/>
                                </a:lnTo>
                                <a:lnTo>
                                  <a:pt x="59" y="95"/>
                                </a:lnTo>
                                <a:lnTo>
                                  <a:pt x="60" y="94"/>
                                </a:lnTo>
                                <a:lnTo>
                                  <a:pt x="31" y="94"/>
                                </a:lnTo>
                                <a:lnTo>
                                  <a:pt x="28" y="94"/>
                                </a:lnTo>
                                <a:lnTo>
                                  <a:pt x="25" y="92"/>
                                </a:lnTo>
                                <a:lnTo>
                                  <a:pt x="23" y="91"/>
                                </a:lnTo>
                                <a:lnTo>
                                  <a:pt x="21" y="89"/>
                                </a:lnTo>
                                <a:lnTo>
                                  <a:pt x="19" y="86"/>
                                </a:lnTo>
                                <a:lnTo>
                                  <a:pt x="17" y="84"/>
                                </a:lnTo>
                                <a:lnTo>
                                  <a:pt x="16" y="80"/>
                                </a:lnTo>
                                <a:lnTo>
                                  <a:pt x="15" y="76"/>
                                </a:lnTo>
                                <a:lnTo>
                                  <a:pt x="14" y="71"/>
                                </a:lnTo>
                                <a:lnTo>
                                  <a:pt x="14" y="65"/>
                                </a:lnTo>
                                <a:lnTo>
                                  <a:pt x="14" y="58"/>
                                </a:lnTo>
                                <a:lnTo>
                                  <a:pt x="15" y="57"/>
                                </a:lnTo>
                                <a:lnTo>
                                  <a:pt x="17" y="57"/>
                                </a:lnTo>
                                <a:lnTo>
                                  <a:pt x="19" y="56"/>
                                </a:lnTo>
                                <a:lnTo>
                                  <a:pt x="20" y="55"/>
                                </a:lnTo>
                                <a:lnTo>
                                  <a:pt x="22" y="54"/>
                                </a:lnTo>
                                <a:lnTo>
                                  <a:pt x="24" y="54"/>
                                </a:lnTo>
                                <a:lnTo>
                                  <a:pt x="26" y="53"/>
                                </a:lnTo>
                                <a:lnTo>
                                  <a:pt x="28" y="52"/>
                                </a:lnTo>
                                <a:lnTo>
                                  <a:pt x="32" y="52"/>
                                </a:lnTo>
                                <a:lnTo>
                                  <a:pt x="63" y="52"/>
                                </a:lnTo>
                                <a:lnTo>
                                  <a:pt x="59" y="47"/>
                                </a:lnTo>
                                <a:lnTo>
                                  <a:pt x="14" y="47"/>
                                </a:lnTo>
                                <a:lnTo>
                                  <a:pt x="14" y="43"/>
                                </a:lnTo>
                                <a:lnTo>
                                  <a:pt x="15" y="38"/>
                                </a:lnTo>
                                <a:lnTo>
                                  <a:pt x="16" y="34"/>
                                </a:lnTo>
                                <a:lnTo>
                                  <a:pt x="17" y="29"/>
                                </a:lnTo>
                                <a:lnTo>
                                  <a:pt x="18" y="25"/>
                                </a:lnTo>
                                <a:lnTo>
                                  <a:pt x="21" y="22"/>
                                </a:lnTo>
                                <a:lnTo>
                                  <a:pt x="23" y="18"/>
                                </a:lnTo>
                                <a:lnTo>
                                  <a:pt x="26" y="16"/>
                                </a:lnTo>
                                <a:lnTo>
                                  <a:pt x="29" y="14"/>
                                </a:lnTo>
                                <a:lnTo>
                                  <a:pt x="33" y="12"/>
                                </a:lnTo>
                                <a:lnTo>
                                  <a:pt x="37" y="11"/>
                                </a:lnTo>
                                <a:lnTo>
                                  <a:pt x="63" y="11"/>
                                </a:lnTo>
                                <a:lnTo>
                                  <a:pt x="63" y="7"/>
                                </a:lnTo>
                                <a:lnTo>
                                  <a:pt x="62" y="6"/>
                                </a:lnTo>
                                <a:lnTo>
                                  <a:pt x="62" y="5"/>
                                </a:lnTo>
                                <a:lnTo>
                                  <a:pt x="62" y="4"/>
                                </a:lnTo>
                                <a:lnTo>
                                  <a:pt x="61" y="4"/>
                                </a:lnTo>
                                <a:lnTo>
                                  <a:pt x="61" y="3"/>
                                </a:lnTo>
                                <a:lnTo>
                                  <a:pt x="60" y="3"/>
                                </a:lnTo>
                                <a:lnTo>
                                  <a:pt x="59" y="2"/>
                                </a:lnTo>
                                <a:lnTo>
                                  <a:pt x="57" y="2"/>
                                </a:lnTo>
                                <a:lnTo>
                                  <a:pt x="56" y="1"/>
                                </a:lnTo>
                                <a:lnTo>
                                  <a:pt x="53" y="1"/>
                                </a:lnTo>
                                <a:lnTo>
                                  <a:pt x="47" y="0"/>
                                </a:lnTo>
                                <a:close/>
                                <a:moveTo>
                                  <a:pt x="63" y="52"/>
                                </a:moveTo>
                                <a:lnTo>
                                  <a:pt x="39" y="52"/>
                                </a:lnTo>
                                <a:lnTo>
                                  <a:pt x="42" y="52"/>
                                </a:lnTo>
                                <a:lnTo>
                                  <a:pt x="46" y="54"/>
                                </a:lnTo>
                                <a:lnTo>
                                  <a:pt x="48" y="55"/>
                                </a:lnTo>
                                <a:lnTo>
                                  <a:pt x="50" y="57"/>
                                </a:lnTo>
                                <a:lnTo>
                                  <a:pt x="51" y="59"/>
                                </a:lnTo>
                                <a:lnTo>
                                  <a:pt x="52" y="61"/>
                                </a:lnTo>
                                <a:lnTo>
                                  <a:pt x="53" y="64"/>
                                </a:lnTo>
                                <a:lnTo>
                                  <a:pt x="53" y="66"/>
                                </a:lnTo>
                                <a:lnTo>
                                  <a:pt x="54" y="69"/>
                                </a:lnTo>
                                <a:lnTo>
                                  <a:pt x="54" y="75"/>
                                </a:lnTo>
                                <a:lnTo>
                                  <a:pt x="53" y="78"/>
                                </a:lnTo>
                                <a:lnTo>
                                  <a:pt x="53" y="80"/>
                                </a:lnTo>
                                <a:lnTo>
                                  <a:pt x="52" y="83"/>
                                </a:lnTo>
                                <a:lnTo>
                                  <a:pt x="51" y="85"/>
                                </a:lnTo>
                                <a:lnTo>
                                  <a:pt x="49" y="87"/>
                                </a:lnTo>
                                <a:lnTo>
                                  <a:pt x="47" y="89"/>
                                </a:lnTo>
                                <a:lnTo>
                                  <a:pt x="45" y="91"/>
                                </a:lnTo>
                                <a:lnTo>
                                  <a:pt x="43" y="92"/>
                                </a:lnTo>
                                <a:lnTo>
                                  <a:pt x="41" y="94"/>
                                </a:lnTo>
                                <a:lnTo>
                                  <a:pt x="38" y="94"/>
                                </a:lnTo>
                                <a:lnTo>
                                  <a:pt x="60" y="94"/>
                                </a:lnTo>
                                <a:lnTo>
                                  <a:pt x="62" y="91"/>
                                </a:lnTo>
                                <a:lnTo>
                                  <a:pt x="64" y="88"/>
                                </a:lnTo>
                                <a:lnTo>
                                  <a:pt x="66" y="84"/>
                                </a:lnTo>
                                <a:lnTo>
                                  <a:pt x="67" y="80"/>
                                </a:lnTo>
                                <a:lnTo>
                                  <a:pt x="68" y="75"/>
                                </a:lnTo>
                                <a:lnTo>
                                  <a:pt x="68" y="66"/>
                                </a:lnTo>
                                <a:lnTo>
                                  <a:pt x="67" y="62"/>
                                </a:lnTo>
                                <a:lnTo>
                                  <a:pt x="66" y="59"/>
                                </a:lnTo>
                                <a:lnTo>
                                  <a:pt x="65" y="55"/>
                                </a:lnTo>
                                <a:lnTo>
                                  <a:pt x="63" y="52"/>
                                </a:lnTo>
                                <a:close/>
                                <a:moveTo>
                                  <a:pt x="43" y="41"/>
                                </a:moveTo>
                                <a:lnTo>
                                  <a:pt x="35" y="41"/>
                                </a:lnTo>
                                <a:lnTo>
                                  <a:pt x="28" y="42"/>
                                </a:lnTo>
                                <a:lnTo>
                                  <a:pt x="26" y="42"/>
                                </a:lnTo>
                                <a:lnTo>
                                  <a:pt x="20" y="44"/>
                                </a:lnTo>
                                <a:lnTo>
                                  <a:pt x="18" y="45"/>
                                </a:lnTo>
                                <a:lnTo>
                                  <a:pt x="17" y="46"/>
                                </a:lnTo>
                                <a:lnTo>
                                  <a:pt x="15" y="47"/>
                                </a:lnTo>
                                <a:lnTo>
                                  <a:pt x="14" y="47"/>
                                </a:lnTo>
                                <a:lnTo>
                                  <a:pt x="59" y="47"/>
                                </a:lnTo>
                                <a:lnTo>
                                  <a:pt x="56" y="45"/>
                                </a:lnTo>
                                <a:lnTo>
                                  <a:pt x="52" y="43"/>
                                </a:lnTo>
                                <a:lnTo>
                                  <a:pt x="48" y="41"/>
                                </a:lnTo>
                                <a:lnTo>
                                  <a:pt x="43" y="41"/>
                                </a:lnTo>
                                <a:close/>
                                <a:moveTo>
                                  <a:pt x="63" y="11"/>
                                </a:moveTo>
                                <a:lnTo>
                                  <a:pt x="47" y="11"/>
                                </a:lnTo>
                                <a:lnTo>
                                  <a:pt x="49" y="11"/>
                                </a:lnTo>
                                <a:lnTo>
                                  <a:pt x="51" y="12"/>
                                </a:lnTo>
                                <a:lnTo>
                                  <a:pt x="54" y="12"/>
                                </a:lnTo>
                                <a:lnTo>
                                  <a:pt x="56" y="13"/>
                                </a:lnTo>
                                <a:lnTo>
                                  <a:pt x="57" y="13"/>
                                </a:lnTo>
                                <a:lnTo>
                                  <a:pt x="59" y="14"/>
                                </a:lnTo>
                                <a:lnTo>
                                  <a:pt x="60" y="14"/>
                                </a:lnTo>
                                <a:lnTo>
                                  <a:pt x="61" y="14"/>
                                </a:lnTo>
                                <a:lnTo>
                                  <a:pt x="62" y="14"/>
                                </a:lnTo>
                                <a:lnTo>
                                  <a:pt x="62" y="13"/>
                                </a:lnTo>
                                <a:lnTo>
                                  <a:pt x="62" y="12"/>
                                </a:lnTo>
                                <a:lnTo>
                                  <a:pt x="63" y="12"/>
                                </a:lnTo>
                                <a:lnTo>
                                  <a:pt x="63"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0" name="Picture 47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694" y="16"/>
                            <a:ext cx="222"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1" name="Line 473"/>
                        <wps:cNvCnPr/>
                        <wps:spPr bwMode="auto">
                          <a:xfrm>
                            <a:off x="2160" y="161"/>
                            <a:ext cx="1239" cy="1"/>
                          </a:xfrm>
                          <a:prstGeom prst="line">
                            <a:avLst/>
                          </a:prstGeom>
                          <a:noFill/>
                          <a:ln w="1547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82" name="Picture 4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979" y="110"/>
                            <a:ext cx="207"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3" name="Line 471"/>
                        <wps:cNvCnPr/>
                        <wps:spPr bwMode="auto">
                          <a:xfrm>
                            <a:off x="3556" y="162"/>
                            <a:ext cx="2282" cy="0"/>
                          </a:xfrm>
                          <a:prstGeom prst="line">
                            <a:avLst/>
                          </a:prstGeom>
                          <a:noFill/>
                          <a:ln w="1547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84" name="Picture 4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813" y="111"/>
                            <a:ext cx="103"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5" name="Picture 4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374" y="111"/>
                            <a:ext cx="207"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6" name="Picture 4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467" y="21"/>
                            <a:ext cx="144"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7" name="Picture 4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667" y="15"/>
                            <a:ext cx="222"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5A0647D" id="Group 466" o:spid="_x0000_s1026" style="width:295.8pt;height:10.7pt;mso-position-horizontal-relative:char;mso-position-vertical-relative:line" coordsize="5916,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">
                <v:line id="Line 479" o:spid="_x0000_s1027" style="position:absolute;visibility:visible;mso-wrap-style:square" from="78,161" to="2004,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" strokeweight=".42986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8" o:spid="_x0000_s1028" type="#_x0000_t75" style="position:absolute;top:110;width:104;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">
                  <v:imagedata r:id="rId17" o:title=""/>
                </v:shape>
                <v:shape id="Picture 477" o:spid="_x0000_s1029" type="#_x0000_t75" style="position:absolute;left:766;top:6;width:142;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">
                  <v:imagedata r:id="rId18" o:title=""/>
                </v:shape>
                <v:shape id="Picture 476" o:spid="_x0000_s1030" type="#_x0000_t75" style="position:absolute;left:966;width:2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">
                  <v:imagedata r:id="rId19" o:title=""/>
                </v:shape>
                <v:shape id="AutoShape 475" o:spid="_x0000_s1031" style="position:absolute;left:2571;top:22;width:68;height:106;visibility:visible;mso-wrap-style:square;v-text-anchor:top" coordsize="6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" path="m47,l37,,32,,23,4,19,6,16,9r-3,2l10,15,6,22,5,26,3,30,2,34,1,39r,4l,47r,5l,61r,5l1,75r1,4l3,82r1,4l5,89r2,3l8,95r2,2l13,99r2,2l18,103r3,1l25,105r4,l39,105r5,-1l48,102r5,-1l56,98r3,-3l60,94r-29,l28,94,25,92,23,91,21,89,19,86,17,84,16,80,15,76,14,71r,-6l14,58r1,-1l17,57r2,-1l20,55r2,-1l24,54r2,-1l28,52r4,l63,52,59,47r-45,l14,43r1,-5l16,34r1,-5l18,25r3,-3l23,18r3,-2l29,14r4,-2l37,11r26,l63,7,62,6r,-1l62,4r-1,l61,3r-1,l59,2r-2,l56,1r-3,l47,xm63,52r-24,l42,52r4,2l48,55r2,2l51,59r1,2l53,64r,2l54,69r,6l53,78r,2l52,83r-1,2l49,87r-2,2l45,91r-2,1l41,94r-3,l60,94r2,-3l64,88r2,-4l67,80r1,-5l68,66,67,62,66,59,65,55,63,52xm43,41r-8,l28,42r-2,l20,44r-2,1l17,46r-2,1l14,47r45,l56,45,52,43,48,41r-5,xm63,11r-16,l49,11r2,1l54,12r2,1l57,13r2,1l60,14r1,l62,14r,-1l62,12r1,l63,11xe" fillcolor="black" stroked="f">
                  <v:path arrowok="t" o:connecttype="custom" o:connectlocs="32,22;16,31;6,44;2,56;0,69;0,88;3,104;7,114;13,121;21,126;39,127;53,123;60,116;25,114;19,108;15,98;14,80;19,78;24,76;32,74;14,69;16,56;21,44;29,36;63,33;62,28;62,26;61,25;57,24;47,22;42,74;50,79;53,86;54,97;52,105;47,111;41,116;62,113;67,102;67,84;63,74;35,63;20,66;15,69;59,69;48,63;47,33;54,34;59,36;61,36;62,35;63,34" o:connectangles="0,0,0,0,0,0,0,0,0,0,0,0,0,0,0,0,0,0,0,0,0,0,0,0,0,0,0,0,0,0,0,0,0,0,0,0,0,0,0,0,0,0,0,0,0,0,0,0,0,0,0,0"/>
                </v:shape>
                <v:shape id="Picture 474" o:spid="_x0000_s1032" type="#_x0000_t75" style="position:absolute;left:2694;top:16;width:2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">
                  <v:imagedata r:id="rId20" o:title=""/>
                </v:shape>
                <v:line id="Line 473" o:spid="_x0000_s1033" style="position:absolute;visibility:visible;mso-wrap-style:square" from="2160,161" to="3399,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" strokeweight=".42986mm"/>
                <v:shape id="Picture 472" o:spid="_x0000_s1034" type="#_x0000_t75" style="position:absolute;left:1979;top:110;width:207;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">
                  <v:imagedata r:id="rId21" o:title=""/>
                </v:shape>
                <v:line id="Line 471" o:spid="_x0000_s1035" style="position:absolute;visibility:visible;mso-wrap-style:square" from="3556,162" to="5838,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" strokeweight=".42986mm"/>
                <v:shape id="Picture 470" o:spid="_x0000_s1036" type="#_x0000_t75" style="position:absolute;left:5813;top:111;width:103;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">
                  <v:imagedata r:id="rId22" o:title=""/>
                </v:shape>
                <v:shape id="Picture 469" o:spid="_x0000_s1037" type="#_x0000_t75" style="position:absolute;left:3374;top:111;width:207;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">
                  <v:imagedata r:id="rId23" o:title=""/>
                </v:shape>
                <v:shape id="Picture 468" o:spid="_x0000_s1038" type="#_x0000_t75" style="position:absolute;left:4467;top:21;width:144;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">
                  <v:imagedata r:id="rId24" o:title=""/>
                </v:shape>
                <v:shape id="Picture 467" o:spid="_x0000_s1039" type="#_x0000_t75" style="position:absolute;left:4667;top:15;width:2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">
                  <v:imagedata r:id="rId25" o:title=""/>
                </v:shape>
                <w10:anchorlock/>
              </v:group>
            </w:pict>
          </mc:Fallback>
        </mc:AlternateContent>
      </w:r>
    </w:p>
    <w:p w14:paraId="3EB66CEA" w14:textId="77777777" w:rsidR="0092676A" w:rsidRDefault="00AC2220">
      <w:pPr>
        <w:pStyle w:val="BodyText"/>
        <w:spacing w:before="208"/>
        <w:ind w:left="2130"/>
      </w:pPr>
      <w:r>
        <w:rPr>
          <w:noProof/>
        </w:rPr>
        <mc:AlternateContent>
          <mc:Choice Requires="wpg">
            <w:drawing>
              <wp:anchor distT="0" distB="0" distL="114300" distR="114300" simplePos="0" relativeHeight="503279240" behindDoc="1" locked="0" layoutInCell="1" allowOverlap="1" wp14:anchorId="156F83DF" wp14:editId="7222C42C">
                <wp:simplePos x="0" y="0"/>
                <wp:positionH relativeFrom="page">
                  <wp:posOffset>3964940</wp:posOffset>
                </wp:positionH>
                <wp:positionV relativeFrom="paragraph">
                  <wp:posOffset>-541655</wp:posOffset>
                </wp:positionV>
                <wp:extent cx="1552575" cy="361950"/>
                <wp:effectExtent l="2540" t="1270" r="0" b="0"/>
                <wp:wrapNone/>
                <wp:docPr id="470" name="Group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2575" cy="361950"/>
                          <a:chOff x="6244" y="-853"/>
                          <a:chExt cx="2445" cy="570"/>
                        </a:xfrm>
                      </wpg:grpSpPr>
                      <wps:wsp>
                        <wps:cNvPr id="471" name="Rectangle 465"/>
                        <wps:cNvSpPr>
                          <a:spLocks noChangeArrowheads="1"/>
                        </wps:cNvSpPr>
                        <wps:spPr bwMode="auto">
                          <a:xfrm>
                            <a:off x="6244" y="-853"/>
                            <a:ext cx="2445" cy="5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72" name="Picture 4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246" y="-641"/>
                            <a:ext cx="221"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3" name="Picture 4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7504" y="-643"/>
                            <a:ext cx="193"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EA15C11" id="Group 462" o:spid="_x0000_s1026" style="position:absolute;margin-left:312.2pt;margin-top:-42.65pt;width:122.25pt;height:28.5pt;z-index:-37240;mso-position-horizontal-relative:page" coordorigin="6244,-853" coordsize="2445,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">
                <v:rect id="Rectangle 465" o:spid="_x0000_s1027" style="position:absolute;left:6244;top:-853;width:2445;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" stroked="f"/>
                <v:shape id="Picture 464" o:spid="_x0000_s1028" type="#_x0000_t75" style="position:absolute;left:7246;top:-641;width:221;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">
                  <v:imagedata r:id="rId28" o:title=""/>
                </v:shape>
                <v:shape id="Picture 463" o:spid="_x0000_s1029" type="#_x0000_t75" style="position:absolute;left:7504;top:-643;width:193;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">
                  <v:imagedata r:id="rId29" o:title=""/>
                </v:shape>
                <w10:wrap anchorx="page"/>
              </v:group>
            </w:pict>
          </mc:Fallback>
        </mc:AlternateContent>
      </w:r>
      <w:r w:rsidR="00E142A3">
        <w:rPr>
          <w:w w:val="110"/>
        </w:rPr>
        <w:t>Figure 6.1: Conventional tag response</w:t>
      </w:r>
    </w:p>
    <w:p w14:paraId="777D220C" w14:textId="77777777" w:rsidR="0092676A" w:rsidRDefault="0092676A">
      <w:pPr>
        <w:pStyle w:val="BodyText"/>
        <w:spacing w:before="3"/>
        <w:rPr>
          <w:sz w:val="40"/>
        </w:rPr>
      </w:pPr>
    </w:p>
    <w:p w14:paraId="16902CC9" w14:textId="77777777" w:rsidR="0092676A" w:rsidRDefault="00E142A3">
      <w:pPr>
        <w:pStyle w:val="BodyText"/>
        <w:ind w:left="107"/>
        <w:jc w:val="both"/>
      </w:pPr>
      <w:del w:id="7" w:author="Raghda Wahdan" w:date="2017-11-12T21:13:00Z">
        <w:r w:rsidDel="00820C82">
          <w:rPr>
            <w:w w:val="110"/>
          </w:rPr>
          <w:delText>optimized</w:delText>
        </w:r>
      </w:del>
      <w:ins w:id="8" w:author="Raghda Wahdan" w:date="2017-11-12T21:13:00Z">
        <w:r w:rsidR="00820C82">
          <w:rPr>
            <w:w w:val="110"/>
          </w:rPr>
          <w:t>Optimized</w:t>
        </w:r>
      </w:ins>
      <w:r>
        <w:rPr>
          <w:w w:val="110"/>
        </w:rPr>
        <w:t xml:space="preserve"> readers.</w:t>
      </w:r>
    </w:p>
    <w:p w14:paraId="3412C967" w14:textId="77777777" w:rsidR="0092676A" w:rsidRDefault="00E142A3">
      <w:pPr>
        <w:pStyle w:val="BodyText"/>
        <w:spacing w:before="88" w:line="319" w:lineRule="auto"/>
        <w:ind w:left="107" w:right="477" w:firstLine="351"/>
        <w:jc w:val="both"/>
      </w:pPr>
      <w:r>
        <w:rPr>
          <w:w w:val="110"/>
        </w:rPr>
        <w:t xml:space="preserve">This chapter is organized as follows: Section 1 presents a brief discussion about the </w:t>
      </w:r>
      <w:r>
        <w:rPr>
          <w:spacing w:val="-3"/>
          <w:w w:val="110"/>
        </w:rPr>
        <w:t xml:space="preserve">conventional </w:t>
      </w:r>
      <w:r>
        <w:rPr>
          <w:w w:val="110"/>
        </w:rPr>
        <w:t xml:space="preserve">reading process using the EPCglobal C1 G2 standards. In section 2, </w:t>
      </w:r>
      <w:r>
        <w:rPr>
          <w:spacing w:val="-4"/>
          <w:w w:val="110"/>
        </w:rPr>
        <w:t xml:space="preserve">we </w:t>
      </w:r>
      <w:r>
        <w:rPr>
          <w:w w:val="110"/>
        </w:rPr>
        <w:t>describe the proposed new system including the</w:t>
      </w:r>
      <w:r>
        <w:rPr>
          <w:spacing w:val="-27"/>
          <w:w w:val="110"/>
        </w:rPr>
        <w:t xml:space="preserve"> </w:t>
      </w:r>
      <w:r>
        <w:rPr>
          <w:w w:val="110"/>
        </w:rPr>
        <w:t xml:space="preserve">modifications of the tags and the reader. The performance of the proposed system will </w:t>
      </w:r>
      <w:r>
        <w:rPr>
          <w:spacing w:val="3"/>
          <w:w w:val="110"/>
        </w:rPr>
        <w:t xml:space="preserve">be </w:t>
      </w:r>
      <w:r>
        <w:rPr>
          <w:w w:val="110"/>
        </w:rPr>
        <w:t xml:space="preserve">analyzed in section 3. </w:t>
      </w:r>
      <w:r>
        <w:rPr>
          <w:spacing w:val="-3"/>
          <w:w w:val="110"/>
        </w:rPr>
        <w:t xml:space="preserve">Finally, </w:t>
      </w:r>
      <w:r>
        <w:rPr>
          <w:w w:val="110"/>
        </w:rPr>
        <w:t>section 4 provides the practical measurements and the simulation</w:t>
      </w:r>
      <w:r>
        <w:rPr>
          <w:spacing w:val="42"/>
          <w:w w:val="110"/>
        </w:rPr>
        <w:t xml:space="preserve"> </w:t>
      </w:r>
      <w:r>
        <w:rPr>
          <w:w w:val="110"/>
        </w:rPr>
        <w:t>results.</w:t>
      </w:r>
    </w:p>
    <w:p w14:paraId="4FC5389A" w14:textId="77777777" w:rsidR="0092676A" w:rsidRDefault="0092676A">
      <w:pPr>
        <w:pStyle w:val="BodyText"/>
        <w:spacing w:before="1"/>
        <w:rPr>
          <w:sz w:val="39"/>
        </w:rPr>
      </w:pPr>
    </w:p>
    <w:p w14:paraId="5C195106" w14:textId="77777777" w:rsidR="0092676A" w:rsidRDefault="00E142A3">
      <w:pPr>
        <w:pStyle w:val="Heading1"/>
        <w:numPr>
          <w:ilvl w:val="1"/>
          <w:numId w:val="3"/>
        </w:numPr>
        <w:tabs>
          <w:tab w:val="left" w:pos="991"/>
        </w:tabs>
        <w:ind w:hanging="882"/>
        <w:jc w:val="both"/>
      </w:pPr>
      <w:r>
        <w:t xml:space="preserve">EPCglobal C1 G2 Reading </w:t>
      </w:r>
      <w:r>
        <w:rPr>
          <w:spacing w:val="29"/>
        </w:rPr>
        <w:t xml:space="preserve"> </w:t>
      </w:r>
      <w:r>
        <w:t>Process</w:t>
      </w:r>
    </w:p>
    <w:p w14:paraId="52462E4B" w14:textId="77777777" w:rsidR="0092676A" w:rsidRDefault="00E142A3">
      <w:pPr>
        <w:pStyle w:val="BodyText"/>
        <w:spacing w:before="234" w:line="358" w:lineRule="exact"/>
        <w:ind w:left="107" w:right="477"/>
        <w:jc w:val="both"/>
      </w:pPr>
      <w:r>
        <w:rPr>
          <w:w w:val="110"/>
        </w:rPr>
        <w:t>This</w:t>
      </w:r>
      <w:r>
        <w:rPr>
          <w:spacing w:val="-10"/>
          <w:w w:val="110"/>
        </w:rPr>
        <w:t xml:space="preserve"> </w:t>
      </w:r>
      <w:r>
        <w:rPr>
          <w:w w:val="110"/>
        </w:rPr>
        <w:t>section</w:t>
      </w:r>
      <w:r>
        <w:rPr>
          <w:spacing w:val="-11"/>
          <w:w w:val="110"/>
        </w:rPr>
        <w:t xml:space="preserve"> </w:t>
      </w:r>
      <w:r>
        <w:rPr>
          <w:w w:val="110"/>
        </w:rPr>
        <w:t>will</w:t>
      </w:r>
      <w:r>
        <w:rPr>
          <w:spacing w:val="-10"/>
          <w:w w:val="110"/>
        </w:rPr>
        <w:t xml:space="preserve"> </w:t>
      </w:r>
      <w:r>
        <w:rPr>
          <w:w w:val="110"/>
        </w:rPr>
        <w:t>describe</w:t>
      </w:r>
      <w:del w:id="9" w:author="Raghda Wahdan" w:date="2017-11-14T13:54:00Z">
        <w:r w:rsidDel="004C05E8">
          <w:rPr>
            <w:w w:val="110"/>
          </w:rPr>
          <w:delText>,</w:delText>
        </w:r>
      </w:del>
      <w:r>
        <w:rPr>
          <w:spacing w:val="-8"/>
          <w:w w:val="110"/>
        </w:rPr>
        <w:t xml:space="preserve"> </w:t>
      </w:r>
      <w:r>
        <w:rPr>
          <w:w w:val="110"/>
        </w:rPr>
        <w:t>the</w:t>
      </w:r>
      <w:r>
        <w:rPr>
          <w:spacing w:val="-10"/>
          <w:w w:val="110"/>
        </w:rPr>
        <w:t xml:space="preserve"> </w:t>
      </w:r>
      <w:r>
        <w:rPr>
          <w:spacing w:val="-3"/>
          <w:w w:val="110"/>
        </w:rPr>
        <w:t>conventional</w:t>
      </w:r>
      <w:r>
        <w:rPr>
          <w:spacing w:val="-10"/>
          <w:w w:val="110"/>
        </w:rPr>
        <w:t xml:space="preserve"> </w:t>
      </w:r>
      <w:r>
        <w:rPr>
          <w:w w:val="110"/>
        </w:rPr>
        <w:t>reading</w:t>
      </w:r>
      <w:r>
        <w:rPr>
          <w:spacing w:val="-10"/>
          <w:w w:val="110"/>
        </w:rPr>
        <w:t xml:space="preserve"> </w:t>
      </w:r>
      <w:r>
        <w:rPr>
          <w:w w:val="110"/>
        </w:rPr>
        <w:t>algorithm</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EPCglobal C1</w:t>
      </w:r>
      <w:r>
        <w:rPr>
          <w:spacing w:val="-7"/>
          <w:w w:val="110"/>
        </w:rPr>
        <w:t xml:space="preserve"> </w:t>
      </w:r>
      <w:r>
        <w:rPr>
          <w:w w:val="110"/>
        </w:rPr>
        <w:t>G2</w:t>
      </w:r>
      <w:r>
        <w:rPr>
          <w:spacing w:val="-7"/>
          <w:w w:val="110"/>
        </w:rPr>
        <w:t xml:space="preserve"> </w:t>
      </w:r>
      <w:r>
        <w:rPr>
          <w:w w:val="110"/>
        </w:rPr>
        <w:t>standards.</w:t>
      </w:r>
      <w:r>
        <w:rPr>
          <w:spacing w:val="35"/>
          <w:w w:val="110"/>
        </w:rPr>
        <w:t xml:space="preserve"> </w:t>
      </w:r>
      <w:r>
        <w:rPr>
          <w:w w:val="110"/>
        </w:rPr>
        <w:t>The</w:t>
      </w:r>
      <w:r>
        <w:rPr>
          <w:spacing w:val="-7"/>
          <w:w w:val="110"/>
        </w:rPr>
        <w:t xml:space="preserve"> </w:t>
      </w:r>
      <w:r>
        <w:rPr>
          <w:w w:val="110"/>
        </w:rPr>
        <w:t>reader</w:t>
      </w:r>
      <w:r>
        <w:rPr>
          <w:spacing w:val="-7"/>
          <w:w w:val="110"/>
        </w:rPr>
        <w:t xml:space="preserve"> </w:t>
      </w:r>
      <w:r>
        <w:rPr>
          <w:w w:val="110"/>
        </w:rPr>
        <w:t>initially</w:t>
      </w:r>
      <w:r>
        <w:rPr>
          <w:spacing w:val="-7"/>
          <w:w w:val="110"/>
        </w:rPr>
        <w:t xml:space="preserve"> </w:t>
      </w:r>
      <w:r>
        <w:rPr>
          <w:w w:val="110"/>
        </w:rPr>
        <w:t>powers</w:t>
      </w:r>
      <w:r>
        <w:rPr>
          <w:spacing w:val="-7"/>
          <w:w w:val="110"/>
        </w:rPr>
        <w:t xml:space="preserve"> </w:t>
      </w:r>
      <w:r>
        <w:rPr>
          <w:w w:val="110"/>
        </w:rPr>
        <w:t>the</w:t>
      </w:r>
      <w:r>
        <w:rPr>
          <w:spacing w:val="-7"/>
          <w:w w:val="110"/>
        </w:rPr>
        <w:t xml:space="preserve"> </w:t>
      </w:r>
      <w:r>
        <w:rPr>
          <w:w w:val="110"/>
        </w:rPr>
        <w:t>tags</w:t>
      </w:r>
      <w:r>
        <w:rPr>
          <w:spacing w:val="-7"/>
          <w:w w:val="110"/>
        </w:rPr>
        <w:t xml:space="preserve"> </w:t>
      </w:r>
      <w:r>
        <w:rPr>
          <w:w w:val="110"/>
        </w:rPr>
        <w:t>in</w:t>
      </w:r>
      <w:r>
        <w:rPr>
          <w:spacing w:val="-7"/>
          <w:w w:val="110"/>
        </w:rPr>
        <w:t xml:space="preserve"> </w:t>
      </w:r>
      <w:r>
        <w:rPr>
          <w:w w:val="110"/>
        </w:rPr>
        <w:t>the</w:t>
      </w:r>
      <w:r>
        <w:rPr>
          <w:spacing w:val="-7"/>
          <w:w w:val="110"/>
        </w:rPr>
        <w:t xml:space="preserve"> </w:t>
      </w:r>
      <w:r>
        <w:rPr>
          <w:w w:val="110"/>
        </w:rPr>
        <w:t>reading</w:t>
      </w:r>
      <w:r>
        <w:rPr>
          <w:spacing w:val="-7"/>
          <w:w w:val="110"/>
        </w:rPr>
        <w:t xml:space="preserve"> </w:t>
      </w:r>
      <w:r>
        <w:rPr>
          <w:w w:val="110"/>
        </w:rPr>
        <w:t>area</w:t>
      </w:r>
      <w:r>
        <w:rPr>
          <w:spacing w:val="-7"/>
          <w:w w:val="110"/>
        </w:rPr>
        <w:t xml:space="preserve"> </w:t>
      </w:r>
      <w:r>
        <w:rPr>
          <w:w w:val="110"/>
        </w:rPr>
        <w:t>with</w:t>
      </w:r>
      <w:r>
        <w:rPr>
          <w:spacing w:val="-7"/>
          <w:w w:val="110"/>
        </w:rPr>
        <w:t xml:space="preserve"> </w:t>
      </w:r>
      <w:r>
        <w:rPr>
          <w:w w:val="110"/>
        </w:rPr>
        <w:t xml:space="preserve">a Continuous </w:t>
      </w:r>
      <w:r>
        <w:rPr>
          <w:spacing w:val="-9"/>
          <w:w w:val="110"/>
        </w:rPr>
        <w:t xml:space="preserve">Wave </w:t>
      </w:r>
      <w:r>
        <w:rPr>
          <w:w w:val="110"/>
        </w:rPr>
        <w:t xml:space="preserve">(CW). </w:t>
      </w:r>
      <w:r>
        <w:rPr>
          <w:spacing w:val="-4"/>
          <w:w w:val="110"/>
        </w:rPr>
        <w:t xml:space="preserve">At </w:t>
      </w:r>
      <w:r>
        <w:rPr>
          <w:w w:val="110"/>
        </w:rPr>
        <w:t xml:space="preserve">this time, the powered tags are in the ready state waiting for the frame length information from the reader. Then, the reader broadcasts the frame length and notifies all tags with the beginning of a new frame with a “Query” command. As soon as the tags receive this command, each tag selects a slot from the frame </w:t>
      </w:r>
      <w:r>
        <w:rPr>
          <w:spacing w:val="-4"/>
          <w:w w:val="110"/>
        </w:rPr>
        <w:t xml:space="preserve">by </w:t>
      </w:r>
      <w:r>
        <w:rPr>
          <w:w w:val="110"/>
        </w:rPr>
        <w:t>setting its slot counter,  and enters</w:t>
      </w:r>
      <w:r>
        <w:rPr>
          <w:spacing w:val="66"/>
          <w:w w:val="110"/>
        </w:rPr>
        <w:t xml:space="preserve"> </w:t>
      </w:r>
      <w:r>
        <w:rPr>
          <w:w w:val="110"/>
        </w:rPr>
        <w:t xml:space="preserve">the “Arbitrate” state. When the tag’s slot counter is equal to zero, the tag enters the “Reply” state and tarts back-scattering its </w:t>
      </w:r>
      <w:r>
        <w:rPr>
          <w:rFonts w:ascii="Arial Unicode MS" w:hAnsi="Arial Unicode MS"/>
          <w:w w:val="110"/>
        </w:rPr>
        <w:t xml:space="preserve">16 </w:t>
      </w:r>
      <w:r>
        <w:rPr>
          <w:w w:val="110"/>
        </w:rPr>
        <w:t>bits Random Number (</w:t>
      </w:r>
      <w:r>
        <w:rPr>
          <w:rFonts w:ascii="Palatino Linotype" w:hAnsi="Palatino Linotype"/>
          <w:i/>
          <w:w w:val="110"/>
        </w:rPr>
        <w:t>RN</w:t>
      </w:r>
      <w:r>
        <w:rPr>
          <w:rFonts w:ascii="Palatino Linotype" w:hAnsi="Palatino Linotype"/>
          <w:i/>
          <w:spacing w:val="-45"/>
          <w:w w:val="110"/>
        </w:rPr>
        <w:t xml:space="preserve"> </w:t>
      </w:r>
      <w:r>
        <w:rPr>
          <w:rFonts w:ascii="Arial Unicode MS" w:hAnsi="Arial Unicode MS"/>
          <w:w w:val="110"/>
        </w:rPr>
        <w:t>16</w:t>
      </w:r>
      <w:r>
        <w:rPr>
          <w:w w:val="110"/>
        </w:rPr>
        <w:t>)</w:t>
      </w:r>
      <w:r>
        <w:rPr>
          <w:spacing w:val="-7"/>
          <w:w w:val="110"/>
        </w:rPr>
        <w:t xml:space="preserve"> </w:t>
      </w:r>
      <w:r>
        <w:rPr>
          <w:w w:val="110"/>
        </w:rPr>
        <w:t>as</w:t>
      </w:r>
      <w:r>
        <w:rPr>
          <w:spacing w:val="-7"/>
          <w:w w:val="110"/>
        </w:rPr>
        <w:t xml:space="preserve"> </w:t>
      </w:r>
      <w:r>
        <w:rPr>
          <w:w w:val="110"/>
        </w:rPr>
        <w:t>a</w:t>
      </w:r>
      <w:r>
        <w:rPr>
          <w:spacing w:val="-7"/>
          <w:w w:val="110"/>
        </w:rPr>
        <w:t xml:space="preserve"> </w:t>
      </w:r>
      <w:r>
        <w:rPr>
          <w:w w:val="110"/>
        </w:rPr>
        <w:t>temporary</w:t>
      </w:r>
      <w:r>
        <w:rPr>
          <w:spacing w:val="-7"/>
          <w:w w:val="110"/>
        </w:rPr>
        <w:t xml:space="preserve"> </w:t>
      </w:r>
      <w:r>
        <w:rPr>
          <w:w w:val="110"/>
        </w:rPr>
        <w:t>ID</w:t>
      </w:r>
      <w:r>
        <w:rPr>
          <w:spacing w:val="-7"/>
          <w:w w:val="110"/>
        </w:rPr>
        <w:t xml:space="preserve"> </w:t>
      </w:r>
      <w:r>
        <w:rPr>
          <w:w w:val="110"/>
        </w:rPr>
        <w:t>in</w:t>
      </w:r>
      <w:r>
        <w:rPr>
          <w:spacing w:val="-7"/>
          <w:w w:val="110"/>
        </w:rPr>
        <w:t xml:space="preserve"> </w:t>
      </w:r>
      <w:r>
        <w:rPr>
          <w:w w:val="110"/>
        </w:rPr>
        <w:t>addition</w:t>
      </w:r>
      <w:r>
        <w:rPr>
          <w:spacing w:val="-6"/>
          <w:w w:val="110"/>
        </w:rPr>
        <w:t xml:space="preserve"> </w:t>
      </w:r>
      <w:r>
        <w:rPr>
          <w:w w:val="110"/>
        </w:rPr>
        <w:t>to</w:t>
      </w:r>
      <w:r>
        <w:rPr>
          <w:spacing w:val="-7"/>
          <w:w w:val="110"/>
        </w:rPr>
        <w:t xml:space="preserve"> </w:t>
      </w:r>
      <w:r>
        <w:rPr>
          <w:w w:val="110"/>
        </w:rPr>
        <w:t>a</w:t>
      </w:r>
      <w:r>
        <w:rPr>
          <w:spacing w:val="-7"/>
          <w:w w:val="110"/>
        </w:rPr>
        <w:t xml:space="preserve"> </w:t>
      </w:r>
      <w:r>
        <w:rPr>
          <w:rFonts w:ascii="Arial Unicode MS" w:hAnsi="Arial Unicode MS"/>
          <w:w w:val="110"/>
        </w:rPr>
        <w:t>18</w:t>
      </w:r>
      <w:r>
        <w:rPr>
          <w:rFonts w:ascii="Arial Unicode MS" w:hAnsi="Arial Unicode MS"/>
          <w:spacing w:val="-13"/>
          <w:w w:val="110"/>
        </w:rPr>
        <w:t xml:space="preserve"> </w:t>
      </w:r>
      <w:r>
        <w:rPr>
          <w:w w:val="110"/>
        </w:rPr>
        <w:t>bits</w:t>
      </w:r>
      <w:r>
        <w:rPr>
          <w:spacing w:val="-7"/>
          <w:w w:val="110"/>
        </w:rPr>
        <w:t xml:space="preserve"> </w:t>
      </w:r>
      <w:r>
        <w:rPr>
          <w:w w:val="110"/>
        </w:rPr>
        <w:t>pilot</w:t>
      </w:r>
      <w:r>
        <w:rPr>
          <w:spacing w:val="-7"/>
          <w:w w:val="110"/>
        </w:rPr>
        <w:t xml:space="preserve"> </w:t>
      </w:r>
      <w:r>
        <w:rPr>
          <w:w w:val="110"/>
        </w:rPr>
        <w:t>and</w:t>
      </w:r>
      <w:r>
        <w:rPr>
          <w:spacing w:val="-6"/>
          <w:w w:val="110"/>
        </w:rPr>
        <w:t xml:space="preserve"> </w:t>
      </w:r>
      <w:r>
        <w:rPr>
          <w:w w:val="110"/>
        </w:rPr>
        <w:t>preamble</w:t>
      </w:r>
      <w:r>
        <w:rPr>
          <w:spacing w:val="-6"/>
          <w:w w:val="110"/>
        </w:rPr>
        <w:t xml:space="preserve"> </w:t>
      </w:r>
      <w:r>
        <w:rPr>
          <w:w w:val="110"/>
        </w:rPr>
        <w:t>used</w:t>
      </w:r>
      <w:r>
        <w:rPr>
          <w:spacing w:val="-7"/>
          <w:w w:val="110"/>
        </w:rPr>
        <w:t xml:space="preserve"> </w:t>
      </w:r>
      <w:r>
        <w:rPr>
          <w:w w:val="110"/>
        </w:rPr>
        <w:t xml:space="preserve">for synchronization as shown in </w:t>
      </w:r>
      <w:ins w:id="10" w:author="Raghda Wahdan" w:date="2017-11-14T13:55:00Z">
        <w:r w:rsidR="004C05E8">
          <w:rPr>
            <w:w w:val="110"/>
          </w:rPr>
          <w:t>F</w:t>
        </w:r>
      </w:ins>
      <w:del w:id="11" w:author="Raghda Wahdan" w:date="2017-11-14T13:55:00Z">
        <w:r w:rsidDel="004C05E8">
          <w:rPr>
            <w:w w:val="110"/>
          </w:rPr>
          <w:delText>f</w:delText>
        </w:r>
      </w:del>
      <w:r>
        <w:rPr>
          <w:w w:val="110"/>
        </w:rPr>
        <w:t>igure</w:t>
      </w:r>
      <w:r>
        <w:rPr>
          <w:spacing w:val="-34"/>
          <w:w w:val="110"/>
        </w:rPr>
        <w:t xml:space="preserve"> </w:t>
      </w:r>
      <w:r>
        <w:rPr>
          <w:w w:val="110"/>
        </w:rPr>
        <w:t>6.1.</w:t>
      </w:r>
    </w:p>
    <w:p w14:paraId="696AC84A" w14:textId="77777777" w:rsidR="0092676A" w:rsidRDefault="00E142A3">
      <w:pPr>
        <w:pStyle w:val="BodyText"/>
        <w:spacing w:line="358" w:lineRule="exact"/>
        <w:ind w:left="108" w:right="477" w:firstLine="351"/>
        <w:jc w:val="both"/>
      </w:pPr>
      <w:r>
        <w:rPr>
          <w:w w:val="105"/>
        </w:rPr>
        <w:t xml:space="preserve">According to </w:t>
      </w:r>
      <w:r>
        <w:rPr>
          <w:spacing w:val="-5"/>
          <w:w w:val="105"/>
        </w:rPr>
        <w:t xml:space="preserve">Frame </w:t>
      </w:r>
      <w:r>
        <w:rPr>
          <w:w w:val="105"/>
        </w:rPr>
        <w:t xml:space="preserve">Slotted ALOHA, there are three probabilities for each slot: </w:t>
      </w:r>
      <w:del w:id="12" w:author="Raghda Wahdan" w:date="2017-11-14T13:56:00Z">
        <w:r w:rsidDel="00CD7C33">
          <w:rPr>
            <w:w w:val="105"/>
          </w:rPr>
          <w:delText xml:space="preserve">1) </w:delText>
        </w:r>
      </w:del>
      <w:ins w:id="13" w:author="Raghda Wahdan" w:date="2017-11-14T13:57:00Z">
        <w:r w:rsidR="00CD7C33">
          <w:rPr>
            <w:w w:val="105"/>
          </w:rPr>
          <w:t>Empty slot, Successful slot, and Collided slot.</w:t>
        </w:r>
        <w:r w:rsidR="00CD7C33">
          <w:rPr>
            <w:w w:val="105"/>
          </w:rPr>
          <w:br/>
        </w:r>
      </w:ins>
      <w:r>
        <w:rPr>
          <w:w w:val="105"/>
        </w:rPr>
        <w:t xml:space="preserve">Empty slot: In such a slot, no tag has selected this slot to transmit its information in it.   The reader transmits a “Query-Rep” command asking the   tags to decrements their slot counters. </w:t>
      </w:r>
      <w:ins w:id="14" w:author="Raghda Wahdan" w:date="2017-11-14T13:58:00Z">
        <w:r w:rsidR="00CD7C33">
          <w:rPr>
            <w:w w:val="105"/>
          </w:rPr>
          <w:br/>
        </w:r>
      </w:ins>
      <w:del w:id="15" w:author="Raghda Wahdan" w:date="2017-11-14T13:58:00Z">
        <w:r w:rsidDel="00CD7C33">
          <w:rPr>
            <w:w w:val="105"/>
          </w:rPr>
          <w:delText xml:space="preserve">2) </w:delText>
        </w:r>
      </w:del>
      <w:r>
        <w:rPr>
          <w:w w:val="105"/>
        </w:rPr>
        <w:t xml:space="preserve">Successful slot:  In this slot, only one  </w:t>
      </w:r>
      <w:del w:id="16" w:author="Raghda Wahdan" w:date="2017-11-14T13:58:00Z">
        <w:r w:rsidDel="00CD7C33">
          <w:rPr>
            <w:w w:val="105"/>
          </w:rPr>
          <w:delText xml:space="preserve">one </w:delText>
        </w:r>
      </w:del>
      <w:r>
        <w:rPr>
          <w:w w:val="105"/>
        </w:rPr>
        <w:t xml:space="preserve">tag selects this slot to transmit its information in it.  The reader transmits      an “ACK” command including the received </w:t>
      </w:r>
      <w:r>
        <w:rPr>
          <w:rFonts w:ascii="Palatino Linotype" w:hAnsi="Palatino Linotype"/>
          <w:i/>
          <w:w w:val="105"/>
        </w:rPr>
        <w:t xml:space="preserve">RN </w:t>
      </w:r>
      <w:r>
        <w:rPr>
          <w:rFonts w:ascii="Arial Unicode MS" w:hAnsi="Arial Unicode MS"/>
          <w:w w:val="105"/>
        </w:rPr>
        <w:t>16</w:t>
      </w:r>
      <w:r>
        <w:rPr>
          <w:w w:val="105"/>
        </w:rPr>
        <w:t xml:space="preserve">. </w:t>
      </w:r>
      <w:del w:id="17" w:author="Raghda Wahdan" w:date="2017-11-14T13:59:00Z">
        <w:r w:rsidDel="002E1F27">
          <w:rPr>
            <w:w w:val="105"/>
          </w:rPr>
          <w:delText>Then,  the</w:delText>
        </w:r>
      </w:del>
      <w:ins w:id="18" w:author="Raghda Wahdan" w:date="2017-11-14T13:59:00Z">
        <w:r w:rsidR="002E1F27">
          <w:rPr>
            <w:w w:val="105"/>
          </w:rPr>
          <w:t>Then, the</w:t>
        </w:r>
      </w:ins>
      <w:r>
        <w:rPr>
          <w:w w:val="105"/>
        </w:rPr>
        <w:t xml:space="preserve"> </w:t>
      </w:r>
      <w:del w:id="19" w:author="Raghda Wahdan" w:date="2017-11-14T13:59:00Z">
        <w:r w:rsidDel="002E1F27">
          <w:rPr>
            <w:w w:val="105"/>
          </w:rPr>
          <w:delText>acknowledged  tag</w:delText>
        </w:r>
      </w:del>
      <w:ins w:id="20" w:author="Raghda Wahdan" w:date="2017-11-14T13:59:00Z">
        <w:r w:rsidR="002E1F27">
          <w:rPr>
            <w:w w:val="105"/>
          </w:rPr>
          <w:t>acknowledged tag</w:t>
        </w:r>
      </w:ins>
      <w:r>
        <w:rPr>
          <w:w w:val="105"/>
        </w:rPr>
        <w:t xml:space="preserve"> enters the “Acknowledged” state and replies with its permanent Electronic Product Coder “EPC” code.  </w:t>
      </w:r>
      <w:del w:id="21" w:author="Raghda Wahdan" w:date="2017-11-14T13:58:00Z">
        <w:r w:rsidDel="00CD7C33">
          <w:rPr>
            <w:w w:val="105"/>
          </w:rPr>
          <w:delText xml:space="preserve">3) </w:delText>
        </w:r>
      </w:del>
      <w:r>
        <w:rPr>
          <w:w w:val="105"/>
        </w:rPr>
        <w:t xml:space="preserve">Collided slot:    </w:t>
      </w:r>
      <w:r>
        <w:rPr>
          <w:spacing w:val="52"/>
          <w:w w:val="105"/>
        </w:rPr>
        <w:t xml:space="preserve"> </w:t>
      </w:r>
      <w:r>
        <w:rPr>
          <w:w w:val="105"/>
        </w:rPr>
        <w:t>In such slots, the reader receives</w:t>
      </w:r>
    </w:p>
    <w:p w14:paraId="40929EF1" w14:textId="77777777" w:rsidR="0092676A" w:rsidRDefault="0092676A">
      <w:pPr>
        <w:spacing w:line="358" w:lineRule="exact"/>
        <w:jc w:val="both"/>
        <w:sectPr w:rsidR="0092676A">
          <w:headerReference w:type="even" r:id="rId30"/>
          <w:headerReference w:type="default" r:id="rId31"/>
          <w:pgSz w:w="11910" w:h="16840"/>
          <w:pgMar w:top="1920" w:right="1680" w:bottom="280" w:left="1620" w:header="1603" w:footer="0" w:gutter="0"/>
          <w:pgNumType w:start="90"/>
          <w:cols w:space="720"/>
        </w:sectPr>
      </w:pPr>
    </w:p>
    <w:p w14:paraId="53E85825" w14:textId="77777777" w:rsidR="0092676A" w:rsidRDefault="0092676A">
      <w:pPr>
        <w:pStyle w:val="BodyText"/>
        <w:rPr>
          <w:sz w:val="20"/>
        </w:rPr>
      </w:pPr>
    </w:p>
    <w:p w14:paraId="138A600E" w14:textId="77777777" w:rsidR="0092676A" w:rsidRDefault="0092676A">
      <w:pPr>
        <w:pStyle w:val="BodyText"/>
        <w:spacing w:before="6"/>
        <w:rPr>
          <w:sz w:val="13"/>
        </w:rPr>
      </w:pPr>
    </w:p>
    <w:p w14:paraId="3E93C00B" w14:textId="77777777" w:rsidR="0092676A" w:rsidRDefault="00AC2220">
      <w:pPr>
        <w:pStyle w:val="BodyText"/>
        <w:ind w:left="631"/>
        <w:rPr>
          <w:sz w:val="20"/>
        </w:rPr>
      </w:pPr>
      <w:r>
        <w:rPr>
          <w:noProof/>
          <w:sz w:val="20"/>
        </w:rPr>
        <mc:AlternateContent>
          <mc:Choice Requires="wpg">
            <w:drawing>
              <wp:inline distT="0" distB="0" distL="0" distR="0" wp14:anchorId="3ACCB4BC" wp14:editId="5A3E67BD">
                <wp:extent cx="4899025" cy="1339215"/>
                <wp:effectExtent l="0" t="0" r="0" b="3810"/>
                <wp:docPr id="377"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9025" cy="1339215"/>
                          <a:chOff x="0" y="0"/>
                          <a:chExt cx="7715" cy="2109"/>
                        </a:xfrm>
                      </wpg:grpSpPr>
                      <pic:pic xmlns:pic="http://schemas.openxmlformats.org/drawingml/2006/picture">
                        <pic:nvPicPr>
                          <pic:cNvPr id="378" name="Picture 46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31" y="574"/>
                            <a:ext cx="73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Rectangle 460"/>
                        <wps:cNvSpPr>
                          <a:spLocks noChangeArrowheads="1"/>
                        </wps:cNvSpPr>
                        <wps:spPr bwMode="auto">
                          <a:xfrm>
                            <a:off x="223" y="566"/>
                            <a:ext cx="717" cy="214"/>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45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956" y="824"/>
                            <a:ext cx="307"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Line 458"/>
                        <wps:cNvCnPr/>
                        <wps:spPr bwMode="auto">
                          <a:xfrm>
                            <a:off x="1006" y="851"/>
                            <a:ext cx="177" cy="0"/>
                          </a:xfrm>
                          <a:prstGeom prst="line">
                            <a:avLst/>
                          </a:prstGeom>
                          <a:noFill/>
                          <a:ln w="10177">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382" name="Freeform 457"/>
                        <wps:cNvSpPr>
                          <a:spLocks/>
                        </wps:cNvSpPr>
                        <wps:spPr bwMode="auto">
                          <a:xfrm>
                            <a:off x="940" y="808"/>
                            <a:ext cx="86" cy="86"/>
                          </a:xfrm>
                          <a:custGeom>
                            <a:avLst/>
                            <a:gdLst>
                              <a:gd name="T0" fmla="+- 0 1026 940"/>
                              <a:gd name="T1" fmla="*/ T0 w 86"/>
                              <a:gd name="T2" fmla="+- 0 808 808"/>
                              <a:gd name="T3" fmla="*/ 808 h 86"/>
                              <a:gd name="T4" fmla="+- 0 940 940"/>
                              <a:gd name="T5" fmla="*/ T4 w 86"/>
                              <a:gd name="T6" fmla="+- 0 851 808"/>
                              <a:gd name="T7" fmla="*/ 851 h 86"/>
                              <a:gd name="T8" fmla="+- 0 1026 940"/>
                              <a:gd name="T9" fmla="*/ T8 w 86"/>
                              <a:gd name="T10" fmla="+- 0 894 808"/>
                              <a:gd name="T11" fmla="*/ 894 h 86"/>
                              <a:gd name="T12" fmla="+- 0 1019 940"/>
                              <a:gd name="T13" fmla="*/ T12 w 86"/>
                              <a:gd name="T14" fmla="+- 0 873 808"/>
                              <a:gd name="T15" fmla="*/ 873 h 86"/>
                              <a:gd name="T16" fmla="+- 0 1016 940"/>
                              <a:gd name="T17" fmla="*/ T16 w 86"/>
                              <a:gd name="T18" fmla="+- 0 851 808"/>
                              <a:gd name="T19" fmla="*/ 851 h 86"/>
                              <a:gd name="T20" fmla="+- 0 1019 940"/>
                              <a:gd name="T21" fmla="*/ T20 w 86"/>
                              <a:gd name="T22" fmla="+- 0 829 808"/>
                              <a:gd name="T23" fmla="*/ 829 h 86"/>
                              <a:gd name="T24" fmla="+- 0 1026 940"/>
                              <a:gd name="T25" fmla="*/ T24 w 86"/>
                              <a:gd name="T26" fmla="+- 0 808 808"/>
                              <a:gd name="T27" fmla="*/ 808 h 86"/>
                            </a:gdLst>
                            <a:ahLst/>
                            <a:cxnLst>
                              <a:cxn ang="0">
                                <a:pos x="T1" y="T3"/>
                              </a:cxn>
                              <a:cxn ang="0">
                                <a:pos x="T5" y="T7"/>
                              </a:cxn>
                              <a:cxn ang="0">
                                <a:pos x="T9" y="T11"/>
                              </a:cxn>
                              <a:cxn ang="0">
                                <a:pos x="T13" y="T15"/>
                              </a:cxn>
                              <a:cxn ang="0">
                                <a:pos x="T17" y="T19"/>
                              </a:cxn>
                              <a:cxn ang="0">
                                <a:pos x="T21" y="T23"/>
                              </a:cxn>
                              <a:cxn ang="0">
                                <a:pos x="T25" y="T27"/>
                              </a:cxn>
                            </a:cxnLst>
                            <a:rect l="0" t="0" r="r" b="b"/>
                            <a:pathLst>
                              <a:path w="86" h="86">
                                <a:moveTo>
                                  <a:pt x="86" y="0"/>
                                </a:moveTo>
                                <a:lnTo>
                                  <a:pt x="0" y="43"/>
                                </a:lnTo>
                                <a:lnTo>
                                  <a:pt x="86" y="86"/>
                                </a:lnTo>
                                <a:lnTo>
                                  <a:pt x="79" y="65"/>
                                </a:lnTo>
                                <a:lnTo>
                                  <a:pt x="76" y="43"/>
                                </a:lnTo>
                                <a:lnTo>
                                  <a:pt x="79" y="21"/>
                                </a:lnTo>
                                <a:lnTo>
                                  <a:pt x="86"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456"/>
                        <wps:cNvSpPr>
                          <a:spLocks/>
                        </wps:cNvSpPr>
                        <wps:spPr bwMode="auto">
                          <a:xfrm>
                            <a:off x="1162" y="808"/>
                            <a:ext cx="86" cy="86"/>
                          </a:xfrm>
                          <a:custGeom>
                            <a:avLst/>
                            <a:gdLst>
                              <a:gd name="T0" fmla="+- 0 1162 1162"/>
                              <a:gd name="T1" fmla="*/ T0 w 86"/>
                              <a:gd name="T2" fmla="+- 0 808 808"/>
                              <a:gd name="T3" fmla="*/ 808 h 86"/>
                              <a:gd name="T4" fmla="+- 0 1170 1162"/>
                              <a:gd name="T5" fmla="*/ T4 w 86"/>
                              <a:gd name="T6" fmla="+- 0 829 808"/>
                              <a:gd name="T7" fmla="*/ 829 h 86"/>
                              <a:gd name="T8" fmla="+- 0 1172 1162"/>
                              <a:gd name="T9" fmla="*/ T8 w 86"/>
                              <a:gd name="T10" fmla="+- 0 851 808"/>
                              <a:gd name="T11" fmla="*/ 851 h 86"/>
                              <a:gd name="T12" fmla="+- 0 1170 1162"/>
                              <a:gd name="T13" fmla="*/ T12 w 86"/>
                              <a:gd name="T14" fmla="+- 0 873 808"/>
                              <a:gd name="T15" fmla="*/ 873 h 86"/>
                              <a:gd name="T16" fmla="+- 0 1162 1162"/>
                              <a:gd name="T17" fmla="*/ T16 w 86"/>
                              <a:gd name="T18" fmla="+- 0 894 808"/>
                              <a:gd name="T19" fmla="*/ 894 h 86"/>
                              <a:gd name="T20" fmla="+- 0 1248 1162"/>
                              <a:gd name="T21" fmla="*/ T20 w 86"/>
                              <a:gd name="T22" fmla="+- 0 851 808"/>
                              <a:gd name="T23" fmla="*/ 851 h 86"/>
                              <a:gd name="T24" fmla="+- 0 1162 1162"/>
                              <a:gd name="T25" fmla="*/ T24 w 86"/>
                              <a:gd name="T26" fmla="+- 0 808 808"/>
                              <a:gd name="T27" fmla="*/ 808 h 86"/>
                            </a:gdLst>
                            <a:ahLst/>
                            <a:cxnLst>
                              <a:cxn ang="0">
                                <a:pos x="T1" y="T3"/>
                              </a:cxn>
                              <a:cxn ang="0">
                                <a:pos x="T5" y="T7"/>
                              </a:cxn>
                              <a:cxn ang="0">
                                <a:pos x="T9" y="T11"/>
                              </a:cxn>
                              <a:cxn ang="0">
                                <a:pos x="T13" y="T15"/>
                              </a:cxn>
                              <a:cxn ang="0">
                                <a:pos x="T17" y="T19"/>
                              </a:cxn>
                              <a:cxn ang="0">
                                <a:pos x="T21" y="T23"/>
                              </a:cxn>
                              <a:cxn ang="0">
                                <a:pos x="T25" y="T27"/>
                              </a:cxn>
                            </a:cxnLst>
                            <a:rect l="0" t="0" r="r" b="b"/>
                            <a:pathLst>
                              <a:path w="86" h="86">
                                <a:moveTo>
                                  <a:pt x="0" y="0"/>
                                </a:moveTo>
                                <a:lnTo>
                                  <a:pt x="8" y="21"/>
                                </a:lnTo>
                                <a:lnTo>
                                  <a:pt x="10" y="43"/>
                                </a:lnTo>
                                <a:lnTo>
                                  <a:pt x="8" y="65"/>
                                </a:lnTo>
                                <a:lnTo>
                                  <a:pt x="0" y="86"/>
                                </a:lnTo>
                                <a:lnTo>
                                  <a:pt x="86" y="43"/>
                                </a:lnTo>
                                <a:lnTo>
                                  <a:pt x="0"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4" name="Picture 45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587" y="574"/>
                            <a:ext cx="73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5" name="Picture 4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572" y="558"/>
                            <a:ext cx="73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6" name="Picture 4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288" y="824"/>
                            <a:ext cx="307"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Line 452"/>
                        <wps:cNvCnPr/>
                        <wps:spPr bwMode="auto">
                          <a:xfrm>
                            <a:off x="2337" y="851"/>
                            <a:ext cx="177" cy="0"/>
                          </a:xfrm>
                          <a:prstGeom prst="line">
                            <a:avLst/>
                          </a:prstGeom>
                          <a:noFill/>
                          <a:ln w="10177">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388" name="Freeform 451"/>
                        <wps:cNvSpPr>
                          <a:spLocks/>
                        </wps:cNvSpPr>
                        <wps:spPr bwMode="auto">
                          <a:xfrm>
                            <a:off x="2272" y="808"/>
                            <a:ext cx="86" cy="86"/>
                          </a:xfrm>
                          <a:custGeom>
                            <a:avLst/>
                            <a:gdLst>
                              <a:gd name="T0" fmla="+- 0 2358 2272"/>
                              <a:gd name="T1" fmla="*/ T0 w 86"/>
                              <a:gd name="T2" fmla="+- 0 808 808"/>
                              <a:gd name="T3" fmla="*/ 808 h 86"/>
                              <a:gd name="T4" fmla="+- 0 2272 2272"/>
                              <a:gd name="T5" fmla="*/ T4 w 86"/>
                              <a:gd name="T6" fmla="+- 0 851 808"/>
                              <a:gd name="T7" fmla="*/ 851 h 86"/>
                              <a:gd name="T8" fmla="+- 0 2358 2272"/>
                              <a:gd name="T9" fmla="*/ T8 w 86"/>
                              <a:gd name="T10" fmla="+- 0 894 808"/>
                              <a:gd name="T11" fmla="*/ 894 h 86"/>
                              <a:gd name="T12" fmla="+- 0 2351 2272"/>
                              <a:gd name="T13" fmla="*/ T12 w 86"/>
                              <a:gd name="T14" fmla="+- 0 873 808"/>
                              <a:gd name="T15" fmla="*/ 873 h 86"/>
                              <a:gd name="T16" fmla="+- 0 2348 2272"/>
                              <a:gd name="T17" fmla="*/ T16 w 86"/>
                              <a:gd name="T18" fmla="+- 0 851 808"/>
                              <a:gd name="T19" fmla="*/ 851 h 86"/>
                              <a:gd name="T20" fmla="+- 0 2351 2272"/>
                              <a:gd name="T21" fmla="*/ T20 w 86"/>
                              <a:gd name="T22" fmla="+- 0 829 808"/>
                              <a:gd name="T23" fmla="*/ 829 h 86"/>
                              <a:gd name="T24" fmla="+- 0 2358 2272"/>
                              <a:gd name="T25" fmla="*/ T24 w 86"/>
                              <a:gd name="T26" fmla="+- 0 808 808"/>
                              <a:gd name="T27" fmla="*/ 808 h 86"/>
                            </a:gdLst>
                            <a:ahLst/>
                            <a:cxnLst>
                              <a:cxn ang="0">
                                <a:pos x="T1" y="T3"/>
                              </a:cxn>
                              <a:cxn ang="0">
                                <a:pos x="T5" y="T7"/>
                              </a:cxn>
                              <a:cxn ang="0">
                                <a:pos x="T9" y="T11"/>
                              </a:cxn>
                              <a:cxn ang="0">
                                <a:pos x="T13" y="T15"/>
                              </a:cxn>
                              <a:cxn ang="0">
                                <a:pos x="T17" y="T19"/>
                              </a:cxn>
                              <a:cxn ang="0">
                                <a:pos x="T21" y="T23"/>
                              </a:cxn>
                              <a:cxn ang="0">
                                <a:pos x="T25" y="T27"/>
                              </a:cxn>
                            </a:cxnLst>
                            <a:rect l="0" t="0" r="r" b="b"/>
                            <a:pathLst>
                              <a:path w="86" h="86">
                                <a:moveTo>
                                  <a:pt x="86" y="0"/>
                                </a:moveTo>
                                <a:lnTo>
                                  <a:pt x="0" y="43"/>
                                </a:lnTo>
                                <a:lnTo>
                                  <a:pt x="86" y="86"/>
                                </a:lnTo>
                                <a:lnTo>
                                  <a:pt x="79" y="65"/>
                                </a:lnTo>
                                <a:lnTo>
                                  <a:pt x="76" y="43"/>
                                </a:lnTo>
                                <a:lnTo>
                                  <a:pt x="79" y="21"/>
                                </a:lnTo>
                                <a:lnTo>
                                  <a:pt x="86"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450"/>
                        <wps:cNvSpPr>
                          <a:spLocks/>
                        </wps:cNvSpPr>
                        <wps:spPr bwMode="auto">
                          <a:xfrm>
                            <a:off x="2494" y="808"/>
                            <a:ext cx="86" cy="86"/>
                          </a:xfrm>
                          <a:custGeom>
                            <a:avLst/>
                            <a:gdLst>
                              <a:gd name="T0" fmla="+- 0 2494 2494"/>
                              <a:gd name="T1" fmla="*/ T0 w 86"/>
                              <a:gd name="T2" fmla="+- 0 808 808"/>
                              <a:gd name="T3" fmla="*/ 808 h 86"/>
                              <a:gd name="T4" fmla="+- 0 2501 2494"/>
                              <a:gd name="T5" fmla="*/ T4 w 86"/>
                              <a:gd name="T6" fmla="+- 0 829 808"/>
                              <a:gd name="T7" fmla="*/ 829 h 86"/>
                              <a:gd name="T8" fmla="+- 0 2504 2494"/>
                              <a:gd name="T9" fmla="*/ T8 w 86"/>
                              <a:gd name="T10" fmla="+- 0 851 808"/>
                              <a:gd name="T11" fmla="*/ 851 h 86"/>
                              <a:gd name="T12" fmla="+- 0 2501 2494"/>
                              <a:gd name="T13" fmla="*/ T12 w 86"/>
                              <a:gd name="T14" fmla="+- 0 873 808"/>
                              <a:gd name="T15" fmla="*/ 873 h 86"/>
                              <a:gd name="T16" fmla="+- 0 2494 2494"/>
                              <a:gd name="T17" fmla="*/ T16 w 86"/>
                              <a:gd name="T18" fmla="+- 0 894 808"/>
                              <a:gd name="T19" fmla="*/ 894 h 86"/>
                              <a:gd name="T20" fmla="+- 0 2580 2494"/>
                              <a:gd name="T21" fmla="*/ T20 w 86"/>
                              <a:gd name="T22" fmla="+- 0 851 808"/>
                              <a:gd name="T23" fmla="*/ 851 h 86"/>
                              <a:gd name="T24" fmla="+- 0 2494 2494"/>
                              <a:gd name="T25" fmla="*/ T24 w 86"/>
                              <a:gd name="T26" fmla="+- 0 808 808"/>
                              <a:gd name="T27" fmla="*/ 808 h 86"/>
                            </a:gdLst>
                            <a:ahLst/>
                            <a:cxnLst>
                              <a:cxn ang="0">
                                <a:pos x="T1" y="T3"/>
                              </a:cxn>
                              <a:cxn ang="0">
                                <a:pos x="T5" y="T7"/>
                              </a:cxn>
                              <a:cxn ang="0">
                                <a:pos x="T9" y="T11"/>
                              </a:cxn>
                              <a:cxn ang="0">
                                <a:pos x="T13" y="T15"/>
                              </a:cxn>
                              <a:cxn ang="0">
                                <a:pos x="T17" y="T19"/>
                              </a:cxn>
                              <a:cxn ang="0">
                                <a:pos x="T21" y="T23"/>
                              </a:cxn>
                              <a:cxn ang="0">
                                <a:pos x="T25" y="T27"/>
                              </a:cxn>
                            </a:cxnLst>
                            <a:rect l="0" t="0" r="r" b="b"/>
                            <a:pathLst>
                              <a:path w="86" h="86">
                                <a:moveTo>
                                  <a:pt x="0" y="0"/>
                                </a:moveTo>
                                <a:lnTo>
                                  <a:pt x="7" y="21"/>
                                </a:lnTo>
                                <a:lnTo>
                                  <a:pt x="10" y="43"/>
                                </a:lnTo>
                                <a:lnTo>
                                  <a:pt x="7" y="65"/>
                                </a:lnTo>
                                <a:lnTo>
                                  <a:pt x="0" y="86"/>
                                </a:lnTo>
                                <a:lnTo>
                                  <a:pt x="86" y="43"/>
                                </a:lnTo>
                                <a:lnTo>
                                  <a:pt x="0"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0" name="Picture 4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255" y="361"/>
                            <a:ext cx="1040"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1" name="Rectangle 448"/>
                        <wps:cNvSpPr>
                          <a:spLocks noChangeArrowheads="1"/>
                        </wps:cNvSpPr>
                        <wps:spPr bwMode="auto">
                          <a:xfrm>
                            <a:off x="1248" y="354"/>
                            <a:ext cx="1024" cy="213"/>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Rectangle 447"/>
                        <wps:cNvSpPr>
                          <a:spLocks noChangeArrowheads="1"/>
                        </wps:cNvSpPr>
                        <wps:spPr bwMode="auto">
                          <a:xfrm>
                            <a:off x="1248" y="354"/>
                            <a:ext cx="1024" cy="213"/>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Line 446"/>
                        <wps:cNvCnPr/>
                        <wps:spPr bwMode="auto">
                          <a:xfrm>
                            <a:off x="1555" y="354"/>
                            <a:ext cx="0" cy="213"/>
                          </a:xfrm>
                          <a:prstGeom prst="line">
                            <a:avLst/>
                          </a:prstGeom>
                          <a:noFill/>
                          <a:ln w="10177">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394" name="Rectangle 445"/>
                        <wps:cNvSpPr>
                          <a:spLocks noChangeArrowheads="1"/>
                        </wps:cNvSpPr>
                        <wps:spPr bwMode="auto">
                          <a:xfrm>
                            <a:off x="1330" y="387"/>
                            <a:ext cx="164" cy="152"/>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95" name="Picture 4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255" y="361"/>
                            <a:ext cx="1040"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443"/>
                        <wps:cNvSpPr>
                          <a:spLocks noChangeArrowheads="1"/>
                        </wps:cNvSpPr>
                        <wps:spPr bwMode="auto">
                          <a:xfrm>
                            <a:off x="1248" y="566"/>
                            <a:ext cx="1024" cy="213"/>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 name="Rectangle 442"/>
                        <wps:cNvSpPr>
                          <a:spLocks noChangeArrowheads="1"/>
                        </wps:cNvSpPr>
                        <wps:spPr bwMode="auto">
                          <a:xfrm>
                            <a:off x="1248" y="566"/>
                            <a:ext cx="1024" cy="213"/>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8" name="Picture 4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685" y="621"/>
                            <a:ext cx="364"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9" name="Rectangle 440"/>
                        <wps:cNvSpPr>
                          <a:spLocks noChangeArrowheads="1"/>
                        </wps:cNvSpPr>
                        <wps:spPr bwMode="auto">
                          <a:xfrm>
                            <a:off x="1308" y="591"/>
                            <a:ext cx="173" cy="16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00" name="Picture 4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369" y="621"/>
                            <a:ext cx="58"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1" name="Picture 4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563" y="575"/>
                            <a:ext cx="16"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Line 437"/>
                        <wps:cNvCnPr/>
                        <wps:spPr bwMode="auto">
                          <a:xfrm>
                            <a:off x="1555" y="567"/>
                            <a:ext cx="0" cy="212"/>
                          </a:xfrm>
                          <a:prstGeom prst="line">
                            <a:avLst/>
                          </a:prstGeom>
                          <a:noFill/>
                          <a:ln w="10177">
                            <a:solidFill>
                              <a:srgbClr val="3F3F3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3" name="Picture 43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17" y="908"/>
                            <a:ext cx="318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4" name="Picture 4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231" y="1577"/>
                            <a:ext cx="73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5" name="Rectangle 434"/>
                        <wps:cNvSpPr>
                          <a:spLocks noChangeArrowheads="1"/>
                        </wps:cNvSpPr>
                        <wps:spPr bwMode="auto">
                          <a:xfrm>
                            <a:off x="223" y="1570"/>
                            <a:ext cx="717" cy="214"/>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6" name="Picture 43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993" y="1813"/>
                            <a:ext cx="257"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7" name="Line 432"/>
                        <wps:cNvCnPr/>
                        <wps:spPr bwMode="auto">
                          <a:xfrm>
                            <a:off x="1042" y="1840"/>
                            <a:ext cx="127" cy="0"/>
                          </a:xfrm>
                          <a:prstGeom prst="line">
                            <a:avLst/>
                          </a:prstGeom>
                          <a:noFill/>
                          <a:ln w="10177">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408" name="Freeform 431"/>
                        <wps:cNvSpPr>
                          <a:spLocks/>
                        </wps:cNvSpPr>
                        <wps:spPr bwMode="auto">
                          <a:xfrm>
                            <a:off x="977" y="1797"/>
                            <a:ext cx="86" cy="86"/>
                          </a:xfrm>
                          <a:custGeom>
                            <a:avLst/>
                            <a:gdLst>
                              <a:gd name="T0" fmla="+- 0 1063 977"/>
                              <a:gd name="T1" fmla="*/ T0 w 86"/>
                              <a:gd name="T2" fmla="+- 0 1797 1797"/>
                              <a:gd name="T3" fmla="*/ 1797 h 86"/>
                              <a:gd name="T4" fmla="+- 0 977 977"/>
                              <a:gd name="T5" fmla="*/ T4 w 86"/>
                              <a:gd name="T6" fmla="+- 0 1840 1797"/>
                              <a:gd name="T7" fmla="*/ 1840 h 86"/>
                              <a:gd name="T8" fmla="+- 0 1063 977"/>
                              <a:gd name="T9" fmla="*/ T8 w 86"/>
                              <a:gd name="T10" fmla="+- 0 1883 1797"/>
                              <a:gd name="T11" fmla="*/ 1883 h 86"/>
                              <a:gd name="T12" fmla="+- 0 1056 977"/>
                              <a:gd name="T13" fmla="*/ T12 w 86"/>
                              <a:gd name="T14" fmla="+- 0 1862 1797"/>
                              <a:gd name="T15" fmla="*/ 1862 h 86"/>
                              <a:gd name="T16" fmla="+- 0 1053 977"/>
                              <a:gd name="T17" fmla="*/ T16 w 86"/>
                              <a:gd name="T18" fmla="+- 0 1840 1797"/>
                              <a:gd name="T19" fmla="*/ 1840 h 86"/>
                              <a:gd name="T20" fmla="+- 0 1056 977"/>
                              <a:gd name="T21" fmla="*/ T20 w 86"/>
                              <a:gd name="T22" fmla="+- 0 1818 1797"/>
                              <a:gd name="T23" fmla="*/ 1818 h 86"/>
                              <a:gd name="T24" fmla="+- 0 1063 977"/>
                              <a:gd name="T25" fmla="*/ T24 w 86"/>
                              <a:gd name="T26" fmla="+- 0 1797 1797"/>
                              <a:gd name="T27" fmla="*/ 1797 h 86"/>
                            </a:gdLst>
                            <a:ahLst/>
                            <a:cxnLst>
                              <a:cxn ang="0">
                                <a:pos x="T1" y="T3"/>
                              </a:cxn>
                              <a:cxn ang="0">
                                <a:pos x="T5" y="T7"/>
                              </a:cxn>
                              <a:cxn ang="0">
                                <a:pos x="T9" y="T11"/>
                              </a:cxn>
                              <a:cxn ang="0">
                                <a:pos x="T13" y="T15"/>
                              </a:cxn>
                              <a:cxn ang="0">
                                <a:pos x="T17" y="T19"/>
                              </a:cxn>
                              <a:cxn ang="0">
                                <a:pos x="T21" y="T23"/>
                              </a:cxn>
                              <a:cxn ang="0">
                                <a:pos x="T25" y="T27"/>
                              </a:cxn>
                            </a:cxnLst>
                            <a:rect l="0" t="0" r="r" b="b"/>
                            <a:pathLst>
                              <a:path w="86" h="86">
                                <a:moveTo>
                                  <a:pt x="86" y="0"/>
                                </a:moveTo>
                                <a:lnTo>
                                  <a:pt x="0" y="43"/>
                                </a:lnTo>
                                <a:lnTo>
                                  <a:pt x="86" y="86"/>
                                </a:lnTo>
                                <a:lnTo>
                                  <a:pt x="79" y="65"/>
                                </a:lnTo>
                                <a:lnTo>
                                  <a:pt x="76" y="43"/>
                                </a:lnTo>
                                <a:lnTo>
                                  <a:pt x="79" y="21"/>
                                </a:lnTo>
                                <a:lnTo>
                                  <a:pt x="86"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Freeform 430"/>
                        <wps:cNvSpPr>
                          <a:spLocks/>
                        </wps:cNvSpPr>
                        <wps:spPr bwMode="auto">
                          <a:xfrm>
                            <a:off x="1148" y="1797"/>
                            <a:ext cx="86" cy="86"/>
                          </a:xfrm>
                          <a:custGeom>
                            <a:avLst/>
                            <a:gdLst>
                              <a:gd name="T0" fmla="+- 0 1148 1148"/>
                              <a:gd name="T1" fmla="*/ T0 w 86"/>
                              <a:gd name="T2" fmla="+- 0 1797 1797"/>
                              <a:gd name="T3" fmla="*/ 1797 h 86"/>
                              <a:gd name="T4" fmla="+- 0 1156 1148"/>
                              <a:gd name="T5" fmla="*/ T4 w 86"/>
                              <a:gd name="T6" fmla="+- 0 1818 1797"/>
                              <a:gd name="T7" fmla="*/ 1818 h 86"/>
                              <a:gd name="T8" fmla="+- 0 1158 1148"/>
                              <a:gd name="T9" fmla="*/ T8 w 86"/>
                              <a:gd name="T10" fmla="+- 0 1840 1797"/>
                              <a:gd name="T11" fmla="*/ 1840 h 86"/>
                              <a:gd name="T12" fmla="+- 0 1156 1148"/>
                              <a:gd name="T13" fmla="*/ T12 w 86"/>
                              <a:gd name="T14" fmla="+- 0 1862 1797"/>
                              <a:gd name="T15" fmla="*/ 1862 h 86"/>
                              <a:gd name="T16" fmla="+- 0 1148 1148"/>
                              <a:gd name="T17" fmla="*/ T16 w 86"/>
                              <a:gd name="T18" fmla="+- 0 1883 1797"/>
                              <a:gd name="T19" fmla="*/ 1883 h 86"/>
                              <a:gd name="T20" fmla="+- 0 1234 1148"/>
                              <a:gd name="T21" fmla="*/ T20 w 86"/>
                              <a:gd name="T22" fmla="+- 0 1840 1797"/>
                              <a:gd name="T23" fmla="*/ 1840 h 86"/>
                              <a:gd name="T24" fmla="+- 0 1148 1148"/>
                              <a:gd name="T25" fmla="*/ T24 w 86"/>
                              <a:gd name="T26" fmla="+- 0 1797 1797"/>
                              <a:gd name="T27" fmla="*/ 1797 h 86"/>
                            </a:gdLst>
                            <a:ahLst/>
                            <a:cxnLst>
                              <a:cxn ang="0">
                                <a:pos x="T1" y="T3"/>
                              </a:cxn>
                              <a:cxn ang="0">
                                <a:pos x="T5" y="T7"/>
                              </a:cxn>
                              <a:cxn ang="0">
                                <a:pos x="T9" y="T11"/>
                              </a:cxn>
                              <a:cxn ang="0">
                                <a:pos x="T13" y="T15"/>
                              </a:cxn>
                              <a:cxn ang="0">
                                <a:pos x="T17" y="T19"/>
                              </a:cxn>
                              <a:cxn ang="0">
                                <a:pos x="T21" y="T23"/>
                              </a:cxn>
                              <a:cxn ang="0">
                                <a:pos x="T25" y="T27"/>
                              </a:cxn>
                            </a:cxnLst>
                            <a:rect l="0" t="0" r="r" b="b"/>
                            <a:pathLst>
                              <a:path w="86" h="86">
                                <a:moveTo>
                                  <a:pt x="0" y="0"/>
                                </a:moveTo>
                                <a:lnTo>
                                  <a:pt x="8" y="21"/>
                                </a:lnTo>
                                <a:lnTo>
                                  <a:pt x="10" y="43"/>
                                </a:lnTo>
                                <a:lnTo>
                                  <a:pt x="8" y="65"/>
                                </a:lnTo>
                                <a:lnTo>
                                  <a:pt x="0" y="86"/>
                                </a:lnTo>
                                <a:lnTo>
                                  <a:pt x="86" y="43"/>
                                </a:lnTo>
                                <a:lnTo>
                                  <a:pt x="0"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0" name="Picture 4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2648" y="1557"/>
                            <a:ext cx="118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1" name="Rectangle 428"/>
                        <wps:cNvSpPr>
                          <a:spLocks noChangeArrowheads="1"/>
                        </wps:cNvSpPr>
                        <wps:spPr bwMode="auto">
                          <a:xfrm>
                            <a:off x="2641" y="1550"/>
                            <a:ext cx="1168" cy="214"/>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2" name="Picture 4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874" y="1598"/>
                            <a:ext cx="702"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3" name="Picture 4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2294" y="1814"/>
                            <a:ext cx="314" cy="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Line 425"/>
                        <wps:cNvCnPr/>
                        <wps:spPr bwMode="auto">
                          <a:xfrm>
                            <a:off x="2344" y="1841"/>
                            <a:ext cx="184" cy="3"/>
                          </a:xfrm>
                          <a:prstGeom prst="line">
                            <a:avLst/>
                          </a:prstGeom>
                          <a:noFill/>
                          <a:ln w="10177">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415" name="Freeform 424"/>
                        <wps:cNvSpPr>
                          <a:spLocks/>
                        </wps:cNvSpPr>
                        <wps:spPr bwMode="auto">
                          <a:xfrm>
                            <a:off x="2279" y="1799"/>
                            <a:ext cx="87" cy="86"/>
                          </a:xfrm>
                          <a:custGeom>
                            <a:avLst/>
                            <a:gdLst>
                              <a:gd name="T0" fmla="+- 0 2366 2279"/>
                              <a:gd name="T1" fmla="*/ T0 w 87"/>
                              <a:gd name="T2" fmla="+- 0 1799 1799"/>
                              <a:gd name="T3" fmla="*/ 1799 h 86"/>
                              <a:gd name="T4" fmla="+- 0 2279 2279"/>
                              <a:gd name="T5" fmla="*/ T4 w 87"/>
                              <a:gd name="T6" fmla="+- 0 1840 1799"/>
                              <a:gd name="T7" fmla="*/ 1840 h 86"/>
                              <a:gd name="T8" fmla="+- 0 2364 2279"/>
                              <a:gd name="T9" fmla="*/ T8 w 87"/>
                              <a:gd name="T10" fmla="+- 0 1885 1799"/>
                              <a:gd name="T11" fmla="*/ 1885 h 86"/>
                              <a:gd name="T12" fmla="+- 0 2357 2279"/>
                              <a:gd name="T13" fmla="*/ T12 w 87"/>
                              <a:gd name="T14" fmla="+- 0 1863 1799"/>
                              <a:gd name="T15" fmla="*/ 1863 h 86"/>
                              <a:gd name="T16" fmla="+- 0 2355 2279"/>
                              <a:gd name="T17" fmla="*/ T16 w 87"/>
                              <a:gd name="T18" fmla="+- 0 1841 1799"/>
                              <a:gd name="T19" fmla="*/ 1841 h 86"/>
                              <a:gd name="T20" fmla="+- 0 2358 2279"/>
                              <a:gd name="T21" fmla="*/ T20 w 87"/>
                              <a:gd name="T22" fmla="+- 0 1819 1799"/>
                              <a:gd name="T23" fmla="*/ 1819 h 86"/>
                              <a:gd name="T24" fmla="+- 0 2366 2279"/>
                              <a:gd name="T25" fmla="*/ T24 w 87"/>
                              <a:gd name="T26" fmla="+- 0 1799 1799"/>
                              <a:gd name="T27" fmla="*/ 1799 h 86"/>
                            </a:gdLst>
                            <a:ahLst/>
                            <a:cxnLst>
                              <a:cxn ang="0">
                                <a:pos x="T1" y="T3"/>
                              </a:cxn>
                              <a:cxn ang="0">
                                <a:pos x="T5" y="T7"/>
                              </a:cxn>
                              <a:cxn ang="0">
                                <a:pos x="T9" y="T11"/>
                              </a:cxn>
                              <a:cxn ang="0">
                                <a:pos x="T13" y="T15"/>
                              </a:cxn>
                              <a:cxn ang="0">
                                <a:pos x="T17" y="T19"/>
                              </a:cxn>
                              <a:cxn ang="0">
                                <a:pos x="T21" y="T23"/>
                              </a:cxn>
                              <a:cxn ang="0">
                                <a:pos x="T25" y="T27"/>
                              </a:cxn>
                            </a:cxnLst>
                            <a:rect l="0" t="0" r="r" b="b"/>
                            <a:pathLst>
                              <a:path w="87" h="86">
                                <a:moveTo>
                                  <a:pt x="87" y="0"/>
                                </a:moveTo>
                                <a:lnTo>
                                  <a:pt x="0" y="41"/>
                                </a:lnTo>
                                <a:lnTo>
                                  <a:pt x="85" y="86"/>
                                </a:lnTo>
                                <a:lnTo>
                                  <a:pt x="78" y="64"/>
                                </a:lnTo>
                                <a:lnTo>
                                  <a:pt x="76" y="42"/>
                                </a:lnTo>
                                <a:lnTo>
                                  <a:pt x="79" y="20"/>
                                </a:lnTo>
                                <a:lnTo>
                                  <a:pt x="87"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Freeform 423"/>
                        <wps:cNvSpPr>
                          <a:spLocks/>
                        </wps:cNvSpPr>
                        <wps:spPr bwMode="auto">
                          <a:xfrm>
                            <a:off x="2507" y="1800"/>
                            <a:ext cx="87" cy="86"/>
                          </a:xfrm>
                          <a:custGeom>
                            <a:avLst/>
                            <a:gdLst>
                              <a:gd name="T0" fmla="+- 0 2508 2507"/>
                              <a:gd name="T1" fmla="*/ T0 w 87"/>
                              <a:gd name="T2" fmla="+- 0 1800 1800"/>
                              <a:gd name="T3" fmla="*/ 1800 h 86"/>
                              <a:gd name="T4" fmla="+- 0 2515 2507"/>
                              <a:gd name="T5" fmla="*/ T4 w 87"/>
                              <a:gd name="T6" fmla="+- 0 1821 1800"/>
                              <a:gd name="T7" fmla="*/ 1821 h 86"/>
                              <a:gd name="T8" fmla="+- 0 2517 2507"/>
                              <a:gd name="T9" fmla="*/ T8 w 87"/>
                              <a:gd name="T10" fmla="+- 0 1843 1800"/>
                              <a:gd name="T11" fmla="*/ 1843 h 86"/>
                              <a:gd name="T12" fmla="+- 0 2514 2507"/>
                              <a:gd name="T13" fmla="*/ T12 w 87"/>
                              <a:gd name="T14" fmla="+- 0 1865 1800"/>
                              <a:gd name="T15" fmla="*/ 1865 h 86"/>
                              <a:gd name="T16" fmla="+- 0 2507 2507"/>
                              <a:gd name="T17" fmla="*/ T16 w 87"/>
                              <a:gd name="T18" fmla="+- 0 1886 1800"/>
                              <a:gd name="T19" fmla="*/ 1886 h 86"/>
                              <a:gd name="T20" fmla="+- 0 2593 2507"/>
                              <a:gd name="T21" fmla="*/ T20 w 87"/>
                              <a:gd name="T22" fmla="+- 0 1845 1800"/>
                              <a:gd name="T23" fmla="*/ 1845 h 86"/>
                              <a:gd name="T24" fmla="+- 0 2508 2507"/>
                              <a:gd name="T25" fmla="*/ T24 w 87"/>
                              <a:gd name="T26" fmla="+- 0 1800 1800"/>
                              <a:gd name="T27" fmla="*/ 1800 h 86"/>
                            </a:gdLst>
                            <a:ahLst/>
                            <a:cxnLst>
                              <a:cxn ang="0">
                                <a:pos x="T1" y="T3"/>
                              </a:cxn>
                              <a:cxn ang="0">
                                <a:pos x="T5" y="T7"/>
                              </a:cxn>
                              <a:cxn ang="0">
                                <a:pos x="T9" y="T11"/>
                              </a:cxn>
                              <a:cxn ang="0">
                                <a:pos x="T13" y="T15"/>
                              </a:cxn>
                              <a:cxn ang="0">
                                <a:pos x="T17" y="T19"/>
                              </a:cxn>
                              <a:cxn ang="0">
                                <a:pos x="T21" y="T23"/>
                              </a:cxn>
                              <a:cxn ang="0">
                                <a:pos x="T25" y="T27"/>
                              </a:cxn>
                            </a:cxnLst>
                            <a:rect l="0" t="0" r="r" b="b"/>
                            <a:pathLst>
                              <a:path w="87" h="86">
                                <a:moveTo>
                                  <a:pt x="1" y="0"/>
                                </a:moveTo>
                                <a:lnTo>
                                  <a:pt x="8" y="21"/>
                                </a:lnTo>
                                <a:lnTo>
                                  <a:pt x="10" y="43"/>
                                </a:lnTo>
                                <a:lnTo>
                                  <a:pt x="7" y="65"/>
                                </a:lnTo>
                                <a:lnTo>
                                  <a:pt x="0" y="86"/>
                                </a:lnTo>
                                <a:lnTo>
                                  <a:pt x="86" y="45"/>
                                </a:lnTo>
                                <a:lnTo>
                                  <a:pt x="1"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7" name="Picture 4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122" y="1563"/>
                            <a:ext cx="2527"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421"/>
                        <wps:cNvSpPr>
                          <a:spLocks noChangeArrowheads="1"/>
                        </wps:cNvSpPr>
                        <wps:spPr bwMode="auto">
                          <a:xfrm>
                            <a:off x="4114" y="1556"/>
                            <a:ext cx="2511" cy="214"/>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420"/>
                        <wps:cNvSpPr>
                          <a:spLocks noChangeArrowheads="1"/>
                        </wps:cNvSpPr>
                        <wps:spPr bwMode="auto">
                          <a:xfrm>
                            <a:off x="4114" y="1556"/>
                            <a:ext cx="2511" cy="214"/>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0" name="Picture 4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5267" y="1611"/>
                            <a:ext cx="213"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1" name="Picture 4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4278" y="1548"/>
                            <a:ext cx="28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2" name="Picture 4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6172" y="1563"/>
                            <a:ext cx="16"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3" name="Line 416"/>
                        <wps:cNvCnPr/>
                        <wps:spPr bwMode="auto">
                          <a:xfrm>
                            <a:off x="6164" y="1556"/>
                            <a:ext cx="0" cy="213"/>
                          </a:xfrm>
                          <a:prstGeom prst="line">
                            <a:avLst/>
                          </a:prstGeom>
                          <a:noFill/>
                          <a:ln w="10177">
                            <a:solidFill>
                              <a:srgbClr val="3F3F3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4" name="Picture 4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6279" y="1575"/>
                            <a:ext cx="246"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5" name="Picture 4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3866" y="1607"/>
                            <a:ext cx="366"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Line 413"/>
                        <wps:cNvCnPr/>
                        <wps:spPr bwMode="auto">
                          <a:xfrm>
                            <a:off x="3915" y="1840"/>
                            <a:ext cx="127" cy="0"/>
                          </a:xfrm>
                          <a:prstGeom prst="line">
                            <a:avLst/>
                          </a:prstGeom>
                          <a:noFill/>
                          <a:ln w="10177">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427" name="Freeform 412"/>
                        <wps:cNvSpPr>
                          <a:spLocks/>
                        </wps:cNvSpPr>
                        <wps:spPr bwMode="auto">
                          <a:xfrm>
                            <a:off x="3850" y="1797"/>
                            <a:ext cx="86" cy="86"/>
                          </a:xfrm>
                          <a:custGeom>
                            <a:avLst/>
                            <a:gdLst>
                              <a:gd name="T0" fmla="+- 0 3936 3850"/>
                              <a:gd name="T1" fmla="*/ T0 w 86"/>
                              <a:gd name="T2" fmla="+- 0 1797 1797"/>
                              <a:gd name="T3" fmla="*/ 1797 h 86"/>
                              <a:gd name="T4" fmla="+- 0 3850 3850"/>
                              <a:gd name="T5" fmla="*/ T4 w 86"/>
                              <a:gd name="T6" fmla="+- 0 1840 1797"/>
                              <a:gd name="T7" fmla="*/ 1840 h 86"/>
                              <a:gd name="T8" fmla="+- 0 3936 3850"/>
                              <a:gd name="T9" fmla="*/ T8 w 86"/>
                              <a:gd name="T10" fmla="+- 0 1883 1797"/>
                              <a:gd name="T11" fmla="*/ 1883 h 86"/>
                              <a:gd name="T12" fmla="+- 0 3929 3850"/>
                              <a:gd name="T13" fmla="*/ T12 w 86"/>
                              <a:gd name="T14" fmla="+- 0 1862 1797"/>
                              <a:gd name="T15" fmla="*/ 1862 h 86"/>
                              <a:gd name="T16" fmla="+- 0 3926 3850"/>
                              <a:gd name="T17" fmla="*/ T16 w 86"/>
                              <a:gd name="T18" fmla="+- 0 1840 1797"/>
                              <a:gd name="T19" fmla="*/ 1840 h 86"/>
                              <a:gd name="T20" fmla="+- 0 3929 3850"/>
                              <a:gd name="T21" fmla="*/ T20 w 86"/>
                              <a:gd name="T22" fmla="+- 0 1818 1797"/>
                              <a:gd name="T23" fmla="*/ 1818 h 86"/>
                              <a:gd name="T24" fmla="+- 0 3936 3850"/>
                              <a:gd name="T25" fmla="*/ T24 w 86"/>
                              <a:gd name="T26" fmla="+- 0 1797 1797"/>
                              <a:gd name="T27" fmla="*/ 1797 h 86"/>
                            </a:gdLst>
                            <a:ahLst/>
                            <a:cxnLst>
                              <a:cxn ang="0">
                                <a:pos x="T1" y="T3"/>
                              </a:cxn>
                              <a:cxn ang="0">
                                <a:pos x="T5" y="T7"/>
                              </a:cxn>
                              <a:cxn ang="0">
                                <a:pos x="T9" y="T11"/>
                              </a:cxn>
                              <a:cxn ang="0">
                                <a:pos x="T13" y="T15"/>
                              </a:cxn>
                              <a:cxn ang="0">
                                <a:pos x="T17" y="T19"/>
                              </a:cxn>
                              <a:cxn ang="0">
                                <a:pos x="T21" y="T23"/>
                              </a:cxn>
                              <a:cxn ang="0">
                                <a:pos x="T25" y="T27"/>
                              </a:cxn>
                            </a:cxnLst>
                            <a:rect l="0" t="0" r="r" b="b"/>
                            <a:pathLst>
                              <a:path w="86" h="86">
                                <a:moveTo>
                                  <a:pt x="86" y="0"/>
                                </a:moveTo>
                                <a:lnTo>
                                  <a:pt x="0" y="43"/>
                                </a:lnTo>
                                <a:lnTo>
                                  <a:pt x="86" y="86"/>
                                </a:lnTo>
                                <a:lnTo>
                                  <a:pt x="79" y="65"/>
                                </a:lnTo>
                                <a:lnTo>
                                  <a:pt x="76" y="43"/>
                                </a:lnTo>
                                <a:lnTo>
                                  <a:pt x="79" y="21"/>
                                </a:lnTo>
                                <a:lnTo>
                                  <a:pt x="86"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411"/>
                        <wps:cNvSpPr>
                          <a:spLocks/>
                        </wps:cNvSpPr>
                        <wps:spPr bwMode="auto">
                          <a:xfrm>
                            <a:off x="4021" y="1797"/>
                            <a:ext cx="86" cy="86"/>
                          </a:xfrm>
                          <a:custGeom>
                            <a:avLst/>
                            <a:gdLst>
                              <a:gd name="T0" fmla="+- 0 4021 4021"/>
                              <a:gd name="T1" fmla="*/ T0 w 86"/>
                              <a:gd name="T2" fmla="+- 0 1797 1797"/>
                              <a:gd name="T3" fmla="*/ 1797 h 86"/>
                              <a:gd name="T4" fmla="+- 0 4029 4021"/>
                              <a:gd name="T5" fmla="*/ T4 w 86"/>
                              <a:gd name="T6" fmla="+- 0 1818 1797"/>
                              <a:gd name="T7" fmla="*/ 1818 h 86"/>
                              <a:gd name="T8" fmla="+- 0 4031 4021"/>
                              <a:gd name="T9" fmla="*/ T8 w 86"/>
                              <a:gd name="T10" fmla="+- 0 1840 1797"/>
                              <a:gd name="T11" fmla="*/ 1840 h 86"/>
                              <a:gd name="T12" fmla="+- 0 4029 4021"/>
                              <a:gd name="T13" fmla="*/ T12 w 86"/>
                              <a:gd name="T14" fmla="+- 0 1862 1797"/>
                              <a:gd name="T15" fmla="*/ 1862 h 86"/>
                              <a:gd name="T16" fmla="+- 0 4021 4021"/>
                              <a:gd name="T17" fmla="*/ T16 w 86"/>
                              <a:gd name="T18" fmla="+- 0 1883 1797"/>
                              <a:gd name="T19" fmla="*/ 1883 h 86"/>
                              <a:gd name="T20" fmla="+- 0 4107 4021"/>
                              <a:gd name="T21" fmla="*/ T20 w 86"/>
                              <a:gd name="T22" fmla="+- 0 1840 1797"/>
                              <a:gd name="T23" fmla="*/ 1840 h 86"/>
                              <a:gd name="T24" fmla="+- 0 4021 4021"/>
                              <a:gd name="T25" fmla="*/ T24 w 86"/>
                              <a:gd name="T26" fmla="+- 0 1797 1797"/>
                              <a:gd name="T27" fmla="*/ 1797 h 86"/>
                            </a:gdLst>
                            <a:ahLst/>
                            <a:cxnLst>
                              <a:cxn ang="0">
                                <a:pos x="T1" y="T3"/>
                              </a:cxn>
                              <a:cxn ang="0">
                                <a:pos x="T5" y="T7"/>
                              </a:cxn>
                              <a:cxn ang="0">
                                <a:pos x="T9" y="T11"/>
                              </a:cxn>
                              <a:cxn ang="0">
                                <a:pos x="T13" y="T15"/>
                              </a:cxn>
                              <a:cxn ang="0">
                                <a:pos x="T17" y="T19"/>
                              </a:cxn>
                              <a:cxn ang="0">
                                <a:pos x="T21" y="T23"/>
                              </a:cxn>
                              <a:cxn ang="0">
                                <a:pos x="T25" y="T27"/>
                              </a:cxn>
                            </a:cxnLst>
                            <a:rect l="0" t="0" r="r" b="b"/>
                            <a:pathLst>
                              <a:path w="86" h="86">
                                <a:moveTo>
                                  <a:pt x="0" y="0"/>
                                </a:moveTo>
                                <a:lnTo>
                                  <a:pt x="8" y="21"/>
                                </a:lnTo>
                                <a:lnTo>
                                  <a:pt x="10" y="43"/>
                                </a:lnTo>
                                <a:lnTo>
                                  <a:pt x="8" y="65"/>
                                </a:lnTo>
                                <a:lnTo>
                                  <a:pt x="0" y="86"/>
                                </a:lnTo>
                                <a:lnTo>
                                  <a:pt x="86" y="43"/>
                                </a:lnTo>
                                <a:lnTo>
                                  <a:pt x="0"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9" name="Picture 4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6955" y="1563"/>
                            <a:ext cx="714"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0" name="Picture 40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6940" y="1548"/>
                            <a:ext cx="714"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1" name="Picture 40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6692" y="1813"/>
                            <a:ext cx="257"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Line 407"/>
                        <wps:cNvCnPr/>
                        <wps:spPr bwMode="auto">
                          <a:xfrm>
                            <a:off x="6742" y="1840"/>
                            <a:ext cx="127" cy="0"/>
                          </a:xfrm>
                          <a:prstGeom prst="line">
                            <a:avLst/>
                          </a:prstGeom>
                          <a:noFill/>
                          <a:ln w="10177">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433" name="Freeform 406"/>
                        <wps:cNvSpPr>
                          <a:spLocks/>
                        </wps:cNvSpPr>
                        <wps:spPr bwMode="auto">
                          <a:xfrm>
                            <a:off x="6676" y="1797"/>
                            <a:ext cx="86" cy="86"/>
                          </a:xfrm>
                          <a:custGeom>
                            <a:avLst/>
                            <a:gdLst>
                              <a:gd name="T0" fmla="+- 0 6762 6676"/>
                              <a:gd name="T1" fmla="*/ T0 w 86"/>
                              <a:gd name="T2" fmla="+- 0 1797 1797"/>
                              <a:gd name="T3" fmla="*/ 1797 h 86"/>
                              <a:gd name="T4" fmla="+- 0 6676 6676"/>
                              <a:gd name="T5" fmla="*/ T4 w 86"/>
                              <a:gd name="T6" fmla="+- 0 1840 1797"/>
                              <a:gd name="T7" fmla="*/ 1840 h 86"/>
                              <a:gd name="T8" fmla="+- 0 6762 6676"/>
                              <a:gd name="T9" fmla="*/ T8 w 86"/>
                              <a:gd name="T10" fmla="+- 0 1883 1797"/>
                              <a:gd name="T11" fmla="*/ 1883 h 86"/>
                              <a:gd name="T12" fmla="+- 0 6755 6676"/>
                              <a:gd name="T13" fmla="*/ T12 w 86"/>
                              <a:gd name="T14" fmla="+- 0 1862 1797"/>
                              <a:gd name="T15" fmla="*/ 1862 h 86"/>
                              <a:gd name="T16" fmla="+- 0 6752 6676"/>
                              <a:gd name="T17" fmla="*/ T16 w 86"/>
                              <a:gd name="T18" fmla="+- 0 1840 1797"/>
                              <a:gd name="T19" fmla="*/ 1840 h 86"/>
                              <a:gd name="T20" fmla="+- 0 6755 6676"/>
                              <a:gd name="T21" fmla="*/ T20 w 86"/>
                              <a:gd name="T22" fmla="+- 0 1818 1797"/>
                              <a:gd name="T23" fmla="*/ 1818 h 86"/>
                              <a:gd name="T24" fmla="+- 0 6762 6676"/>
                              <a:gd name="T25" fmla="*/ T24 w 86"/>
                              <a:gd name="T26" fmla="+- 0 1797 1797"/>
                              <a:gd name="T27" fmla="*/ 1797 h 86"/>
                            </a:gdLst>
                            <a:ahLst/>
                            <a:cxnLst>
                              <a:cxn ang="0">
                                <a:pos x="T1" y="T3"/>
                              </a:cxn>
                              <a:cxn ang="0">
                                <a:pos x="T5" y="T7"/>
                              </a:cxn>
                              <a:cxn ang="0">
                                <a:pos x="T9" y="T11"/>
                              </a:cxn>
                              <a:cxn ang="0">
                                <a:pos x="T13" y="T15"/>
                              </a:cxn>
                              <a:cxn ang="0">
                                <a:pos x="T17" y="T19"/>
                              </a:cxn>
                              <a:cxn ang="0">
                                <a:pos x="T21" y="T23"/>
                              </a:cxn>
                              <a:cxn ang="0">
                                <a:pos x="T25" y="T27"/>
                              </a:cxn>
                            </a:cxnLst>
                            <a:rect l="0" t="0" r="r" b="b"/>
                            <a:pathLst>
                              <a:path w="86" h="86">
                                <a:moveTo>
                                  <a:pt x="86" y="0"/>
                                </a:moveTo>
                                <a:lnTo>
                                  <a:pt x="0" y="43"/>
                                </a:lnTo>
                                <a:lnTo>
                                  <a:pt x="86" y="86"/>
                                </a:lnTo>
                                <a:lnTo>
                                  <a:pt x="79" y="65"/>
                                </a:lnTo>
                                <a:lnTo>
                                  <a:pt x="76" y="43"/>
                                </a:lnTo>
                                <a:lnTo>
                                  <a:pt x="79" y="21"/>
                                </a:lnTo>
                                <a:lnTo>
                                  <a:pt x="86"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Freeform 405"/>
                        <wps:cNvSpPr>
                          <a:spLocks/>
                        </wps:cNvSpPr>
                        <wps:spPr bwMode="auto">
                          <a:xfrm>
                            <a:off x="6848" y="1797"/>
                            <a:ext cx="86" cy="86"/>
                          </a:xfrm>
                          <a:custGeom>
                            <a:avLst/>
                            <a:gdLst>
                              <a:gd name="T0" fmla="+- 0 6848 6848"/>
                              <a:gd name="T1" fmla="*/ T0 w 86"/>
                              <a:gd name="T2" fmla="+- 0 1797 1797"/>
                              <a:gd name="T3" fmla="*/ 1797 h 86"/>
                              <a:gd name="T4" fmla="+- 0 6855 6848"/>
                              <a:gd name="T5" fmla="*/ T4 w 86"/>
                              <a:gd name="T6" fmla="+- 0 1818 1797"/>
                              <a:gd name="T7" fmla="*/ 1818 h 86"/>
                              <a:gd name="T8" fmla="+- 0 6858 6848"/>
                              <a:gd name="T9" fmla="*/ T8 w 86"/>
                              <a:gd name="T10" fmla="+- 0 1840 1797"/>
                              <a:gd name="T11" fmla="*/ 1840 h 86"/>
                              <a:gd name="T12" fmla="+- 0 6855 6848"/>
                              <a:gd name="T13" fmla="*/ T12 w 86"/>
                              <a:gd name="T14" fmla="+- 0 1862 1797"/>
                              <a:gd name="T15" fmla="*/ 1862 h 86"/>
                              <a:gd name="T16" fmla="+- 0 6848 6848"/>
                              <a:gd name="T17" fmla="*/ T16 w 86"/>
                              <a:gd name="T18" fmla="+- 0 1883 1797"/>
                              <a:gd name="T19" fmla="*/ 1883 h 86"/>
                              <a:gd name="T20" fmla="+- 0 6934 6848"/>
                              <a:gd name="T21" fmla="*/ T20 w 86"/>
                              <a:gd name="T22" fmla="+- 0 1840 1797"/>
                              <a:gd name="T23" fmla="*/ 1840 h 86"/>
                              <a:gd name="T24" fmla="+- 0 6848 6848"/>
                              <a:gd name="T25" fmla="*/ T24 w 86"/>
                              <a:gd name="T26" fmla="+- 0 1797 1797"/>
                              <a:gd name="T27" fmla="*/ 1797 h 86"/>
                            </a:gdLst>
                            <a:ahLst/>
                            <a:cxnLst>
                              <a:cxn ang="0">
                                <a:pos x="T1" y="T3"/>
                              </a:cxn>
                              <a:cxn ang="0">
                                <a:pos x="T5" y="T7"/>
                              </a:cxn>
                              <a:cxn ang="0">
                                <a:pos x="T9" y="T11"/>
                              </a:cxn>
                              <a:cxn ang="0">
                                <a:pos x="T13" y="T15"/>
                              </a:cxn>
                              <a:cxn ang="0">
                                <a:pos x="T17" y="T19"/>
                              </a:cxn>
                              <a:cxn ang="0">
                                <a:pos x="T21" y="T23"/>
                              </a:cxn>
                              <a:cxn ang="0">
                                <a:pos x="T25" y="T27"/>
                              </a:cxn>
                            </a:cxnLst>
                            <a:rect l="0" t="0" r="r" b="b"/>
                            <a:pathLst>
                              <a:path w="86" h="86">
                                <a:moveTo>
                                  <a:pt x="0" y="0"/>
                                </a:moveTo>
                                <a:lnTo>
                                  <a:pt x="7" y="21"/>
                                </a:lnTo>
                                <a:lnTo>
                                  <a:pt x="10" y="43"/>
                                </a:lnTo>
                                <a:lnTo>
                                  <a:pt x="7" y="65"/>
                                </a:lnTo>
                                <a:lnTo>
                                  <a:pt x="0" y="86"/>
                                </a:lnTo>
                                <a:lnTo>
                                  <a:pt x="86" y="43"/>
                                </a:lnTo>
                                <a:lnTo>
                                  <a:pt x="0"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5" name="Picture 40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255" y="1380"/>
                            <a:ext cx="1040"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Rectangle 403"/>
                        <wps:cNvSpPr>
                          <a:spLocks noChangeArrowheads="1"/>
                        </wps:cNvSpPr>
                        <wps:spPr bwMode="auto">
                          <a:xfrm>
                            <a:off x="1248" y="1373"/>
                            <a:ext cx="1024" cy="213"/>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402"/>
                        <wps:cNvSpPr>
                          <a:spLocks noChangeArrowheads="1"/>
                        </wps:cNvSpPr>
                        <wps:spPr bwMode="auto">
                          <a:xfrm>
                            <a:off x="1248" y="1373"/>
                            <a:ext cx="1024" cy="213"/>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Line 401"/>
                        <wps:cNvCnPr/>
                        <wps:spPr bwMode="auto">
                          <a:xfrm>
                            <a:off x="1555" y="1373"/>
                            <a:ext cx="0" cy="213"/>
                          </a:xfrm>
                          <a:prstGeom prst="line">
                            <a:avLst/>
                          </a:prstGeom>
                          <a:noFill/>
                          <a:ln w="10177">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439" name="Rectangle 400"/>
                        <wps:cNvSpPr>
                          <a:spLocks noChangeArrowheads="1"/>
                        </wps:cNvSpPr>
                        <wps:spPr bwMode="auto">
                          <a:xfrm>
                            <a:off x="1306" y="1400"/>
                            <a:ext cx="194" cy="18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40" name="Picture 39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1255" y="1380"/>
                            <a:ext cx="1040"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1" name="Rectangle 398"/>
                        <wps:cNvSpPr>
                          <a:spLocks noChangeArrowheads="1"/>
                        </wps:cNvSpPr>
                        <wps:spPr bwMode="auto">
                          <a:xfrm>
                            <a:off x="1248" y="1584"/>
                            <a:ext cx="1024" cy="213"/>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397"/>
                        <wps:cNvSpPr>
                          <a:spLocks noChangeArrowheads="1"/>
                        </wps:cNvSpPr>
                        <wps:spPr bwMode="auto">
                          <a:xfrm>
                            <a:off x="1248" y="1584"/>
                            <a:ext cx="1024" cy="213"/>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Rectangle 396"/>
                        <wps:cNvSpPr>
                          <a:spLocks noChangeArrowheads="1"/>
                        </wps:cNvSpPr>
                        <wps:spPr bwMode="auto">
                          <a:xfrm>
                            <a:off x="1294" y="1607"/>
                            <a:ext cx="224" cy="173"/>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Line 395"/>
                        <wps:cNvCnPr/>
                        <wps:spPr bwMode="auto">
                          <a:xfrm>
                            <a:off x="1555" y="1586"/>
                            <a:ext cx="0" cy="212"/>
                          </a:xfrm>
                          <a:prstGeom prst="line">
                            <a:avLst/>
                          </a:prstGeom>
                          <a:noFill/>
                          <a:ln w="10177">
                            <a:solidFill>
                              <a:srgbClr val="3F3F3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45" name="Picture 39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667" y="1593"/>
                            <a:ext cx="62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6" name="Picture 39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1290" y="1594"/>
                            <a:ext cx="316"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7" name="Freeform 392"/>
                        <wps:cNvSpPr>
                          <a:spLocks/>
                        </wps:cNvSpPr>
                        <wps:spPr bwMode="auto">
                          <a:xfrm>
                            <a:off x="1248" y="1585"/>
                            <a:ext cx="1025" cy="214"/>
                          </a:xfrm>
                          <a:custGeom>
                            <a:avLst/>
                            <a:gdLst>
                              <a:gd name="T0" fmla="+- 0 2208 1248"/>
                              <a:gd name="T1" fmla="*/ T0 w 1025"/>
                              <a:gd name="T2" fmla="+- 0 1586 1585"/>
                              <a:gd name="T3" fmla="*/ 1586 h 214"/>
                              <a:gd name="T4" fmla="+- 0 2272 1248"/>
                              <a:gd name="T5" fmla="*/ T4 w 1025"/>
                              <a:gd name="T6" fmla="+- 0 1585 1585"/>
                              <a:gd name="T7" fmla="*/ 1585 h 214"/>
                              <a:gd name="T8" fmla="+- 0 1248 1248"/>
                              <a:gd name="T9" fmla="*/ T8 w 1025"/>
                              <a:gd name="T10" fmla="+- 0 1799 1585"/>
                              <a:gd name="T11" fmla="*/ 1799 h 214"/>
                            </a:gdLst>
                            <a:ahLst/>
                            <a:cxnLst>
                              <a:cxn ang="0">
                                <a:pos x="T1" y="T3"/>
                              </a:cxn>
                              <a:cxn ang="0">
                                <a:pos x="T5" y="T7"/>
                              </a:cxn>
                              <a:cxn ang="0">
                                <a:pos x="T9" y="T11"/>
                              </a:cxn>
                            </a:cxnLst>
                            <a:rect l="0" t="0" r="r" b="b"/>
                            <a:pathLst>
                              <a:path w="1025" h="214">
                                <a:moveTo>
                                  <a:pt x="960" y="1"/>
                                </a:moveTo>
                                <a:lnTo>
                                  <a:pt x="1024" y="0"/>
                                </a:lnTo>
                                <a:lnTo>
                                  <a:pt x="0" y="214"/>
                                </a:lnTo>
                              </a:path>
                            </a:pathLst>
                          </a:custGeom>
                          <a:noFill/>
                          <a:ln w="10177">
                            <a:solidFill>
                              <a:srgbClr val="FF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8" name="Picture 39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1241" y="1592"/>
                            <a:ext cx="127"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9" name="Picture 39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429" y="1631"/>
                            <a:ext cx="127"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0" name="Picture 38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618" y="1670"/>
                            <a:ext cx="127"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1" name="Picture 38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1806" y="1709"/>
                            <a:ext cx="127"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2" name="Picture 38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1994" y="1748"/>
                            <a:ext cx="127"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3" name="Picture 38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2182" y="1787"/>
                            <a:ext cx="100"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Line 385"/>
                        <wps:cNvCnPr/>
                        <wps:spPr bwMode="auto">
                          <a:xfrm>
                            <a:off x="1234" y="1585"/>
                            <a:ext cx="1025" cy="213"/>
                          </a:xfrm>
                          <a:prstGeom prst="line">
                            <a:avLst/>
                          </a:prstGeom>
                          <a:noFill/>
                          <a:ln w="10177">
                            <a:solidFill>
                              <a:srgbClr val="FF0000"/>
                            </a:solidFill>
                            <a:prstDash val="lg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5" name="Picture 38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6370" y="317"/>
                            <a:ext cx="889"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6" name="Picture 38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5752" y="97"/>
                            <a:ext cx="1860"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7" name="Rectangle 382"/>
                        <wps:cNvSpPr>
                          <a:spLocks noChangeArrowheads="1"/>
                        </wps:cNvSpPr>
                        <wps:spPr bwMode="auto">
                          <a:xfrm>
                            <a:off x="5745" y="90"/>
                            <a:ext cx="1844" cy="604"/>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8" name="Picture 38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6354" y="302"/>
                            <a:ext cx="888"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9" name="Picture 38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5885" y="275"/>
                            <a:ext cx="293"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0" name="Picture 37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5878" y="267"/>
                            <a:ext cx="276"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1" name="Rectangle 378"/>
                        <wps:cNvSpPr>
                          <a:spLocks noChangeArrowheads="1"/>
                        </wps:cNvSpPr>
                        <wps:spPr bwMode="auto">
                          <a:xfrm>
                            <a:off x="5878" y="267"/>
                            <a:ext cx="276" cy="143"/>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2" name="Picture 37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5880" y="464"/>
                            <a:ext cx="298"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3" name="Rectangle 376"/>
                        <wps:cNvSpPr>
                          <a:spLocks noChangeArrowheads="1"/>
                        </wps:cNvSpPr>
                        <wps:spPr bwMode="auto">
                          <a:xfrm>
                            <a:off x="5873" y="457"/>
                            <a:ext cx="282" cy="131"/>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4" name="Picture 37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107" y="100"/>
                            <a:ext cx="3425"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5" name="Picture 37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16" y="16"/>
                            <a:ext cx="7698" cy="2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373"/>
                        <wps:cNvSpPr>
                          <a:spLocks noChangeArrowheads="1"/>
                        </wps:cNvSpPr>
                        <wps:spPr bwMode="auto">
                          <a:xfrm>
                            <a:off x="9" y="9"/>
                            <a:ext cx="7682" cy="2064"/>
                          </a:xfrm>
                          <a:prstGeom prst="rect">
                            <a:avLst/>
                          </a:prstGeom>
                          <a:noFill/>
                          <a:ln w="10177">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37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1258" y="368"/>
                            <a:ext cx="1042"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8" name="Picture 37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1243" y="353"/>
                            <a:ext cx="1040"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9" name="Line 370"/>
                        <wps:cNvCnPr/>
                        <wps:spPr bwMode="auto">
                          <a:xfrm>
                            <a:off x="1238" y="361"/>
                            <a:ext cx="1024" cy="390"/>
                          </a:xfrm>
                          <a:prstGeom prst="line">
                            <a:avLst/>
                          </a:prstGeom>
                          <a:noFill/>
                          <a:ln w="10177">
                            <a:solidFill>
                              <a:srgbClr val="FF0000"/>
                            </a:solidFill>
                            <a:prstDash val="lgDash"/>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53D1AF4" id="Group 369" o:spid="_x0000_s1026" style="width:385.75pt;height:105.45pt;mso-position-horizontal-relative:char;mso-position-vertical-relative:line" coordsize="7715,2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">
                <v:shape id="Picture 461" o:spid="_x0000_s1027" type="#_x0000_t75" style="position:absolute;left:231;top:574;width:733;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">
                  <v:imagedata r:id="rId77" o:title=""/>
                </v:shape>
                <v:rect id="Rectangle 460" o:spid="_x0000_s1028" style="position:absolute;left:223;top:566;width:717;height: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" filled="f" strokecolor="#3f3f3f" strokeweight=".28269mm"/>
                <v:shape id="Picture 459" o:spid="_x0000_s1029" type="#_x0000_t75" style="position:absolute;left:956;top:824;width:307;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">
                  <v:imagedata r:id="rId78" o:title=""/>
                </v:shape>
                <v:line id="Line 458" o:spid="_x0000_s1030" style="position:absolute;visibility:visible;mso-wrap-style:square" from="1006,851" to="1183,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" strokecolor="#3f3f3f" strokeweight=".28269mm"/>
                <v:shape id="Freeform 457" o:spid="_x0000_s1031" style="position:absolute;left:940;top:808;width:86;height:86;visibility:visible;mso-wrap-style:square;v-text-anchor:top" coordsize="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" path="m86,l,43,86,86,79,65,76,43,79,21,86,xe" fillcolor="#3f3f3f" stroked="f">
                  <v:path arrowok="t" o:connecttype="custom" o:connectlocs="86,808;0,851;86,894;79,873;76,851;79,829;86,808" o:connectangles="0,0,0,0,0,0,0"/>
                </v:shape>
                <v:shape id="Freeform 456" o:spid="_x0000_s1032" style="position:absolute;left:1162;top:808;width:86;height:86;visibility:visible;mso-wrap-style:square;v-text-anchor:top" coordsize="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" path="m,l8,21r2,22l8,65,,86,86,43,,xe" fillcolor="#3f3f3f" stroked="f">
                  <v:path arrowok="t" o:connecttype="custom" o:connectlocs="0,808;8,829;10,851;8,873;0,894;86,851;0,808" o:connectangles="0,0,0,0,0,0,0"/>
                </v:shape>
                <v:shape id="Picture 455" o:spid="_x0000_s1033" type="#_x0000_t75" style="position:absolute;left:2587;top:574;width:733;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">
                  <v:imagedata r:id="rId79" o:title=""/>
                </v:shape>
                <v:shape id="Picture 454" o:spid="_x0000_s1034" type="#_x0000_t75" style="position:absolute;left:2572;top:558;width:733;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">
                  <v:imagedata r:id="rId80" o:title=""/>
                </v:shape>
                <v:shape id="Picture 453" o:spid="_x0000_s1035" type="#_x0000_t75" style="position:absolute;left:2288;top:824;width:307;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">
                  <v:imagedata r:id="rId81" o:title=""/>
                </v:shape>
                <v:line id="Line 452" o:spid="_x0000_s1036" style="position:absolute;visibility:visible;mso-wrap-style:square" from="2337,851" to="2514,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" strokecolor="#3f3f3f" strokeweight=".28269mm"/>
                <v:shape id="Freeform 451" o:spid="_x0000_s1037" style="position:absolute;left:2272;top:808;width:86;height:86;visibility:visible;mso-wrap-style:square;v-text-anchor:top" coordsize="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" path="m86,l,43,86,86,79,65,76,43,79,21,86,xe" fillcolor="#3f3f3f" stroked="f">
                  <v:path arrowok="t" o:connecttype="custom" o:connectlocs="86,808;0,851;86,894;79,873;76,851;79,829;86,808" o:connectangles="0,0,0,0,0,0,0"/>
                </v:shape>
                <v:shape id="Freeform 450" o:spid="_x0000_s1038" style="position:absolute;left:2494;top:808;width:86;height:86;visibility:visible;mso-wrap-style:square;v-text-anchor:top" coordsize="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" path="m,l7,21r3,22l7,65,,86,86,43,,xe" fillcolor="#3f3f3f" stroked="f">
                  <v:path arrowok="t" o:connecttype="custom" o:connectlocs="0,808;7,829;10,851;7,873;0,894;86,851;0,808" o:connectangles="0,0,0,0,0,0,0"/>
                </v:shape>
                <v:shape id="Picture 449" o:spid="_x0000_s1039" type="#_x0000_t75" style="position:absolute;left:1255;top:361;width:1040;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">
                  <v:imagedata r:id="rId82" o:title=""/>
                </v:shape>
                <v:rect id="Rectangle 448" o:spid="_x0000_s1040" style="position:absolute;left:1248;top:354;width:102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" fillcolor="#d8d8d8" stroked="f"/>
                <v:rect id="Rectangle 447" o:spid="_x0000_s1041" style="position:absolute;left:1248;top:354;width:102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" filled="f" strokecolor="#3f3f3f" strokeweight=".28269mm"/>
                <v:line id="Line 446" o:spid="_x0000_s1042" style="position:absolute;visibility:visible;mso-wrap-style:square" from="1555,354" to="155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" strokecolor="#3f3f3f" strokeweight=".28269mm"/>
                <v:rect id="Rectangle 445" o:spid="_x0000_s1043" style="position:absolute;left:1330;top:387;width:16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" fillcolor="#d8d8d8" stroked="f"/>
                <v:shape id="Picture 444" o:spid="_x0000_s1044" type="#_x0000_t75" style="position:absolute;left:1255;top:361;width:1040;height: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">
                  <v:imagedata r:id="rId83" o:title=""/>
                </v:shape>
                <v:rect id="Rectangle 443" o:spid="_x0000_s1045" style="position:absolute;left:1248;top:566;width:102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" fillcolor="#d8d8d8" stroked="f"/>
                <v:rect id="Rectangle 442" o:spid="_x0000_s1046" style="position:absolute;left:1248;top:566;width:102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" filled="f" strokecolor="#3f3f3f" strokeweight=".28269mm"/>
                <v:shape id="Picture 441" o:spid="_x0000_s1047" type="#_x0000_t75" style="position:absolute;left:1685;top:621;width:364;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">
                  <v:imagedata r:id="rId84" o:title=""/>
                </v:shape>
                <v:rect id="Rectangle 440" o:spid="_x0000_s1048" style="position:absolute;left:1308;top:591;width:17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" fillcolor="#d8d8d8" stroked="f"/>
                <v:shape id="Picture 439" o:spid="_x0000_s1049" type="#_x0000_t75" style="position:absolute;left:1369;top:621;width:58;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">
                  <v:imagedata r:id="rId85" o:title=""/>
                </v:shape>
                <v:shape id="Picture 438" o:spid="_x0000_s1050" type="#_x0000_t75" style="position:absolute;left:1563;top:575;width:16;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">
                  <v:imagedata r:id="rId86" o:title=""/>
                </v:shape>
                <v:line id="Line 437" o:spid="_x0000_s1051" style="position:absolute;visibility:visible;mso-wrap-style:square" from="1555,567" to="155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" strokecolor="#3f3f3f" strokeweight=".28269mm"/>
                <v:shape id="Picture 436" o:spid="_x0000_s1052" type="#_x0000_t75" style="position:absolute;left:117;top:908;width:3185;height: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">
                  <v:imagedata r:id="rId87" o:title=""/>
                </v:shape>
                <v:shape id="Picture 435" o:spid="_x0000_s1053" type="#_x0000_t75" style="position:absolute;left:231;top:1577;width:733;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">
                  <v:imagedata r:id="rId88" o:title=""/>
                </v:shape>
                <v:rect id="Rectangle 434" o:spid="_x0000_s1054" style="position:absolute;left:223;top:1570;width:717;height: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" filled="f" strokecolor="#3f3f3f" strokeweight=".28269mm"/>
                <v:shape id="Picture 433" o:spid="_x0000_s1055" type="#_x0000_t75" style="position:absolute;left:993;top:1813;width:257;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">
                  <v:imagedata r:id="rId89" o:title=""/>
                </v:shape>
                <v:line id="Line 432" o:spid="_x0000_s1056" style="position:absolute;visibility:visible;mso-wrap-style:square" from="1042,1840" to="1169,1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" strokecolor="#3f3f3f" strokeweight=".28269mm"/>
                <v:shape id="Freeform 431" o:spid="_x0000_s1057" style="position:absolute;left:977;top:1797;width:86;height:86;visibility:visible;mso-wrap-style:square;v-text-anchor:top" coordsize="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" path="m86,l,43,86,86,79,65,76,43,79,21,86,xe" fillcolor="#3f3f3f" stroked="f">
                  <v:path arrowok="t" o:connecttype="custom" o:connectlocs="86,1797;0,1840;86,1883;79,1862;76,1840;79,1818;86,1797" o:connectangles="0,0,0,0,0,0,0"/>
                </v:shape>
                <v:shape id="Freeform 430" o:spid="_x0000_s1058" style="position:absolute;left:1148;top:1797;width:86;height:86;visibility:visible;mso-wrap-style:square;v-text-anchor:top" coordsize="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" path="m,l8,21r2,22l8,65,,86,86,43,,xe" fillcolor="#3f3f3f" stroked="f">
                  <v:path arrowok="t" o:connecttype="custom" o:connectlocs="0,1797;8,1818;10,1840;8,1862;0,1883;86,1840;0,1797" o:connectangles="0,0,0,0,0,0,0"/>
                </v:shape>
                <v:shape id="Picture 429" o:spid="_x0000_s1059" type="#_x0000_t75" style="position:absolute;left:2648;top:1557;width:1183;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">
                  <v:imagedata r:id="rId90" o:title=""/>
                </v:shape>
                <v:rect id="Rectangle 428" o:spid="_x0000_s1060" style="position:absolute;left:2641;top:1550;width:1168;height: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" filled="f" strokecolor="#3f3f3f" strokeweight=".28269mm"/>
                <v:shape id="Picture 427" o:spid="_x0000_s1061" type="#_x0000_t75" style="position:absolute;left:2874;top:1598;width:702;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">
                  <v:imagedata r:id="rId91" o:title=""/>
                </v:shape>
                <v:shape id="Picture 426" o:spid="_x0000_s1062" type="#_x0000_t75" style="position:absolute;left:2294;top:1814;width:314;height: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">
                  <v:imagedata r:id="rId92" o:title=""/>
                </v:shape>
                <v:line id="Line 425" o:spid="_x0000_s1063" style="position:absolute;visibility:visible;mso-wrap-style:square" from="2344,1841" to="2528,1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" strokecolor="#3f3f3f" strokeweight=".28269mm"/>
                <v:shape id="Freeform 424" o:spid="_x0000_s1064" style="position:absolute;left:2279;top:1799;width:87;height:86;visibility:visible;mso-wrap-style:square;v-text-anchor:top" coordsize="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" path="m87,l,41,85,86,78,64,76,42,79,20,87,xe" fillcolor="#3f3f3f" stroked="f">
                  <v:path arrowok="t" o:connecttype="custom" o:connectlocs="87,1799;0,1840;85,1885;78,1863;76,1841;79,1819;87,1799" o:connectangles="0,0,0,0,0,0,0"/>
                </v:shape>
                <v:shape id="Freeform 423" o:spid="_x0000_s1065" style="position:absolute;left:2507;top:1800;width:87;height:86;visibility:visible;mso-wrap-style:square;v-text-anchor:top" coordsize="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" path="m1,l8,21r2,22l7,65,,86,86,45,1,xe" fillcolor="#3f3f3f" stroked="f">
                  <v:path arrowok="t" o:connecttype="custom" o:connectlocs="1,1800;8,1821;10,1843;7,1865;0,1886;86,1845;1,1800" o:connectangles="0,0,0,0,0,0,0"/>
                </v:shape>
                <v:shape id="Picture 422" o:spid="_x0000_s1066" type="#_x0000_t75" style="position:absolute;left:4122;top:1563;width:2527;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">
                  <v:imagedata r:id="rId93" o:title=""/>
                </v:shape>
                <v:rect id="Rectangle 421" o:spid="_x0000_s1067" style="position:absolute;left:4114;top:1556;width:2511;height: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" fillcolor="#d8d8d8" stroked="f"/>
                <v:rect id="Rectangle 420" o:spid="_x0000_s1068" style="position:absolute;left:4114;top:1556;width:2511;height: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" filled="f" strokecolor="#3f3f3f" strokeweight=".28269mm"/>
                <v:shape id="Picture 419" o:spid="_x0000_s1069" type="#_x0000_t75" style="position:absolute;left:5267;top:1611;width:213;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">
                  <v:imagedata r:id="rId94" o:title=""/>
                </v:shape>
                <v:shape id="Picture 418" o:spid="_x0000_s1070" type="#_x0000_t75" style="position:absolute;left:4278;top:1548;width:288;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">
                  <v:imagedata r:id="rId95" o:title=""/>
                </v:shape>
                <v:shape id="Picture 417" o:spid="_x0000_s1071" type="#_x0000_t75" style="position:absolute;left:6172;top:1563;width:16;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">
                  <v:imagedata r:id="rId96" o:title=""/>
                </v:shape>
                <v:line id="Line 416" o:spid="_x0000_s1072" style="position:absolute;visibility:visible;mso-wrap-style:square" from="6164,1556" to="6164,1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" strokecolor="#3f3f3f" strokeweight=".28269mm"/>
                <v:shape id="Picture 415" o:spid="_x0000_s1073" type="#_x0000_t75" style="position:absolute;left:6279;top:1575;width:246;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">
                  <v:imagedata r:id="rId97" o:title=""/>
                </v:shape>
                <v:shape id="Picture 414" o:spid="_x0000_s1074" type="#_x0000_t75" style="position:absolute;left:3866;top:1607;width:366;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">
                  <v:imagedata r:id="rId98" o:title=""/>
                </v:shape>
                <v:line id="Line 413" o:spid="_x0000_s1075" style="position:absolute;visibility:visible;mso-wrap-style:square" from="3915,1840" to="4042,1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" strokecolor="#3f3f3f" strokeweight=".28269mm"/>
                <v:shape id="Freeform 412" o:spid="_x0000_s1076" style="position:absolute;left:3850;top:1797;width:86;height:86;visibility:visible;mso-wrap-style:square;v-text-anchor:top" coordsize="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" path="m86,l,43,86,86,79,65,76,43,79,21,86,xe" fillcolor="#3f3f3f" stroked="f">
                  <v:path arrowok="t" o:connecttype="custom" o:connectlocs="86,1797;0,1840;86,1883;79,1862;76,1840;79,1818;86,1797" o:connectangles="0,0,0,0,0,0,0"/>
                </v:shape>
                <v:shape id="Freeform 411" o:spid="_x0000_s1077" style="position:absolute;left:4021;top:1797;width:86;height:86;visibility:visible;mso-wrap-style:square;v-text-anchor:top" coordsize="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" path="m,l8,21r2,22l8,65,,86,86,43,,xe" fillcolor="#3f3f3f" stroked="f">
                  <v:path arrowok="t" o:connecttype="custom" o:connectlocs="0,1797;8,1818;10,1840;8,1862;0,1883;86,1840;0,1797" o:connectangles="0,0,0,0,0,0,0"/>
                </v:shape>
                <v:shape id="Picture 410" o:spid="_x0000_s1078" type="#_x0000_t75" style="position:absolute;left:6955;top:1563;width:71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">
                  <v:imagedata r:id="rId99" o:title=""/>
                </v:shape>
                <v:shape id="Picture 409" o:spid="_x0000_s1079" type="#_x0000_t75" style="position:absolute;left:6940;top:1548;width:71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">
                  <v:imagedata r:id="rId100" o:title=""/>
                </v:shape>
                <v:shape id="Picture 408" o:spid="_x0000_s1080" type="#_x0000_t75" style="position:absolute;left:6692;top:1813;width:257;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">
                  <v:imagedata r:id="rId101" o:title=""/>
                </v:shape>
                <v:line id="Line 407" o:spid="_x0000_s1081" style="position:absolute;visibility:visible;mso-wrap-style:square" from="6742,1840" to="6869,1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" strokecolor="#3f3f3f" strokeweight=".28269mm"/>
                <v:shape id="Freeform 406" o:spid="_x0000_s1082" style="position:absolute;left:6676;top:1797;width:86;height:86;visibility:visible;mso-wrap-style:square;v-text-anchor:top" coordsize="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" path="m86,l,43,86,86,79,65,76,43,79,21,86,xe" fillcolor="#3f3f3f" stroked="f">
                  <v:path arrowok="t" o:connecttype="custom" o:connectlocs="86,1797;0,1840;86,1883;79,1862;76,1840;79,1818;86,1797" o:connectangles="0,0,0,0,0,0,0"/>
                </v:shape>
                <v:shape id="Freeform 405" o:spid="_x0000_s1083" style="position:absolute;left:6848;top:1797;width:86;height:86;visibility:visible;mso-wrap-style:square;v-text-anchor:top" coordsize="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" path="m,l7,21r3,22l7,65,,86,86,43,,xe" fillcolor="#3f3f3f" stroked="f">
                  <v:path arrowok="t" o:connecttype="custom" o:connectlocs="0,1797;7,1818;10,1840;7,1862;0,1883;86,1840;0,1797" o:connectangles="0,0,0,0,0,0,0"/>
                </v:shape>
                <v:shape id="Picture 404" o:spid="_x0000_s1084" type="#_x0000_t75" style="position:absolute;left:1255;top:1380;width:1040;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">
                  <v:imagedata r:id="rId102" o:title=""/>
                </v:shape>
                <v:rect id="Rectangle 403" o:spid="_x0000_s1085" style="position:absolute;left:1248;top:1373;width:102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" fillcolor="#d8d8d8" stroked="f"/>
                <v:rect id="Rectangle 402" o:spid="_x0000_s1086" style="position:absolute;left:1248;top:1373;width:102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" filled="f" strokecolor="#3f3f3f" strokeweight=".28269mm"/>
                <v:line id="Line 401" o:spid="_x0000_s1087" style="position:absolute;visibility:visible;mso-wrap-style:square" from="1555,1373" to="1555,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" strokecolor="#3f3f3f" strokeweight=".28269mm"/>
                <v:rect id="Rectangle 400" o:spid="_x0000_s1088" style="position:absolute;left:1306;top:1400;width:19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" fillcolor="#d8d8d8" stroked="f"/>
                <v:shape id="Picture 399" o:spid="_x0000_s1089" type="#_x0000_t75" style="position:absolute;left:1255;top:1380;width:1040;height: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">
                  <v:imagedata r:id="rId103" o:title=""/>
                </v:shape>
                <v:rect id="Rectangle 398" o:spid="_x0000_s1090" style="position:absolute;left:1248;top:1584;width:102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" fillcolor="#d8d8d8" stroked="f"/>
                <v:rect id="Rectangle 397" o:spid="_x0000_s1091" style="position:absolute;left:1248;top:1584;width:102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" filled="f" strokecolor="#3f3f3f" strokeweight=".28269mm"/>
                <v:rect id="Rectangle 396" o:spid="_x0000_s1092" style="position:absolute;left:1294;top:1607;width:224;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" fillcolor="#d8d8d8" stroked="f"/>
                <v:line id="Line 395" o:spid="_x0000_s1093" style="position:absolute;visibility:visible;mso-wrap-style:square" from="1555,1586" to="1555,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" strokecolor="#3f3f3f" strokeweight=".28269mm"/>
                <v:shape id="Picture 394" o:spid="_x0000_s1094" type="#_x0000_t75" style="position:absolute;left:1667;top:1593;width:629;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">
                  <v:imagedata r:id="rId104" o:title=""/>
                </v:shape>
                <v:shape id="Picture 393" o:spid="_x0000_s1095" type="#_x0000_t75" style="position:absolute;left:1290;top:1594;width:316;height: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">
                  <v:imagedata r:id="rId105" o:title=""/>
                </v:shape>
                <v:shape id="Freeform 392" o:spid="_x0000_s1096" style="position:absolute;left:1248;top:1585;width:1025;height:214;visibility:visible;mso-wrap-style:square;v-text-anchor:top" coordsize="102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" path="m960,1l1024,,,214e" filled="f" strokecolor="red" strokeweight=".28269mm">
                  <v:stroke dashstyle="longDash"/>
                  <v:path arrowok="t" o:connecttype="custom" o:connectlocs="960,1586;1024,1585;0,1799" o:connectangles="0,0,0"/>
                </v:shape>
                <v:shape id="Picture 391" o:spid="_x0000_s1097" type="#_x0000_t75" style="position:absolute;left:1241;top:1592;width:127;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">
                  <v:imagedata r:id="rId106" o:title=""/>
                </v:shape>
                <v:shape id="Picture 390" o:spid="_x0000_s1098" type="#_x0000_t75" style="position:absolute;left:1429;top:1631;width:127;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">
                  <v:imagedata r:id="rId107" o:title=""/>
                </v:shape>
                <v:shape id="Picture 389" o:spid="_x0000_s1099" type="#_x0000_t75" style="position:absolute;left:1618;top:1670;width:127;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">
                  <v:imagedata r:id="rId108" o:title=""/>
                </v:shape>
                <v:shape id="Picture 388" o:spid="_x0000_s1100" type="#_x0000_t75" style="position:absolute;left:1806;top:1709;width:127;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">
                  <v:imagedata r:id="rId109" o:title=""/>
                </v:shape>
                <v:shape id="Picture 387" o:spid="_x0000_s1101" type="#_x0000_t75" style="position:absolute;left:1994;top:1748;width:127;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">
                  <v:imagedata r:id="rId110" o:title=""/>
                </v:shape>
                <v:shape id="Picture 386" o:spid="_x0000_s1102" type="#_x0000_t75" style="position:absolute;left:2182;top:1787;width:100;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">
                  <v:imagedata r:id="rId111" o:title=""/>
                </v:shape>
                <v:line id="Line 385" o:spid="_x0000_s1103" style="position:absolute;visibility:visible;mso-wrap-style:square" from="1234,1585" to="2259,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" strokecolor="red" strokeweight=".28269mm">
                  <v:stroke dashstyle="longDash"/>
                </v:line>
                <v:shape id="Picture 384" o:spid="_x0000_s1104" type="#_x0000_t75" style="position:absolute;left:6370;top:317;width:889;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">
                  <v:imagedata r:id="rId112" o:title=""/>
                </v:shape>
                <v:shape id="Picture 383" o:spid="_x0000_s1105" type="#_x0000_t75" style="position:absolute;left:5752;top:97;width:1860;height: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">
                  <v:imagedata r:id="rId113" o:title=""/>
                </v:shape>
                <v:rect id="Rectangle 382" o:spid="_x0000_s1106" style="position:absolute;left:5745;top:90;width:1844;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" filled="f" strokecolor="#3f3f3f" strokeweight=".28269mm"/>
                <v:shape id="Picture 381" o:spid="_x0000_s1107" type="#_x0000_t75" style="position:absolute;left:6354;top:302;width:888;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">
                  <v:imagedata r:id="rId114" o:title=""/>
                </v:shape>
                <v:shape id="Picture 380" o:spid="_x0000_s1108" type="#_x0000_t75" style="position:absolute;left:5885;top:275;width:293;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">
                  <v:imagedata r:id="rId115" o:title=""/>
                </v:shape>
                <v:shape id="Picture 379" o:spid="_x0000_s1109" type="#_x0000_t75" style="position:absolute;left:5878;top:267;width:276;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">
                  <v:imagedata r:id="rId116" o:title=""/>
                </v:shape>
                <v:rect id="Rectangle 378" o:spid="_x0000_s1110" style="position:absolute;left:5878;top:267;width:276;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" filled="f" strokecolor="#3f3f3f" strokeweight=".28269mm"/>
                <v:shape id="Picture 377" o:spid="_x0000_s1111" type="#_x0000_t75" style="position:absolute;left:5880;top:464;width:298;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">
                  <v:imagedata r:id="rId117" o:title=""/>
                </v:shape>
                <v:rect id="Rectangle 376" o:spid="_x0000_s1112" style="position:absolute;left:5873;top:457;width:282;height: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" filled="f" strokecolor="#3f3f3f" strokeweight=".28269mm"/>
                <v:shape id="Picture 375" o:spid="_x0000_s1113" type="#_x0000_t75" style="position:absolute;left:107;top:100;width:3425;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">
                  <v:imagedata r:id="rId118" o:title=""/>
                </v:shape>
                <v:shape id="Picture 374" o:spid="_x0000_s1114" type="#_x0000_t75" style="position:absolute;left:16;top:16;width:7698;height:2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">
                  <v:imagedata r:id="rId119" o:title=""/>
                </v:shape>
                <v:rect id="Rectangle 373" o:spid="_x0000_s1115" style="position:absolute;left:9;top:9;width:768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" filled="f" strokecolor="#3f3f3f" strokeweight=".28269mm"/>
                <v:shape id="Picture 372" o:spid="_x0000_s1116" type="#_x0000_t75" style="position:absolute;left:1258;top:368;width:1042;height: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">
                  <v:imagedata r:id="rId120" o:title=""/>
                </v:shape>
                <v:shape id="Picture 371" o:spid="_x0000_s1117" type="#_x0000_t75" style="position:absolute;left:1243;top:353;width:1040;height: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">
                  <v:imagedata r:id="rId121" o:title=""/>
                </v:shape>
                <v:line id="Line 370" o:spid="_x0000_s1118" style="position:absolute;visibility:visible;mso-wrap-style:square" from="1238,361" to="2262,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" strokecolor="red" strokeweight=".28269mm">
                  <v:stroke dashstyle="longDash"/>
                </v:line>
                <w10:anchorlock/>
              </v:group>
            </w:pict>
          </mc:Fallback>
        </mc:AlternateContent>
      </w:r>
    </w:p>
    <w:p w14:paraId="453B405C" w14:textId="77777777" w:rsidR="0092676A" w:rsidRDefault="00E142A3">
      <w:pPr>
        <w:pStyle w:val="BodyText"/>
        <w:spacing w:before="169" w:line="256" w:lineRule="auto"/>
        <w:ind w:left="480" w:right="105"/>
        <w:jc w:val="both"/>
      </w:pPr>
      <w:r>
        <w:rPr>
          <w:w w:val="110"/>
        </w:rPr>
        <w:t>Figure 6.2: Example of two tags collided slot according to EPCglobal C1 G2 standard</w:t>
      </w:r>
    </w:p>
    <w:p w14:paraId="0D20E583" w14:textId="77777777" w:rsidR="0092676A" w:rsidRDefault="0092676A">
      <w:pPr>
        <w:pStyle w:val="BodyText"/>
        <w:spacing w:before="7"/>
        <w:rPr>
          <w:sz w:val="38"/>
        </w:rPr>
      </w:pPr>
    </w:p>
    <w:p w14:paraId="42118F22" w14:textId="77777777" w:rsidR="0092676A" w:rsidRDefault="00E142A3">
      <w:pPr>
        <w:pStyle w:val="BodyText"/>
        <w:spacing w:line="319" w:lineRule="auto"/>
        <w:ind w:left="480" w:right="105"/>
        <w:jc w:val="both"/>
      </w:pPr>
      <w:r>
        <w:rPr>
          <w:w w:val="110"/>
        </w:rPr>
        <w:t>simultaneously multiple replies from different tags. In this case, there are two possibilities:</w:t>
      </w:r>
    </w:p>
    <w:p w14:paraId="36ACDC33" w14:textId="77777777" w:rsidR="0092676A" w:rsidRDefault="00E142A3">
      <w:pPr>
        <w:pStyle w:val="ListParagraph"/>
        <w:numPr>
          <w:ilvl w:val="2"/>
          <w:numId w:val="3"/>
        </w:numPr>
        <w:tabs>
          <w:tab w:val="left" w:pos="1066"/>
        </w:tabs>
        <w:spacing w:before="118" w:line="358" w:lineRule="exact"/>
        <w:ind w:right="105" w:hanging="299"/>
        <w:jc w:val="both"/>
        <w:rPr>
          <w:sz w:val="24"/>
        </w:rPr>
      </w:pPr>
      <w:r>
        <w:rPr>
          <w:w w:val="110"/>
          <w:sz w:val="24"/>
        </w:rPr>
        <w:t xml:space="preserve">Systems </w:t>
      </w:r>
      <w:r>
        <w:rPr>
          <w:spacing w:val="-4"/>
          <w:w w:val="110"/>
          <w:sz w:val="24"/>
        </w:rPr>
        <w:t xml:space="preserve">have </w:t>
      </w:r>
      <w:r>
        <w:rPr>
          <w:w w:val="110"/>
          <w:sz w:val="24"/>
        </w:rPr>
        <w:t xml:space="preserve">no collision </w:t>
      </w:r>
      <w:r>
        <w:rPr>
          <w:spacing w:val="-3"/>
          <w:w w:val="110"/>
          <w:sz w:val="24"/>
        </w:rPr>
        <w:t xml:space="preserve">recovery </w:t>
      </w:r>
      <w:r>
        <w:rPr>
          <w:w w:val="110"/>
          <w:sz w:val="24"/>
        </w:rPr>
        <w:t xml:space="preserve">capability: In such systems, the reader fails to identify </w:t>
      </w:r>
      <w:r>
        <w:rPr>
          <w:spacing w:val="-3"/>
          <w:w w:val="110"/>
          <w:sz w:val="24"/>
        </w:rPr>
        <w:t xml:space="preserve">any </w:t>
      </w:r>
      <w:r>
        <w:rPr>
          <w:rFonts w:ascii="Palatino Linotype" w:hAnsi="Palatino Linotype"/>
          <w:i/>
          <w:w w:val="110"/>
          <w:sz w:val="24"/>
        </w:rPr>
        <w:t xml:space="preserve">RN </w:t>
      </w:r>
      <w:r>
        <w:rPr>
          <w:rFonts w:ascii="Arial Unicode MS" w:hAnsi="Arial Unicode MS"/>
          <w:w w:val="110"/>
          <w:sz w:val="24"/>
        </w:rPr>
        <w:t>16</w:t>
      </w:r>
      <w:r>
        <w:rPr>
          <w:w w:val="110"/>
          <w:sz w:val="24"/>
        </w:rPr>
        <w:t xml:space="preserve">, so it queries the next slot </w:t>
      </w:r>
      <w:r>
        <w:rPr>
          <w:spacing w:val="-4"/>
          <w:w w:val="110"/>
          <w:sz w:val="24"/>
        </w:rPr>
        <w:t xml:space="preserve">by </w:t>
      </w:r>
      <w:r>
        <w:rPr>
          <w:w w:val="110"/>
          <w:sz w:val="24"/>
        </w:rPr>
        <w:t>sending another “Query-Rep”</w:t>
      </w:r>
      <w:r>
        <w:rPr>
          <w:spacing w:val="-10"/>
          <w:w w:val="110"/>
          <w:sz w:val="24"/>
        </w:rPr>
        <w:t xml:space="preserve"> </w:t>
      </w:r>
      <w:r>
        <w:rPr>
          <w:w w:val="110"/>
          <w:sz w:val="24"/>
        </w:rPr>
        <w:t>command.</w:t>
      </w:r>
      <w:r>
        <w:rPr>
          <w:spacing w:val="12"/>
          <w:w w:val="110"/>
          <w:sz w:val="24"/>
        </w:rPr>
        <w:t xml:space="preserve"> </w:t>
      </w:r>
      <w:r>
        <w:rPr>
          <w:w w:val="110"/>
          <w:sz w:val="24"/>
        </w:rPr>
        <w:t>As</w:t>
      </w:r>
      <w:r>
        <w:rPr>
          <w:spacing w:val="-11"/>
          <w:w w:val="110"/>
          <w:sz w:val="24"/>
        </w:rPr>
        <w:t xml:space="preserve"> </w:t>
      </w:r>
      <w:r>
        <w:rPr>
          <w:w w:val="110"/>
          <w:sz w:val="24"/>
        </w:rPr>
        <w:t>soon</w:t>
      </w:r>
      <w:r>
        <w:rPr>
          <w:spacing w:val="-11"/>
          <w:w w:val="110"/>
          <w:sz w:val="24"/>
        </w:rPr>
        <w:t xml:space="preserve"> </w:t>
      </w:r>
      <w:r>
        <w:rPr>
          <w:w w:val="110"/>
          <w:sz w:val="24"/>
        </w:rPr>
        <w:t>as</w:t>
      </w:r>
      <w:r>
        <w:rPr>
          <w:spacing w:val="-11"/>
          <w:w w:val="110"/>
          <w:sz w:val="24"/>
        </w:rPr>
        <w:t xml:space="preserve"> </w:t>
      </w:r>
      <w:r>
        <w:rPr>
          <w:w w:val="110"/>
          <w:sz w:val="24"/>
        </w:rPr>
        <w:t>the</w:t>
      </w:r>
      <w:r>
        <w:rPr>
          <w:spacing w:val="-11"/>
          <w:w w:val="110"/>
          <w:sz w:val="24"/>
        </w:rPr>
        <w:t xml:space="preserve"> </w:t>
      </w:r>
      <w:r>
        <w:rPr>
          <w:w w:val="110"/>
          <w:sz w:val="24"/>
        </w:rPr>
        <w:t>collided</w:t>
      </w:r>
      <w:r>
        <w:rPr>
          <w:spacing w:val="-11"/>
          <w:w w:val="110"/>
          <w:sz w:val="24"/>
        </w:rPr>
        <w:t xml:space="preserve"> </w:t>
      </w:r>
      <w:r>
        <w:rPr>
          <w:w w:val="110"/>
          <w:sz w:val="24"/>
        </w:rPr>
        <w:t>tags</w:t>
      </w:r>
      <w:r>
        <w:rPr>
          <w:spacing w:val="-11"/>
          <w:w w:val="110"/>
          <w:sz w:val="24"/>
        </w:rPr>
        <w:t xml:space="preserve"> </w:t>
      </w:r>
      <w:r>
        <w:rPr>
          <w:w w:val="110"/>
          <w:sz w:val="24"/>
        </w:rPr>
        <w:t>receive</w:t>
      </w:r>
      <w:r>
        <w:rPr>
          <w:spacing w:val="-11"/>
          <w:w w:val="110"/>
          <w:sz w:val="24"/>
        </w:rPr>
        <w:t xml:space="preserve"> </w:t>
      </w:r>
      <w:r>
        <w:rPr>
          <w:w w:val="110"/>
          <w:sz w:val="24"/>
        </w:rPr>
        <w:t>the</w:t>
      </w:r>
      <w:r>
        <w:rPr>
          <w:spacing w:val="-11"/>
          <w:w w:val="110"/>
          <w:sz w:val="24"/>
        </w:rPr>
        <w:t xml:space="preserve"> </w:t>
      </w:r>
      <w:r>
        <w:rPr>
          <w:w w:val="110"/>
          <w:sz w:val="24"/>
        </w:rPr>
        <w:t xml:space="preserve">“Query- Rep” command, they enter the “Arbitrate” state waiting for the next frame. The maximum reading efficiency in such systems is </w:t>
      </w:r>
      <w:r>
        <w:rPr>
          <w:rFonts w:ascii="Arial Unicode MS" w:hAnsi="Arial Unicode MS"/>
          <w:w w:val="110"/>
          <w:sz w:val="24"/>
        </w:rPr>
        <w:t>36%</w:t>
      </w:r>
      <w:r>
        <w:rPr>
          <w:w w:val="110"/>
          <w:sz w:val="24"/>
        </w:rPr>
        <w:t>, when the working frame length is equal to the remaining number of tags in the reading</w:t>
      </w:r>
      <w:r>
        <w:rPr>
          <w:spacing w:val="29"/>
          <w:w w:val="110"/>
          <w:sz w:val="24"/>
        </w:rPr>
        <w:t xml:space="preserve"> </w:t>
      </w:r>
      <w:r>
        <w:rPr>
          <w:w w:val="110"/>
          <w:sz w:val="24"/>
        </w:rPr>
        <w:t>area.</w:t>
      </w:r>
    </w:p>
    <w:p w14:paraId="208869FE" w14:textId="77777777" w:rsidR="0092676A" w:rsidRDefault="00E142A3">
      <w:pPr>
        <w:pStyle w:val="ListParagraph"/>
        <w:numPr>
          <w:ilvl w:val="2"/>
          <w:numId w:val="3"/>
        </w:numPr>
        <w:tabs>
          <w:tab w:val="left" w:pos="1066"/>
        </w:tabs>
        <w:spacing w:before="199" w:line="358" w:lineRule="exact"/>
        <w:ind w:right="105" w:hanging="299"/>
        <w:jc w:val="both"/>
        <w:rPr>
          <w:sz w:val="24"/>
        </w:rPr>
      </w:pPr>
      <w:r>
        <w:rPr>
          <w:w w:val="105"/>
          <w:sz w:val="24"/>
        </w:rPr>
        <w:t xml:space="preserve">Systems </w:t>
      </w:r>
      <w:r>
        <w:rPr>
          <w:spacing w:val="-4"/>
          <w:w w:val="105"/>
          <w:sz w:val="24"/>
        </w:rPr>
        <w:t xml:space="preserve">have </w:t>
      </w:r>
      <w:r>
        <w:rPr>
          <w:w w:val="105"/>
          <w:sz w:val="24"/>
        </w:rPr>
        <w:t xml:space="preserve">collision </w:t>
      </w:r>
      <w:r>
        <w:rPr>
          <w:spacing w:val="-3"/>
          <w:w w:val="105"/>
          <w:sz w:val="24"/>
        </w:rPr>
        <w:t xml:space="preserve">recovery </w:t>
      </w:r>
      <w:r>
        <w:rPr>
          <w:w w:val="105"/>
          <w:sz w:val="24"/>
        </w:rPr>
        <w:t xml:space="preserve">capability:  They </w:t>
      </w:r>
      <w:r>
        <w:rPr>
          <w:spacing w:val="-4"/>
          <w:w w:val="105"/>
          <w:sz w:val="24"/>
        </w:rPr>
        <w:t xml:space="preserve">have  </w:t>
      </w:r>
      <w:r>
        <w:rPr>
          <w:w w:val="105"/>
          <w:sz w:val="24"/>
        </w:rPr>
        <w:t xml:space="preserve">the ability to iden-  tify one </w:t>
      </w:r>
      <w:r>
        <w:rPr>
          <w:rFonts w:ascii="Palatino Linotype" w:hAnsi="Palatino Linotype"/>
          <w:i/>
          <w:w w:val="105"/>
          <w:sz w:val="24"/>
        </w:rPr>
        <w:t xml:space="preserve">RN </w:t>
      </w:r>
      <w:r>
        <w:rPr>
          <w:rFonts w:ascii="Arial Unicode MS" w:hAnsi="Arial Unicode MS"/>
          <w:w w:val="105"/>
          <w:sz w:val="24"/>
        </w:rPr>
        <w:t xml:space="preserve">16 </w:t>
      </w:r>
      <w:r>
        <w:rPr>
          <w:w w:val="105"/>
          <w:sz w:val="24"/>
        </w:rPr>
        <w:t xml:space="preserve">from the collided ones. Then, the reader broadcasts an “ACK” command including the identified </w:t>
      </w:r>
      <w:r>
        <w:rPr>
          <w:rFonts w:ascii="Palatino Linotype" w:hAnsi="Palatino Linotype"/>
          <w:i/>
          <w:w w:val="105"/>
          <w:sz w:val="24"/>
        </w:rPr>
        <w:t xml:space="preserve">RN </w:t>
      </w:r>
      <w:r>
        <w:rPr>
          <w:rFonts w:ascii="Arial Unicode MS" w:hAnsi="Arial Unicode MS"/>
          <w:w w:val="105"/>
          <w:sz w:val="24"/>
        </w:rPr>
        <w:t>16</w:t>
      </w:r>
      <w:r>
        <w:rPr>
          <w:w w:val="105"/>
          <w:sz w:val="24"/>
        </w:rPr>
        <w:t xml:space="preserve">. The tag which has the same </w:t>
      </w:r>
      <w:r>
        <w:rPr>
          <w:rFonts w:ascii="Palatino Linotype" w:hAnsi="Palatino Linotype"/>
          <w:i/>
          <w:w w:val="105"/>
          <w:sz w:val="24"/>
        </w:rPr>
        <w:t xml:space="preserve">RN </w:t>
      </w:r>
      <w:r>
        <w:rPr>
          <w:rFonts w:ascii="Arial Unicode MS" w:hAnsi="Arial Unicode MS"/>
          <w:w w:val="105"/>
          <w:sz w:val="24"/>
        </w:rPr>
        <w:t xml:space="preserve">16 </w:t>
      </w:r>
      <w:r>
        <w:rPr>
          <w:w w:val="105"/>
          <w:sz w:val="24"/>
        </w:rPr>
        <w:t xml:space="preserve">replies its “EPC” code and mutes itself until the end of the reading process. </w:t>
      </w:r>
      <w:r>
        <w:rPr>
          <w:spacing w:val="-3"/>
          <w:w w:val="105"/>
          <w:sz w:val="24"/>
        </w:rPr>
        <w:t xml:space="preserve">However, </w:t>
      </w:r>
      <w:r>
        <w:rPr>
          <w:w w:val="105"/>
          <w:sz w:val="24"/>
        </w:rPr>
        <w:t xml:space="preserve">the remaining tags forget their </w:t>
      </w:r>
      <w:r>
        <w:rPr>
          <w:rFonts w:ascii="Palatino Linotype" w:hAnsi="Palatino Linotype"/>
          <w:i/>
          <w:w w:val="105"/>
          <w:sz w:val="24"/>
        </w:rPr>
        <w:t xml:space="preserve">RN </w:t>
      </w:r>
      <w:r>
        <w:rPr>
          <w:rFonts w:ascii="Arial Unicode MS" w:hAnsi="Arial Unicode MS"/>
          <w:w w:val="105"/>
          <w:sz w:val="24"/>
        </w:rPr>
        <w:t>16</w:t>
      </w:r>
      <w:r>
        <w:rPr>
          <w:rFonts w:ascii="Palatino Linotype" w:hAnsi="Palatino Linotype"/>
          <w:i/>
          <w:w w:val="105"/>
          <w:sz w:val="24"/>
        </w:rPr>
        <w:t xml:space="preserve">s </w:t>
      </w:r>
      <w:r>
        <w:rPr>
          <w:w w:val="105"/>
          <w:sz w:val="24"/>
        </w:rPr>
        <w:t xml:space="preserve">and en- ter the “Arbitrate” state waiting for the next frame.  The main drawback    of such systems is that the reader can only acknowledge one tag from       the collided tags in a slot, even if it has the capability to identify all the responding </w:t>
      </w:r>
      <w:r>
        <w:rPr>
          <w:rFonts w:ascii="Palatino Linotype" w:hAnsi="Palatino Linotype"/>
          <w:i/>
          <w:w w:val="105"/>
          <w:sz w:val="24"/>
        </w:rPr>
        <w:t xml:space="preserve">RN </w:t>
      </w:r>
      <w:r>
        <w:rPr>
          <w:rFonts w:ascii="Arial Unicode MS" w:hAnsi="Arial Unicode MS"/>
          <w:w w:val="105"/>
          <w:sz w:val="24"/>
        </w:rPr>
        <w:t>16</w:t>
      </w:r>
      <w:r>
        <w:rPr>
          <w:rFonts w:ascii="Palatino Linotype" w:hAnsi="Palatino Linotype"/>
          <w:i/>
          <w:w w:val="105"/>
          <w:sz w:val="24"/>
        </w:rPr>
        <w:t>s</w:t>
      </w:r>
      <w:r>
        <w:rPr>
          <w:w w:val="105"/>
          <w:sz w:val="24"/>
        </w:rPr>
        <w:t xml:space="preserve">. </w:t>
      </w:r>
      <w:r>
        <w:rPr>
          <w:spacing w:val="-10"/>
          <w:w w:val="105"/>
          <w:sz w:val="24"/>
        </w:rPr>
        <w:t xml:space="preserve">To </w:t>
      </w:r>
      <w:r>
        <w:rPr>
          <w:w w:val="105"/>
          <w:sz w:val="24"/>
        </w:rPr>
        <w:t xml:space="preserve">overcome this drawback, backwards compatible extension are proposed in the following  </w:t>
      </w:r>
      <w:r>
        <w:rPr>
          <w:spacing w:val="34"/>
          <w:w w:val="105"/>
          <w:sz w:val="24"/>
        </w:rPr>
        <w:t xml:space="preserve"> </w:t>
      </w:r>
      <w:r>
        <w:rPr>
          <w:w w:val="105"/>
          <w:sz w:val="24"/>
        </w:rPr>
        <w:t>sections.</w:t>
      </w:r>
    </w:p>
    <w:p w14:paraId="2C570A78" w14:textId="77777777" w:rsidR="0092676A" w:rsidRDefault="00E142A3">
      <w:pPr>
        <w:pStyle w:val="BodyText"/>
        <w:spacing w:before="279" w:line="319" w:lineRule="auto"/>
        <w:ind w:left="480" w:right="105"/>
        <w:jc w:val="both"/>
      </w:pPr>
      <w:r>
        <w:rPr>
          <w:w w:val="110"/>
        </w:rPr>
        <w:t xml:space="preserve">Figure 6.2 presents an example for a collided slot with </w:t>
      </w:r>
      <w:r>
        <w:rPr>
          <w:spacing w:val="-5"/>
          <w:w w:val="110"/>
        </w:rPr>
        <w:t xml:space="preserve">two </w:t>
      </w:r>
      <w:r>
        <w:rPr>
          <w:w w:val="110"/>
        </w:rPr>
        <w:t>collided tags. It shows</w:t>
      </w:r>
      <w:r>
        <w:rPr>
          <w:spacing w:val="-23"/>
          <w:w w:val="110"/>
        </w:rPr>
        <w:t xml:space="preserve"> </w:t>
      </w:r>
      <w:r>
        <w:rPr>
          <w:w w:val="110"/>
        </w:rPr>
        <w:t>the</w:t>
      </w:r>
      <w:r>
        <w:rPr>
          <w:spacing w:val="-23"/>
          <w:w w:val="110"/>
        </w:rPr>
        <w:t xml:space="preserve"> </w:t>
      </w:r>
      <w:r>
        <w:rPr>
          <w:w w:val="110"/>
        </w:rPr>
        <w:t>differences</w:t>
      </w:r>
      <w:r>
        <w:rPr>
          <w:spacing w:val="-23"/>
          <w:w w:val="110"/>
        </w:rPr>
        <w:t xml:space="preserve"> </w:t>
      </w:r>
      <w:r>
        <w:rPr>
          <w:w w:val="110"/>
        </w:rPr>
        <w:t>between</w:t>
      </w:r>
      <w:r>
        <w:rPr>
          <w:spacing w:val="-23"/>
          <w:w w:val="110"/>
        </w:rPr>
        <w:t xml:space="preserve"> </w:t>
      </w:r>
      <w:r>
        <w:rPr>
          <w:w w:val="110"/>
        </w:rPr>
        <w:t>the</w:t>
      </w:r>
      <w:r>
        <w:rPr>
          <w:spacing w:val="-23"/>
          <w:w w:val="110"/>
        </w:rPr>
        <w:t xml:space="preserve"> </w:t>
      </w:r>
      <w:r>
        <w:rPr>
          <w:spacing w:val="-3"/>
          <w:w w:val="110"/>
        </w:rPr>
        <w:t>conventional</w:t>
      </w:r>
      <w:r>
        <w:rPr>
          <w:spacing w:val="-23"/>
          <w:w w:val="110"/>
        </w:rPr>
        <w:t xml:space="preserve"> </w:t>
      </w:r>
      <w:r>
        <w:rPr>
          <w:w w:val="110"/>
        </w:rPr>
        <w:t>systems</w:t>
      </w:r>
      <w:r>
        <w:rPr>
          <w:spacing w:val="-24"/>
          <w:w w:val="110"/>
        </w:rPr>
        <w:t xml:space="preserve"> </w:t>
      </w:r>
      <w:r>
        <w:rPr>
          <w:w w:val="110"/>
        </w:rPr>
        <w:t>without</w:t>
      </w:r>
      <w:r>
        <w:rPr>
          <w:spacing w:val="-24"/>
          <w:w w:val="110"/>
        </w:rPr>
        <w:t xml:space="preserve"> </w:t>
      </w:r>
      <w:r>
        <w:rPr>
          <w:w w:val="110"/>
        </w:rPr>
        <w:t>collision</w:t>
      </w:r>
      <w:r>
        <w:rPr>
          <w:spacing w:val="-24"/>
          <w:w w:val="110"/>
        </w:rPr>
        <w:t xml:space="preserve"> </w:t>
      </w:r>
      <w:r>
        <w:rPr>
          <w:w w:val="110"/>
        </w:rPr>
        <w:t xml:space="preserve">recov- ery and with collision </w:t>
      </w:r>
      <w:r>
        <w:rPr>
          <w:spacing w:val="-3"/>
          <w:w w:val="110"/>
        </w:rPr>
        <w:t xml:space="preserve">recovery capability. </w:t>
      </w:r>
      <w:r>
        <w:rPr>
          <w:w w:val="110"/>
        </w:rPr>
        <w:t xml:space="preserve">According to </w:t>
      </w:r>
      <w:ins w:id="22" w:author="Raghda Wahdan" w:date="2017-11-14T14:00:00Z">
        <w:r w:rsidR="002E1F27">
          <w:rPr>
            <w:w w:val="110"/>
          </w:rPr>
          <w:t>F</w:t>
        </w:r>
      </w:ins>
      <w:del w:id="23" w:author="Raghda Wahdan" w:date="2017-11-14T14:00:00Z">
        <w:r w:rsidDel="002E1F27">
          <w:rPr>
            <w:w w:val="110"/>
          </w:rPr>
          <w:delText>f</w:delText>
        </w:r>
      </w:del>
      <w:r>
        <w:rPr>
          <w:w w:val="110"/>
        </w:rPr>
        <w:t xml:space="preserve">igure 6.2, the reader, which has no collision </w:t>
      </w:r>
      <w:r>
        <w:rPr>
          <w:spacing w:val="-3"/>
          <w:w w:val="110"/>
        </w:rPr>
        <w:t xml:space="preserve">recovery </w:t>
      </w:r>
      <w:r>
        <w:rPr>
          <w:w w:val="110"/>
        </w:rPr>
        <w:t xml:space="preserve">capability couldn’t identify </w:t>
      </w:r>
      <w:r>
        <w:rPr>
          <w:spacing w:val="-3"/>
          <w:w w:val="110"/>
        </w:rPr>
        <w:t xml:space="preserve">any </w:t>
      </w:r>
      <w:r>
        <w:rPr>
          <w:w w:val="110"/>
        </w:rPr>
        <w:t xml:space="preserve">of the </w:t>
      </w:r>
      <w:r>
        <w:rPr>
          <w:spacing w:val="-5"/>
          <w:w w:val="110"/>
        </w:rPr>
        <w:t xml:space="preserve">two </w:t>
      </w:r>
      <w:r>
        <w:rPr>
          <w:spacing w:val="9"/>
          <w:w w:val="110"/>
        </w:rPr>
        <w:t xml:space="preserve"> </w:t>
      </w:r>
      <w:r>
        <w:rPr>
          <w:w w:val="110"/>
        </w:rPr>
        <w:t>col-</w:t>
      </w:r>
    </w:p>
    <w:p w14:paraId="2239653A" w14:textId="77777777" w:rsidR="0092676A" w:rsidRDefault="0092676A">
      <w:pPr>
        <w:spacing w:line="319" w:lineRule="auto"/>
        <w:jc w:val="both"/>
        <w:sectPr w:rsidR="0092676A">
          <w:pgSz w:w="11910" w:h="16840"/>
          <w:pgMar w:top="1920" w:right="1620" w:bottom="280" w:left="1680" w:header="1603" w:footer="0" w:gutter="0"/>
          <w:cols w:space="720"/>
        </w:sectPr>
      </w:pPr>
    </w:p>
    <w:p w14:paraId="0EED2E6D" w14:textId="77777777" w:rsidR="0092676A" w:rsidRDefault="0092676A">
      <w:pPr>
        <w:pStyle w:val="BodyText"/>
        <w:spacing w:before="9"/>
        <w:rPr>
          <w:sz w:val="20"/>
        </w:rPr>
      </w:pPr>
    </w:p>
    <w:p w14:paraId="3C1AC298" w14:textId="77777777" w:rsidR="0092676A" w:rsidRDefault="00E142A3">
      <w:pPr>
        <w:pStyle w:val="BodyText"/>
        <w:spacing w:before="83" w:line="358" w:lineRule="exact"/>
        <w:ind w:left="107" w:right="478"/>
        <w:jc w:val="both"/>
      </w:pPr>
      <w:r>
        <w:rPr>
          <w:w w:val="110"/>
        </w:rPr>
        <w:t xml:space="preserve">lided </w:t>
      </w:r>
      <w:r>
        <w:rPr>
          <w:rFonts w:ascii="Palatino Linotype"/>
          <w:i/>
          <w:w w:val="110"/>
        </w:rPr>
        <w:t xml:space="preserve">RN </w:t>
      </w:r>
      <w:r>
        <w:rPr>
          <w:rFonts w:ascii="Arial Unicode MS"/>
          <w:w w:val="110"/>
        </w:rPr>
        <w:t>16</w:t>
      </w:r>
      <w:r>
        <w:rPr>
          <w:rFonts w:ascii="Palatino Linotype"/>
          <w:i/>
          <w:w w:val="110"/>
        </w:rPr>
        <w:t>s</w:t>
      </w:r>
      <w:r>
        <w:rPr>
          <w:w w:val="110"/>
        </w:rPr>
        <w:t xml:space="preserve">. </w:t>
      </w:r>
      <w:r>
        <w:rPr>
          <w:spacing w:val="-3"/>
          <w:w w:val="110"/>
        </w:rPr>
        <w:t xml:space="preserve">However, </w:t>
      </w:r>
      <w:r>
        <w:rPr>
          <w:w w:val="110"/>
        </w:rPr>
        <w:t xml:space="preserve">the reader, which has collision </w:t>
      </w:r>
      <w:r>
        <w:rPr>
          <w:spacing w:val="-3"/>
          <w:w w:val="110"/>
        </w:rPr>
        <w:t xml:space="preserve">recovery </w:t>
      </w:r>
      <w:r>
        <w:rPr>
          <w:w w:val="110"/>
        </w:rPr>
        <w:t xml:space="preserve">capability identified </w:t>
      </w:r>
      <w:r>
        <w:rPr>
          <w:rFonts w:ascii="Palatino Linotype"/>
          <w:i/>
          <w:w w:val="110"/>
        </w:rPr>
        <w:t>RN</w:t>
      </w:r>
      <w:r>
        <w:rPr>
          <w:rFonts w:ascii="Palatino Linotype"/>
          <w:i/>
          <w:spacing w:val="-51"/>
          <w:w w:val="110"/>
        </w:rPr>
        <w:t xml:space="preserve"> </w:t>
      </w:r>
      <w:r>
        <w:rPr>
          <w:rFonts w:ascii="Arial Unicode MS"/>
          <w:w w:val="110"/>
        </w:rPr>
        <w:t>16</w:t>
      </w:r>
      <w:r>
        <w:rPr>
          <w:rFonts w:ascii="Tahoma"/>
          <w:w w:val="110"/>
          <w:position w:val="-3"/>
          <w:sz w:val="16"/>
        </w:rPr>
        <w:t xml:space="preserve">1 </w:t>
      </w:r>
      <w:r>
        <w:rPr>
          <w:w w:val="110"/>
        </w:rPr>
        <w:t>and acknowledged the corresponding tag.</w:t>
      </w:r>
    </w:p>
    <w:p w14:paraId="69A8277E" w14:textId="77777777" w:rsidR="0092676A" w:rsidRDefault="0092676A">
      <w:pPr>
        <w:pStyle w:val="BodyText"/>
        <w:spacing w:before="2"/>
        <w:rPr>
          <w:sz w:val="46"/>
        </w:rPr>
      </w:pPr>
    </w:p>
    <w:p w14:paraId="73000AA6" w14:textId="77777777" w:rsidR="0092676A" w:rsidRDefault="00E142A3">
      <w:pPr>
        <w:pStyle w:val="Heading1"/>
        <w:numPr>
          <w:ilvl w:val="1"/>
          <w:numId w:val="3"/>
        </w:numPr>
        <w:tabs>
          <w:tab w:val="left" w:pos="991"/>
        </w:tabs>
        <w:ind w:hanging="882"/>
        <w:jc w:val="both"/>
      </w:pPr>
      <w:r>
        <w:rPr>
          <w:w w:val="95"/>
        </w:rPr>
        <w:t>Proposed  System</w:t>
      </w:r>
      <w:r>
        <w:rPr>
          <w:spacing w:val="20"/>
          <w:w w:val="95"/>
        </w:rPr>
        <w:t xml:space="preserve"> </w:t>
      </w:r>
      <w:r>
        <w:rPr>
          <w:w w:val="95"/>
        </w:rPr>
        <w:t>Description</w:t>
      </w:r>
    </w:p>
    <w:p w14:paraId="63A58880" w14:textId="77777777" w:rsidR="0092676A" w:rsidRDefault="00E142A3">
      <w:pPr>
        <w:pStyle w:val="BodyText"/>
        <w:spacing w:before="313" w:line="319" w:lineRule="auto"/>
        <w:ind w:left="107" w:right="477"/>
        <w:jc w:val="both"/>
      </w:pPr>
      <w:r>
        <w:rPr>
          <w:w w:val="110"/>
        </w:rPr>
        <w:t>In this section, the description of the proposed tags and readers will be pre- sented. Afterwards, the performance of the proposed system will be compared to the conventional systems. The proposed system has the same hardware of the conventional system. The main difference between the proposed system and the conventional one is the signal format between the new reader and the new tags.</w:t>
      </w:r>
    </w:p>
    <w:p w14:paraId="60727CA0" w14:textId="77777777" w:rsidR="0092676A" w:rsidRDefault="0092676A">
      <w:pPr>
        <w:pStyle w:val="BodyText"/>
        <w:spacing w:before="10"/>
        <w:rPr>
          <w:sz w:val="32"/>
        </w:rPr>
      </w:pPr>
    </w:p>
    <w:p w14:paraId="2323F612" w14:textId="77777777" w:rsidR="0092676A" w:rsidRDefault="00E142A3">
      <w:pPr>
        <w:pStyle w:val="Heading2"/>
        <w:numPr>
          <w:ilvl w:val="2"/>
          <w:numId w:val="2"/>
        </w:numPr>
        <w:tabs>
          <w:tab w:val="left" w:pos="1095"/>
        </w:tabs>
        <w:ind w:hanging="986"/>
        <w:jc w:val="both"/>
      </w:pPr>
      <w:r>
        <w:t>Proposed</w:t>
      </w:r>
      <w:r>
        <w:rPr>
          <w:spacing w:val="-1"/>
        </w:rPr>
        <w:t xml:space="preserve"> </w:t>
      </w:r>
      <w:r>
        <w:rPr>
          <w:spacing w:val="-10"/>
        </w:rPr>
        <w:t>Tag</w:t>
      </w:r>
    </w:p>
    <w:p w14:paraId="35A3D241" w14:textId="77777777" w:rsidR="0092676A" w:rsidRDefault="00E142A3">
      <w:pPr>
        <w:pStyle w:val="BodyText"/>
        <w:spacing w:before="244" w:line="319" w:lineRule="auto"/>
        <w:ind w:left="107" w:right="477"/>
        <w:jc w:val="both"/>
      </w:pPr>
      <w:r>
        <w:rPr>
          <w:w w:val="110"/>
        </w:rPr>
        <w:t xml:space="preserve">The proposed tags </w:t>
      </w:r>
      <w:r>
        <w:rPr>
          <w:spacing w:val="-4"/>
          <w:w w:val="110"/>
        </w:rPr>
        <w:t xml:space="preserve">have </w:t>
      </w:r>
      <w:r>
        <w:rPr>
          <w:w w:val="110"/>
        </w:rPr>
        <w:t xml:space="preserve">the ability to act like </w:t>
      </w:r>
      <w:r>
        <w:rPr>
          <w:spacing w:val="-3"/>
          <w:w w:val="110"/>
        </w:rPr>
        <w:t xml:space="preserve">conventional </w:t>
      </w:r>
      <w:r>
        <w:rPr>
          <w:w w:val="110"/>
        </w:rPr>
        <w:t>UHF EPCglobal</w:t>
      </w:r>
      <w:r>
        <w:rPr>
          <w:spacing w:val="-34"/>
          <w:w w:val="110"/>
        </w:rPr>
        <w:t xml:space="preserve"> </w:t>
      </w:r>
      <w:r>
        <w:rPr>
          <w:w w:val="110"/>
        </w:rPr>
        <w:t xml:space="preserve">C1 G2 tags, which is the default mode.  </w:t>
      </w:r>
      <w:r>
        <w:rPr>
          <w:spacing w:val="-3"/>
          <w:w w:val="110"/>
        </w:rPr>
        <w:t xml:space="preserve">However, </w:t>
      </w:r>
      <w:r>
        <w:rPr>
          <w:w w:val="110"/>
        </w:rPr>
        <w:t>it loads extra properties when</w:t>
      </w:r>
      <w:r>
        <w:rPr>
          <w:spacing w:val="66"/>
          <w:w w:val="110"/>
        </w:rPr>
        <w:t xml:space="preserve"> </w:t>
      </w:r>
      <w:r>
        <w:rPr>
          <w:w w:val="110"/>
        </w:rPr>
        <w:t>it is in the ready state and receives a new command called “Switch” command from the proposed reader. The following part presents the main modifications in the signal format of the proposed</w:t>
      </w:r>
      <w:r>
        <w:rPr>
          <w:spacing w:val="24"/>
          <w:w w:val="110"/>
        </w:rPr>
        <w:t xml:space="preserve"> </w:t>
      </w:r>
      <w:r>
        <w:rPr>
          <w:w w:val="110"/>
        </w:rPr>
        <w:t>tag:</w:t>
      </w:r>
    </w:p>
    <w:p w14:paraId="68C5C68D" w14:textId="77777777" w:rsidR="0092676A" w:rsidRDefault="00E142A3">
      <w:pPr>
        <w:pStyle w:val="BodyText"/>
        <w:spacing w:before="38" w:line="194" w:lineRule="auto"/>
        <w:ind w:left="107" w:right="105" w:firstLine="351"/>
      </w:pPr>
      <w:r>
        <w:rPr>
          <w:w w:val="110"/>
        </w:rPr>
        <w:t>According</w:t>
      </w:r>
      <w:r>
        <w:rPr>
          <w:spacing w:val="-23"/>
          <w:w w:val="110"/>
        </w:rPr>
        <w:t xml:space="preserve"> </w:t>
      </w:r>
      <w:r>
        <w:rPr>
          <w:w w:val="110"/>
        </w:rPr>
        <w:t>to</w:t>
      </w:r>
      <w:r>
        <w:rPr>
          <w:spacing w:val="-22"/>
          <w:w w:val="110"/>
        </w:rPr>
        <w:t xml:space="preserve"> </w:t>
      </w:r>
      <w:r>
        <w:rPr>
          <w:w w:val="110"/>
        </w:rPr>
        <w:t>the</w:t>
      </w:r>
      <w:r>
        <w:rPr>
          <w:spacing w:val="-22"/>
          <w:w w:val="110"/>
        </w:rPr>
        <w:t xml:space="preserve"> </w:t>
      </w:r>
      <w:r>
        <w:rPr>
          <w:w w:val="110"/>
        </w:rPr>
        <w:t>EPCglobal</w:t>
      </w:r>
      <w:r>
        <w:rPr>
          <w:spacing w:val="-23"/>
          <w:w w:val="110"/>
        </w:rPr>
        <w:t xml:space="preserve"> </w:t>
      </w:r>
      <w:r>
        <w:rPr>
          <w:w w:val="110"/>
        </w:rPr>
        <w:t>C1</w:t>
      </w:r>
      <w:r>
        <w:rPr>
          <w:spacing w:val="-23"/>
          <w:w w:val="110"/>
        </w:rPr>
        <w:t xml:space="preserve"> </w:t>
      </w:r>
      <w:r>
        <w:rPr>
          <w:w w:val="110"/>
        </w:rPr>
        <w:t>G2</w:t>
      </w:r>
      <w:r>
        <w:rPr>
          <w:spacing w:val="-22"/>
          <w:w w:val="110"/>
        </w:rPr>
        <w:t xml:space="preserve"> </w:t>
      </w:r>
      <w:r>
        <w:rPr>
          <w:w w:val="110"/>
        </w:rPr>
        <w:t>standards</w:t>
      </w:r>
      <w:r>
        <w:rPr>
          <w:spacing w:val="-23"/>
          <w:w w:val="110"/>
        </w:rPr>
        <w:t xml:space="preserve"> </w:t>
      </w:r>
      <w:r>
        <w:rPr>
          <w:w w:val="110"/>
        </w:rPr>
        <w:t>[11],</w:t>
      </w:r>
      <w:r>
        <w:rPr>
          <w:spacing w:val="-18"/>
          <w:w w:val="110"/>
        </w:rPr>
        <w:t xml:space="preserve"> </w:t>
      </w:r>
      <w:r>
        <w:rPr>
          <w:spacing w:val="-3"/>
          <w:w w:val="110"/>
        </w:rPr>
        <w:t>conventional</w:t>
      </w:r>
      <w:r>
        <w:rPr>
          <w:spacing w:val="-22"/>
          <w:w w:val="110"/>
        </w:rPr>
        <w:t xml:space="preserve"> </w:t>
      </w:r>
      <w:r>
        <w:rPr>
          <w:w w:val="110"/>
        </w:rPr>
        <w:t>tags</w:t>
      </w:r>
      <w:r>
        <w:rPr>
          <w:spacing w:val="-23"/>
          <w:w w:val="110"/>
        </w:rPr>
        <w:t xml:space="preserve"> </w:t>
      </w:r>
      <w:r>
        <w:rPr>
          <w:w w:val="110"/>
        </w:rPr>
        <w:t xml:space="preserve">backscat- ter </w:t>
      </w:r>
      <w:r>
        <w:rPr>
          <w:spacing w:val="-5"/>
          <w:w w:val="110"/>
        </w:rPr>
        <w:t xml:space="preserve">two </w:t>
      </w:r>
      <w:r>
        <w:rPr>
          <w:w w:val="110"/>
        </w:rPr>
        <w:t xml:space="preserve">possible preambles with the </w:t>
      </w:r>
      <w:r>
        <w:rPr>
          <w:rFonts w:ascii="Palatino Linotype"/>
          <w:i/>
          <w:w w:val="110"/>
        </w:rPr>
        <w:t xml:space="preserve">RN </w:t>
      </w:r>
      <w:r>
        <w:rPr>
          <w:rFonts w:ascii="Arial Unicode MS"/>
          <w:w w:val="110"/>
        </w:rPr>
        <w:t xml:space="preserve">16 </w:t>
      </w:r>
      <w:r>
        <w:rPr>
          <w:w w:val="110"/>
        </w:rPr>
        <w:t xml:space="preserve">packet: </w:t>
      </w:r>
      <w:del w:id="24" w:author="Raghda Wahdan" w:date="2017-11-14T14:03:00Z">
        <w:r w:rsidDel="00695560">
          <w:rPr>
            <w:w w:val="110"/>
          </w:rPr>
          <w:delText xml:space="preserve">1) </w:delText>
        </w:r>
      </w:del>
      <w:r>
        <w:rPr>
          <w:w w:val="110"/>
        </w:rPr>
        <w:t xml:space="preserve">The </w:t>
      </w:r>
      <w:del w:id="25" w:author="Raghda Wahdan" w:date="2017-11-14T14:02:00Z">
        <w:r w:rsidDel="005A0587">
          <w:rPr>
            <w:w w:val="110"/>
          </w:rPr>
          <w:delText>short version</w:delText>
        </w:r>
      </w:del>
      <w:ins w:id="26" w:author="Raghda Wahdan" w:date="2017-11-14T14:02:00Z">
        <w:r w:rsidR="005A0587">
          <w:rPr>
            <w:w w:val="110"/>
          </w:rPr>
          <w:t>condensed version</w:t>
        </w:r>
      </w:ins>
      <w:r>
        <w:rPr>
          <w:w w:val="110"/>
        </w:rPr>
        <w:t xml:space="preserve"> with </w:t>
      </w:r>
      <w:r>
        <w:rPr>
          <w:rFonts w:ascii="Arial Unicode MS"/>
          <w:w w:val="110"/>
        </w:rPr>
        <w:t xml:space="preserve">6 </w:t>
      </w:r>
      <w:r>
        <w:rPr>
          <w:w w:val="110"/>
        </w:rPr>
        <w:t>bits</w:t>
      </w:r>
      <w:r>
        <w:rPr>
          <w:spacing w:val="-20"/>
          <w:w w:val="110"/>
        </w:rPr>
        <w:t xml:space="preserve"> </w:t>
      </w:r>
      <w:r>
        <w:rPr>
          <w:w w:val="110"/>
        </w:rPr>
        <w:t>preamble</w:t>
      </w:r>
      <w:del w:id="27" w:author="Raghda Wahdan" w:date="2017-11-14T14:03:00Z">
        <w:r w:rsidDel="00695560">
          <w:rPr>
            <w:w w:val="110"/>
          </w:rPr>
          <w:delText>.</w:delText>
        </w:r>
      </w:del>
      <w:r>
        <w:rPr>
          <w:spacing w:val="12"/>
          <w:w w:val="110"/>
        </w:rPr>
        <w:t xml:space="preserve"> </w:t>
      </w:r>
      <w:del w:id="28" w:author="Raghda Wahdan" w:date="2017-11-14T14:03:00Z">
        <w:r w:rsidDel="00695560">
          <w:rPr>
            <w:w w:val="110"/>
          </w:rPr>
          <w:delText>2)</w:delText>
        </w:r>
        <w:r w:rsidDel="00695560">
          <w:rPr>
            <w:spacing w:val="-20"/>
            <w:w w:val="110"/>
          </w:rPr>
          <w:delText xml:space="preserve"> </w:delText>
        </w:r>
      </w:del>
      <w:ins w:id="29" w:author="Raghda Wahdan" w:date="2017-11-14T14:03:00Z">
        <w:r w:rsidR="00695560">
          <w:rPr>
            <w:spacing w:val="-20"/>
            <w:w w:val="110"/>
          </w:rPr>
          <w:t xml:space="preserve">and </w:t>
        </w:r>
        <w:r w:rsidR="00695560">
          <w:rPr>
            <w:w w:val="110"/>
          </w:rPr>
          <w:t>t</w:t>
        </w:r>
      </w:ins>
      <w:del w:id="30" w:author="Raghda Wahdan" w:date="2017-11-14T14:03:00Z">
        <w:r w:rsidDel="00695560">
          <w:rPr>
            <w:w w:val="110"/>
          </w:rPr>
          <w:delText>T</w:delText>
        </w:r>
      </w:del>
      <w:r>
        <w:rPr>
          <w:w w:val="110"/>
        </w:rPr>
        <w:t>he</w:t>
      </w:r>
      <w:r>
        <w:rPr>
          <w:spacing w:val="-20"/>
          <w:w w:val="110"/>
        </w:rPr>
        <w:t xml:space="preserve"> </w:t>
      </w:r>
      <w:r>
        <w:rPr>
          <w:w w:val="110"/>
        </w:rPr>
        <w:t>long</w:t>
      </w:r>
      <w:r>
        <w:rPr>
          <w:spacing w:val="-20"/>
          <w:w w:val="110"/>
        </w:rPr>
        <w:t xml:space="preserve"> </w:t>
      </w:r>
      <w:r>
        <w:rPr>
          <w:w w:val="110"/>
        </w:rPr>
        <w:t>version</w:t>
      </w:r>
      <w:r>
        <w:rPr>
          <w:spacing w:val="-20"/>
          <w:w w:val="110"/>
        </w:rPr>
        <w:t xml:space="preserve"> </w:t>
      </w:r>
      <w:r>
        <w:rPr>
          <w:rFonts w:ascii="Arial Unicode MS"/>
          <w:w w:val="110"/>
        </w:rPr>
        <w:t>18</w:t>
      </w:r>
      <w:r>
        <w:rPr>
          <w:rFonts w:ascii="Arial Unicode MS"/>
          <w:spacing w:val="-28"/>
          <w:w w:val="110"/>
        </w:rPr>
        <w:t xml:space="preserve"> </w:t>
      </w:r>
      <w:r>
        <w:rPr>
          <w:w w:val="110"/>
        </w:rPr>
        <w:t>bits</w:t>
      </w:r>
      <w:r>
        <w:rPr>
          <w:spacing w:val="-20"/>
          <w:w w:val="110"/>
        </w:rPr>
        <w:t xml:space="preserve"> </w:t>
      </w:r>
      <w:r>
        <w:rPr>
          <w:w w:val="110"/>
        </w:rPr>
        <w:t>(</w:t>
      </w:r>
      <w:r>
        <w:rPr>
          <w:rFonts w:ascii="Arial Unicode MS"/>
          <w:w w:val="110"/>
        </w:rPr>
        <w:t>12</w:t>
      </w:r>
      <w:r>
        <w:rPr>
          <w:rFonts w:ascii="Arial Unicode MS"/>
          <w:spacing w:val="-28"/>
          <w:w w:val="110"/>
        </w:rPr>
        <w:t xml:space="preserve"> </w:t>
      </w:r>
      <w:r>
        <w:rPr>
          <w:w w:val="110"/>
        </w:rPr>
        <w:t>bits</w:t>
      </w:r>
      <w:r>
        <w:rPr>
          <w:spacing w:val="-20"/>
          <w:w w:val="110"/>
        </w:rPr>
        <w:t xml:space="preserve"> </w:t>
      </w:r>
      <w:r>
        <w:rPr>
          <w:w w:val="110"/>
        </w:rPr>
        <w:t>zeros</w:t>
      </w:r>
      <w:r>
        <w:rPr>
          <w:spacing w:val="-20"/>
          <w:w w:val="110"/>
        </w:rPr>
        <w:t xml:space="preserve"> </w:t>
      </w:r>
      <w:r>
        <w:rPr>
          <w:w w:val="110"/>
        </w:rPr>
        <w:t>as</w:t>
      </w:r>
      <w:r>
        <w:rPr>
          <w:spacing w:val="-20"/>
          <w:w w:val="110"/>
        </w:rPr>
        <w:t xml:space="preserve"> </w:t>
      </w:r>
      <w:del w:id="31" w:author="Raghda Wahdan" w:date="2017-11-14T14:03:00Z">
        <w:r w:rsidDel="00695560">
          <w:rPr>
            <w:w w:val="110"/>
          </w:rPr>
          <w:delText>a</w:delText>
        </w:r>
        <w:r w:rsidDel="00695560">
          <w:rPr>
            <w:spacing w:val="-20"/>
            <w:w w:val="110"/>
          </w:rPr>
          <w:delText xml:space="preserve"> </w:delText>
        </w:r>
        <w:r w:rsidDel="00695560">
          <w:rPr>
            <w:w w:val="110"/>
          </w:rPr>
          <w:delText>pilot</w:delText>
        </w:r>
        <w:r w:rsidDel="00695560">
          <w:rPr>
            <w:spacing w:val="-20"/>
            <w:w w:val="110"/>
          </w:rPr>
          <w:delText xml:space="preserve"> </w:delText>
        </w:r>
        <w:r w:rsidDel="00695560">
          <w:rPr>
            <w:w w:val="110"/>
          </w:rPr>
          <w:delText>+</w:delText>
        </w:r>
        <w:r w:rsidDel="00695560">
          <w:rPr>
            <w:spacing w:val="-20"/>
            <w:w w:val="110"/>
          </w:rPr>
          <w:delText xml:space="preserve"> </w:delText>
        </w:r>
        <w:r w:rsidDel="00695560">
          <w:rPr>
            <w:rFonts w:ascii="Arial Unicode MS"/>
            <w:w w:val="110"/>
          </w:rPr>
          <w:delText>6</w:delText>
        </w:r>
        <w:r w:rsidDel="00695560">
          <w:rPr>
            <w:rFonts w:ascii="Arial Unicode MS"/>
            <w:spacing w:val="-28"/>
            <w:w w:val="110"/>
          </w:rPr>
          <w:delText xml:space="preserve"> </w:delText>
        </w:r>
        <w:r w:rsidDel="00695560">
          <w:rPr>
            <w:w w:val="110"/>
          </w:rPr>
          <w:delText>bits</w:delText>
        </w:r>
      </w:del>
      <w:ins w:id="32" w:author="Raghda Wahdan" w:date="2017-11-14T14:03:00Z">
        <w:r w:rsidR="00695560">
          <w:rPr>
            <w:w w:val="110"/>
          </w:rPr>
          <w:t>a</w:t>
        </w:r>
        <w:r w:rsidR="00695560">
          <w:rPr>
            <w:spacing w:val="-20"/>
            <w:w w:val="110"/>
          </w:rPr>
          <w:t xml:space="preserve"> </w:t>
        </w:r>
        <w:r w:rsidR="00695560">
          <w:rPr>
            <w:w w:val="110"/>
          </w:rPr>
          <w:t>pilot</w:t>
        </w:r>
        <w:r w:rsidR="00695560">
          <w:rPr>
            <w:spacing w:val="-20"/>
            <w:w w:val="110"/>
          </w:rPr>
          <w:t xml:space="preserve"> </w:t>
        </w:r>
        <w:r w:rsidR="00695560">
          <w:rPr>
            <w:w w:val="110"/>
          </w:rPr>
          <w:t>+</w:t>
        </w:r>
        <w:r w:rsidR="00695560">
          <w:rPr>
            <w:spacing w:val="-20"/>
            <w:w w:val="110"/>
          </w:rPr>
          <w:t xml:space="preserve"> </w:t>
        </w:r>
        <w:r w:rsidR="00695560">
          <w:rPr>
            <w:rFonts w:ascii="Arial Unicode MS"/>
            <w:w w:val="110"/>
          </w:rPr>
          <w:t>6</w:t>
        </w:r>
        <w:r w:rsidR="00695560">
          <w:rPr>
            <w:rFonts w:ascii="Arial Unicode MS"/>
            <w:spacing w:val="-28"/>
            <w:w w:val="110"/>
          </w:rPr>
          <w:t xml:space="preserve"> </w:t>
        </w:r>
        <w:r w:rsidR="00695560">
          <w:rPr>
            <w:w w:val="110"/>
          </w:rPr>
          <w:t>bit</w:t>
        </w:r>
      </w:ins>
      <w:r>
        <w:rPr>
          <w:spacing w:val="-20"/>
          <w:w w:val="110"/>
        </w:rPr>
        <w:t xml:space="preserve"> </w:t>
      </w:r>
      <w:r>
        <w:rPr>
          <w:w w:val="110"/>
        </w:rPr>
        <w:t>of</w:t>
      </w:r>
      <w:r>
        <w:rPr>
          <w:spacing w:val="-20"/>
          <w:w w:val="110"/>
        </w:rPr>
        <w:t xml:space="preserve"> </w:t>
      </w:r>
      <w:r>
        <w:rPr>
          <w:w w:val="110"/>
        </w:rPr>
        <w:t>the</w:t>
      </w:r>
    </w:p>
    <w:p w14:paraId="065EFF3F" w14:textId="77777777" w:rsidR="0092676A" w:rsidRDefault="00E142A3">
      <w:pPr>
        <w:pStyle w:val="BodyText"/>
        <w:spacing w:before="19" w:line="358" w:lineRule="exact"/>
        <w:ind w:left="107" w:right="477"/>
        <w:jc w:val="both"/>
      </w:pPr>
      <w:del w:id="33" w:author="Raghda Wahdan" w:date="2017-11-14T14:04:00Z">
        <w:r w:rsidDel="00695560">
          <w:rPr>
            <w:w w:val="110"/>
          </w:rPr>
          <w:delText>short version</w:delText>
        </w:r>
      </w:del>
      <w:ins w:id="34" w:author="Raghda Wahdan" w:date="2017-11-14T14:04:00Z">
        <w:r w:rsidR="00695560">
          <w:rPr>
            <w:w w:val="110"/>
          </w:rPr>
          <w:t>condensed version</w:t>
        </w:r>
      </w:ins>
      <w:r>
        <w:rPr>
          <w:w w:val="110"/>
        </w:rPr>
        <w:t xml:space="preserve">). The proposed tags </w:t>
      </w:r>
      <w:r>
        <w:rPr>
          <w:spacing w:val="-4"/>
          <w:w w:val="110"/>
        </w:rPr>
        <w:t xml:space="preserve">have </w:t>
      </w:r>
      <w:r>
        <w:rPr>
          <w:w w:val="110"/>
        </w:rPr>
        <w:t>only the long version, but with a new structure.</w:t>
      </w:r>
      <w:r>
        <w:rPr>
          <w:spacing w:val="15"/>
          <w:w w:val="110"/>
        </w:rPr>
        <w:t xml:space="preserve"> </w:t>
      </w:r>
      <w:r>
        <w:rPr>
          <w:w w:val="110"/>
        </w:rPr>
        <w:t>Figure</w:t>
      </w:r>
      <w:r>
        <w:rPr>
          <w:spacing w:val="-15"/>
          <w:w w:val="110"/>
        </w:rPr>
        <w:t xml:space="preserve"> </w:t>
      </w:r>
      <w:r>
        <w:rPr>
          <w:w w:val="110"/>
        </w:rPr>
        <w:t>6.3</w:t>
      </w:r>
      <w:r>
        <w:rPr>
          <w:spacing w:val="-15"/>
          <w:w w:val="110"/>
        </w:rPr>
        <w:t xml:space="preserve"> </w:t>
      </w:r>
      <w:r>
        <w:rPr>
          <w:w w:val="110"/>
        </w:rPr>
        <w:t>presents</w:t>
      </w:r>
      <w:r>
        <w:rPr>
          <w:spacing w:val="-15"/>
          <w:w w:val="110"/>
        </w:rPr>
        <w:t xml:space="preserve"> </w:t>
      </w:r>
      <w:r>
        <w:rPr>
          <w:w w:val="110"/>
        </w:rPr>
        <w:t>the</w:t>
      </w:r>
      <w:r>
        <w:rPr>
          <w:spacing w:val="-15"/>
          <w:w w:val="110"/>
        </w:rPr>
        <w:t xml:space="preserve"> </w:t>
      </w:r>
      <w:r>
        <w:rPr>
          <w:w w:val="110"/>
        </w:rPr>
        <w:t>new</w:t>
      </w:r>
      <w:r>
        <w:rPr>
          <w:spacing w:val="-15"/>
          <w:w w:val="110"/>
        </w:rPr>
        <w:t xml:space="preserve"> </w:t>
      </w:r>
      <w:r>
        <w:rPr>
          <w:w w:val="110"/>
        </w:rPr>
        <w:t>structure</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rFonts w:ascii="Palatino Linotype"/>
          <w:i/>
          <w:w w:val="110"/>
        </w:rPr>
        <w:t>RN</w:t>
      </w:r>
      <w:r>
        <w:rPr>
          <w:rFonts w:ascii="Palatino Linotype"/>
          <w:i/>
          <w:spacing w:val="-46"/>
          <w:w w:val="110"/>
        </w:rPr>
        <w:t xml:space="preserve"> </w:t>
      </w:r>
      <w:r>
        <w:rPr>
          <w:rFonts w:ascii="Arial Unicode MS"/>
          <w:w w:val="110"/>
        </w:rPr>
        <w:t>16</w:t>
      </w:r>
      <w:r>
        <w:rPr>
          <w:rFonts w:ascii="Arial Unicode MS"/>
          <w:spacing w:val="-23"/>
          <w:w w:val="110"/>
        </w:rPr>
        <w:t xml:space="preserve"> </w:t>
      </w:r>
      <w:r>
        <w:rPr>
          <w:w w:val="110"/>
        </w:rPr>
        <w:t>packet.</w:t>
      </w:r>
      <w:r>
        <w:rPr>
          <w:spacing w:val="15"/>
          <w:w w:val="110"/>
        </w:rPr>
        <w:t xml:space="preserve"> </w:t>
      </w:r>
      <w:r>
        <w:rPr>
          <w:w w:val="110"/>
        </w:rPr>
        <w:t>As</w:t>
      </w:r>
      <w:r>
        <w:rPr>
          <w:spacing w:val="-15"/>
          <w:w w:val="110"/>
        </w:rPr>
        <w:t xml:space="preserve"> </w:t>
      </w:r>
      <w:r>
        <w:rPr>
          <w:w w:val="110"/>
        </w:rPr>
        <w:t xml:space="preserve">shown in </w:t>
      </w:r>
      <w:ins w:id="35" w:author="Raghda Wahdan" w:date="2017-11-14T14:04:00Z">
        <w:r w:rsidR="00C112D0">
          <w:rPr>
            <w:w w:val="110"/>
          </w:rPr>
          <w:t>F</w:t>
        </w:r>
      </w:ins>
      <w:del w:id="36" w:author="Raghda Wahdan" w:date="2017-11-14T14:04:00Z">
        <w:r w:rsidDel="00C112D0">
          <w:rPr>
            <w:w w:val="110"/>
          </w:rPr>
          <w:delText>f</w:delText>
        </w:r>
      </w:del>
      <w:r>
        <w:rPr>
          <w:w w:val="110"/>
        </w:rPr>
        <w:t xml:space="preserve">igure 6.3, the new structure has the identical </w:t>
      </w:r>
      <w:r>
        <w:rPr>
          <w:rFonts w:ascii="Arial Unicode MS"/>
          <w:w w:val="110"/>
        </w:rPr>
        <w:t xml:space="preserve">6 </w:t>
      </w:r>
      <w:r>
        <w:rPr>
          <w:w w:val="110"/>
        </w:rPr>
        <w:t>bits of the long</w:t>
      </w:r>
      <w:r>
        <w:rPr>
          <w:spacing w:val="-40"/>
          <w:w w:val="110"/>
        </w:rPr>
        <w:t xml:space="preserve"> </w:t>
      </w:r>
      <w:r>
        <w:rPr>
          <w:spacing w:val="-3"/>
          <w:w w:val="110"/>
        </w:rPr>
        <w:t xml:space="preserve">conventional </w:t>
      </w:r>
      <w:r>
        <w:rPr>
          <w:w w:val="110"/>
        </w:rPr>
        <w:t xml:space="preserve">long pilot. </w:t>
      </w:r>
      <w:r>
        <w:rPr>
          <w:spacing w:val="-3"/>
          <w:w w:val="110"/>
        </w:rPr>
        <w:t xml:space="preserve">However, </w:t>
      </w:r>
      <w:r>
        <w:rPr>
          <w:w w:val="110"/>
        </w:rPr>
        <w:t xml:space="preserve">the </w:t>
      </w:r>
      <w:r>
        <w:rPr>
          <w:rFonts w:ascii="Arial Unicode MS"/>
          <w:w w:val="110"/>
        </w:rPr>
        <w:t xml:space="preserve">12 </w:t>
      </w:r>
      <w:r>
        <w:rPr>
          <w:w w:val="110"/>
        </w:rPr>
        <w:t xml:space="preserve">bits zeros of the </w:t>
      </w:r>
      <w:r>
        <w:rPr>
          <w:spacing w:val="-3"/>
          <w:w w:val="110"/>
        </w:rPr>
        <w:t xml:space="preserve">conventional </w:t>
      </w:r>
      <w:r>
        <w:rPr>
          <w:w w:val="110"/>
        </w:rPr>
        <w:t xml:space="preserve">long pilot </w:t>
      </w:r>
      <w:del w:id="37" w:author="Raghda Wahdan" w:date="2017-11-14T14:04:00Z">
        <w:r w:rsidDel="00C112D0">
          <w:rPr>
            <w:w w:val="110"/>
          </w:rPr>
          <w:delText xml:space="preserve">is </w:delText>
        </w:r>
      </w:del>
      <w:ins w:id="38" w:author="Raghda Wahdan" w:date="2017-11-14T14:04:00Z">
        <w:r w:rsidR="00C112D0">
          <w:rPr>
            <w:w w:val="110"/>
          </w:rPr>
          <w:t xml:space="preserve">are </w:t>
        </w:r>
      </w:ins>
      <w:r>
        <w:rPr>
          <w:w w:val="110"/>
        </w:rPr>
        <w:t xml:space="preserve">divided to </w:t>
      </w:r>
      <w:r>
        <w:rPr>
          <w:spacing w:val="-5"/>
          <w:w w:val="110"/>
        </w:rPr>
        <w:t xml:space="preserve">two </w:t>
      </w:r>
      <w:r>
        <w:rPr>
          <w:w w:val="110"/>
        </w:rPr>
        <w:t xml:space="preserve">parts. The </w:t>
      </w:r>
      <w:del w:id="39" w:author="Raghda Wahdan" w:date="2017-11-14T14:04:00Z">
        <w:r w:rsidDel="00C112D0">
          <w:rPr>
            <w:w w:val="110"/>
          </w:rPr>
          <w:delText>fist</w:delText>
        </w:r>
      </w:del>
      <w:ins w:id="40" w:author="Raghda Wahdan" w:date="2017-11-14T14:04:00Z">
        <w:r w:rsidR="00C112D0">
          <w:rPr>
            <w:w w:val="110"/>
          </w:rPr>
          <w:t>first</w:t>
        </w:r>
      </w:ins>
      <w:r>
        <w:rPr>
          <w:w w:val="110"/>
        </w:rPr>
        <w:t xml:space="preserve"> part with </w:t>
      </w:r>
      <w:r>
        <w:rPr>
          <w:rFonts w:ascii="Arial Unicode MS"/>
          <w:w w:val="110"/>
        </w:rPr>
        <w:t xml:space="preserve">4 </w:t>
      </w:r>
      <w:r>
        <w:rPr>
          <w:w w:val="110"/>
        </w:rPr>
        <w:t>bits zeros used for synchronization and the second</w:t>
      </w:r>
      <w:r>
        <w:rPr>
          <w:spacing w:val="-12"/>
          <w:w w:val="110"/>
        </w:rPr>
        <w:t xml:space="preserve"> </w:t>
      </w:r>
      <w:r>
        <w:rPr>
          <w:w w:val="110"/>
        </w:rPr>
        <w:t>part</w:t>
      </w:r>
      <w:r>
        <w:rPr>
          <w:spacing w:val="-12"/>
          <w:w w:val="110"/>
        </w:rPr>
        <w:t xml:space="preserve"> </w:t>
      </w:r>
      <w:r>
        <w:rPr>
          <w:w w:val="110"/>
        </w:rPr>
        <w:t>with</w:t>
      </w:r>
      <w:r>
        <w:rPr>
          <w:spacing w:val="-12"/>
          <w:w w:val="110"/>
        </w:rPr>
        <w:t xml:space="preserve"> </w:t>
      </w:r>
      <w:r>
        <w:rPr>
          <w:rFonts w:ascii="Arial Unicode MS"/>
          <w:w w:val="110"/>
        </w:rPr>
        <w:t>8</w:t>
      </w:r>
      <w:r>
        <w:rPr>
          <w:rFonts w:ascii="Arial Unicode MS"/>
          <w:spacing w:val="-20"/>
          <w:w w:val="110"/>
        </w:rPr>
        <w:t xml:space="preserve"> </w:t>
      </w:r>
      <w:r>
        <w:rPr>
          <w:w w:val="110"/>
        </w:rPr>
        <w:t>bits</w:t>
      </w:r>
      <w:r>
        <w:rPr>
          <w:spacing w:val="-12"/>
          <w:w w:val="110"/>
        </w:rPr>
        <w:t xml:space="preserve"> </w:t>
      </w:r>
      <w:r>
        <w:rPr>
          <w:w w:val="110"/>
        </w:rPr>
        <w:t>orthogonal</w:t>
      </w:r>
      <w:r>
        <w:rPr>
          <w:spacing w:val="-12"/>
          <w:w w:val="110"/>
        </w:rPr>
        <w:t xml:space="preserve"> </w:t>
      </w:r>
      <w:r>
        <w:rPr>
          <w:w w:val="110"/>
        </w:rPr>
        <w:t>pilots</w:t>
      </w:r>
      <w:r>
        <w:rPr>
          <w:spacing w:val="-12"/>
          <w:w w:val="110"/>
        </w:rPr>
        <w:t xml:space="preserve"> </w:t>
      </w:r>
      <w:r>
        <w:rPr>
          <w:w w:val="110"/>
        </w:rPr>
        <w:t>used</w:t>
      </w:r>
      <w:r>
        <w:rPr>
          <w:spacing w:val="-12"/>
          <w:w w:val="110"/>
        </w:rPr>
        <w:t xml:space="preserve"> </w:t>
      </w:r>
      <w:r>
        <w:rPr>
          <w:w w:val="110"/>
        </w:rPr>
        <w:t>for</w:t>
      </w:r>
      <w:r>
        <w:rPr>
          <w:spacing w:val="-12"/>
          <w:w w:val="110"/>
        </w:rPr>
        <w:t xml:space="preserve"> </w:t>
      </w:r>
      <w:r>
        <w:rPr>
          <w:w w:val="110"/>
        </w:rPr>
        <w:t>channel</w:t>
      </w:r>
      <w:r>
        <w:rPr>
          <w:spacing w:val="-12"/>
          <w:w w:val="110"/>
        </w:rPr>
        <w:t xml:space="preserve"> </w:t>
      </w:r>
      <w:r>
        <w:rPr>
          <w:w w:val="110"/>
        </w:rPr>
        <w:t>estimation.</w:t>
      </w:r>
      <w:r>
        <w:rPr>
          <w:spacing w:val="18"/>
          <w:w w:val="110"/>
        </w:rPr>
        <w:t xml:space="preserve"> </w:t>
      </w:r>
      <w:r>
        <w:rPr>
          <w:spacing w:val="-5"/>
          <w:w w:val="110"/>
        </w:rPr>
        <w:t>Table</w:t>
      </w:r>
      <w:r>
        <w:rPr>
          <w:spacing w:val="-12"/>
          <w:w w:val="110"/>
        </w:rPr>
        <w:t xml:space="preserve"> </w:t>
      </w:r>
      <w:r>
        <w:rPr>
          <w:w w:val="110"/>
        </w:rPr>
        <w:t>6.1 shows</w:t>
      </w:r>
      <w:r>
        <w:rPr>
          <w:spacing w:val="-6"/>
          <w:w w:val="110"/>
        </w:rPr>
        <w:t xml:space="preserve"> </w:t>
      </w:r>
      <w:r>
        <w:rPr>
          <w:w w:val="110"/>
        </w:rPr>
        <w:t>an</w:t>
      </w:r>
      <w:r>
        <w:rPr>
          <w:spacing w:val="-6"/>
          <w:w w:val="110"/>
        </w:rPr>
        <w:t xml:space="preserve"> </w:t>
      </w:r>
      <w:r>
        <w:rPr>
          <w:w w:val="110"/>
        </w:rPr>
        <w:t>example</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orthogonal</w:t>
      </w:r>
      <w:r>
        <w:rPr>
          <w:spacing w:val="-6"/>
          <w:w w:val="110"/>
        </w:rPr>
        <w:t xml:space="preserve"> </w:t>
      </w:r>
      <w:r>
        <w:rPr>
          <w:w w:val="110"/>
        </w:rPr>
        <w:t>pilots,</w:t>
      </w:r>
      <w:r>
        <w:rPr>
          <w:spacing w:val="-6"/>
          <w:w w:val="110"/>
        </w:rPr>
        <w:t xml:space="preserve"> </w:t>
      </w:r>
      <w:r>
        <w:rPr>
          <w:w w:val="110"/>
        </w:rPr>
        <w:t>which</w:t>
      </w:r>
      <w:r>
        <w:rPr>
          <w:spacing w:val="-6"/>
          <w:w w:val="110"/>
        </w:rPr>
        <w:t xml:space="preserve"> </w:t>
      </w:r>
      <w:r>
        <w:rPr>
          <w:w w:val="110"/>
        </w:rPr>
        <w:t>are</w:t>
      </w:r>
      <w:r>
        <w:rPr>
          <w:spacing w:val="-6"/>
          <w:w w:val="110"/>
        </w:rPr>
        <w:t xml:space="preserve"> </w:t>
      </w:r>
      <w:r>
        <w:rPr>
          <w:w w:val="110"/>
        </w:rPr>
        <w:t>similar</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 xml:space="preserve">orthogonal post-preamble used in [96]. The </w:t>
      </w:r>
      <w:r>
        <w:rPr>
          <w:rFonts w:ascii="Arial Unicode MS"/>
          <w:w w:val="110"/>
        </w:rPr>
        <w:t xml:space="preserve">8 </w:t>
      </w:r>
      <w:r>
        <w:rPr>
          <w:w w:val="110"/>
        </w:rPr>
        <w:t xml:space="preserve">orthogonal pilot bits </w:t>
      </w:r>
      <w:r>
        <w:rPr>
          <w:spacing w:val="-4"/>
          <w:w w:val="110"/>
        </w:rPr>
        <w:t xml:space="preserve">have </w:t>
      </w:r>
      <w:r>
        <w:rPr>
          <w:w w:val="110"/>
        </w:rPr>
        <w:t xml:space="preserve">to </w:t>
      </w:r>
      <w:r>
        <w:rPr>
          <w:spacing w:val="3"/>
          <w:w w:val="110"/>
        </w:rPr>
        <w:t xml:space="preserve">be </w:t>
      </w:r>
      <w:r>
        <w:rPr>
          <w:w w:val="110"/>
        </w:rPr>
        <w:t xml:space="preserve">orthogonal to the other pilot bits and also to the </w:t>
      </w:r>
      <w:r>
        <w:rPr>
          <w:spacing w:val="-3"/>
          <w:w w:val="110"/>
        </w:rPr>
        <w:t xml:space="preserve">conventional </w:t>
      </w:r>
      <w:r>
        <w:rPr>
          <w:w w:val="110"/>
        </w:rPr>
        <w:t xml:space="preserve">pattern </w:t>
      </w:r>
      <w:r>
        <w:rPr>
          <w:rFonts w:ascii="Palatino Linotype"/>
          <w:i/>
          <w:w w:val="110"/>
        </w:rPr>
        <w:t>P</w:t>
      </w:r>
      <w:r>
        <w:rPr>
          <w:rFonts w:ascii="Tahoma"/>
          <w:w w:val="110"/>
          <w:position w:val="-3"/>
          <w:sz w:val="16"/>
        </w:rPr>
        <w:t xml:space="preserve">1 </w:t>
      </w:r>
      <w:r>
        <w:rPr>
          <w:w w:val="110"/>
        </w:rPr>
        <w:t>(</w:t>
      </w:r>
      <w:r>
        <w:rPr>
          <w:rFonts w:ascii="Arial Unicode MS"/>
          <w:w w:val="110"/>
        </w:rPr>
        <w:t xml:space="preserve">8 </w:t>
      </w:r>
      <w:r>
        <w:rPr>
          <w:w w:val="110"/>
        </w:rPr>
        <w:t xml:space="preserve">zero bits). This property gives our proposal the </w:t>
      </w:r>
      <w:r>
        <w:rPr>
          <w:spacing w:val="-3"/>
          <w:w w:val="110"/>
        </w:rPr>
        <w:t xml:space="preserve">advantage </w:t>
      </w:r>
      <w:r>
        <w:rPr>
          <w:w w:val="110"/>
        </w:rPr>
        <w:t xml:space="preserve">to </w:t>
      </w:r>
      <w:r>
        <w:rPr>
          <w:spacing w:val="-4"/>
          <w:w w:val="110"/>
        </w:rPr>
        <w:t xml:space="preserve">have </w:t>
      </w:r>
      <w:r>
        <w:rPr>
          <w:w w:val="110"/>
        </w:rPr>
        <w:t xml:space="preserve">the </w:t>
      </w:r>
      <w:r>
        <w:rPr>
          <w:spacing w:val="-3"/>
          <w:w w:val="110"/>
        </w:rPr>
        <w:t xml:space="preserve">conventional </w:t>
      </w:r>
      <w:r>
        <w:rPr>
          <w:w w:val="110"/>
        </w:rPr>
        <w:t xml:space="preserve">long version tag reply as a </w:t>
      </w:r>
      <w:r>
        <w:rPr>
          <w:spacing w:val="-4"/>
          <w:w w:val="110"/>
        </w:rPr>
        <w:t xml:space="preserve">valid </w:t>
      </w:r>
      <w:r>
        <w:rPr>
          <w:w w:val="110"/>
        </w:rPr>
        <w:t>tag response in the new system. This is in contrast to</w:t>
      </w:r>
      <w:r>
        <w:rPr>
          <w:spacing w:val="19"/>
          <w:w w:val="110"/>
        </w:rPr>
        <w:t xml:space="preserve"> </w:t>
      </w:r>
      <w:r>
        <w:rPr>
          <w:w w:val="110"/>
        </w:rPr>
        <w:t>the</w:t>
      </w:r>
      <w:r>
        <w:rPr>
          <w:spacing w:val="19"/>
          <w:w w:val="110"/>
        </w:rPr>
        <w:t xml:space="preserve"> </w:t>
      </w:r>
      <w:r>
        <w:rPr>
          <w:w w:val="110"/>
        </w:rPr>
        <w:t>proposal</w:t>
      </w:r>
      <w:r>
        <w:rPr>
          <w:spacing w:val="19"/>
          <w:w w:val="110"/>
        </w:rPr>
        <w:t xml:space="preserve"> </w:t>
      </w:r>
      <w:r>
        <w:rPr>
          <w:spacing w:val="-4"/>
          <w:w w:val="110"/>
        </w:rPr>
        <w:t>by</w:t>
      </w:r>
      <w:r>
        <w:rPr>
          <w:spacing w:val="19"/>
          <w:w w:val="110"/>
        </w:rPr>
        <w:t xml:space="preserve"> </w:t>
      </w:r>
      <w:r>
        <w:rPr>
          <w:w w:val="110"/>
        </w:rPr>
        <w:t>[96],</w:t>
      </w:r>
      <w:r>
        <w:rPr>
          <w:spacing w:val="22"/>
          <w:w w:val="110"/>
        </w:rPr>
        <w:t xml:space="preserve"> </w:t>
      </w:r>
      <w:r>
        <w:rPr>
          <w:w w:val="110"/>
        </w:rPr>
        <w:t>where</w:t>
      </w:r>
      <w:r>
        <w:rPr>
          <w:spacing w:val="19"/>
          <w:w w:val="110"/>
        </w:rPr>
        <w:t xml:space="preserve"> </w:t>
      </w:r>
      <w:r>
        <w:rPr>
          <w:w w:val="110"/>
        </w:rPr>
        <w:t>the</w:t>
      </w:r>
      <w:r>
        <w:rPr>
          <w:spacing w:val="19"/>
          <w:w w:val="110"/>
        </w:rPr>
        <w:t xml:space="preserve"> </w:t>
      </w:r>
      <w:r>
        <w:rPr>
          <w:spacing w:val="-3"/>
          <w:w w:val="110"/>
        </w:rPr>
        <w:t>conventional</w:t>
      </w:r>
      <w:r>
        <w:rPr>
          <w:spacing w:val="19"/>
          <w:w w:val="110"/>
        </w:rPr>
        <w:t xml:space="preserve"> </w:t>
      </w:r>
      <w:r>
        <w:rPr>
          <w:w w:val="110"/>
        </w:rPr>
        <w:t>tags</w:t>
      </w:r>
      <w:r>
        <w:rPr>
          <w:spacing w:val="19"/>
          <w:w w:val="110"/>
        </w:rPr>
        <w:t xml:space="preserve"> </w:t>
      </w:r>
      <w:r>
        <w:rPr>
          <w:w w:val="110"/>
        </w:rPr>
        <w:t>are</w:t>
      </w:r>
      <w:r>
        <w:rPr>
          <w:spacing w:val="19"/>
          <w:w w:val="110"/>
        </w:rPr>
        <w:t xml:space="preserve"> </w:t>
      </w:r>
      <w:r>
        <w:rPr>
          <w:w w:val="110"/>
        </w:rPr>
        <w:t>not</w:t>
      </w:r>
      <w:r>
        <w:rPr>
          <w:spacing w:val="19"/>
          <w:w w:val="110"/>
        </w:rPr>
        <w:t xml:space="preserve"> </w:t>
      </w:r>
      <w:r>
        <w:rPr>
          <w:w w:val="110"/>
        </w:rPr>
        <w:t>compatible</w:t>
      </w:r>
      <w:r>
        <w:rPr>
          <w:spacing w:val="19"/>
          <w:w w:val="110"/>
        </w:rPr>
        <w:t xml:space="preserve"> </w:t>
      </w:r>
      <w:r>
        <w:rPr>
          <w:w w:val="110"/>
        </w:rPr>
        <w:t>with</w:t>
      </w:r>
    </w:p>
    <w:p w14:paraId="0572B635" w14:textId="77777777" w:rsidR="0092676A" w:rsidRDefault="0092676A">
      <w:pPr>
        <w:spacing w:line="358" w:lineRule="exact"/>
        <w:jc w:val="both"/>
        <w:sectPr w:rsidR="0092676A">
          <w:pgSz w:w="11910" w:h="16840"/>
          <w:pgMar w:top="1920" w:right="1680" w:bottom="280" w:left="1620" w:header="1603" w:footer="0" w:gutter="0"/>
          <w:cols w:space="720"/>
        </w:sectPr>
      </w:pPr>
    </w:p>
    <w:p w14:paraId="1CC4CA13" w14:textId="77777777" w:rsidR="0092676A" w:rsidRDefault="0092676A">
      <w:pPr>
        <w:pStyle w:val="BodyText"/>
        <w:rPr>
          <w:sz w:val="20"/>
        </w:rPr>
      </w:pPr>
    </w:p>
    <w:p w14:paraId="448904EE" w14:textId="77777777" w:rsidR="0092676A" w:rsidRDefault="0092676A">
      <w:pPr>
        <w:pStyle w:val="BodyText"/>
        <w:spacing w:before="6"/>
        <w:rPr>
          <w:sz w:val="13"/>
        </w:rPr>
      </w:pPr>
    </w:p>
    <w:p w14:paraId="578F09FB" w14:textId="77777777" w:rsidR="0092676A" w:rsidRDefault="00AC2220">
      <w:pPr>
        <w:pStyle w:val="BodyText"/>
        <w:ind w:left="1822"/>
        <w:rPr>
          <w:sz w:val="20"/>
        </w:rPr>
      </w:pPr>
      <w:r>
        <w:rPr>
          <w:noProof/>
          <w:sz w:val="20"/>
        </w:rPr>
        <mc:AlternateContent>
          <mc:Choice Requires="wpg">
            <w:drawing>
              <wp:inline distT="0" distB="0" distL="0" distR="0" wp14:anchorId="271E9687" wp14:editId="5B817CDA">
                <wp:extent cx="3387090" cy="497840"/>
                <wp:effectExtent l="0" t="0" r="3810" b="6985"/>
                <wp:docPr id="354"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7090" cy="497840"/>
                          <a:chOff x="0" y="0"/>
                          <a:chExt cx="5334" cy="784"/>
                        </a:xfrm>
                      </wpg:grpSpPr>
                      <wps:wsp>
                        <wps:cNvPr id="355" name="Rectangle 368"/>
                        <wps:cNvSpPr>
                          <a:spLocks noChangeArrowheads="1"/>
                        </wps:cNvSpPr>
                        <wps:spPr bwMode="auto">
                          <a:xfrm>
                            <a:off x="666" y="8"/>
                            <a:ext cx="1425" cy="46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7"/>
                        <wps:cNvSpPr>
                          <a:spLocks noChangeArrowheads="1"/>
                        </wps:cNvSpPr>
                        <wps:spPr bwMode="auto">
                          <a:xfrm>
                            <a:off x="666" y="9"/>
                            <a:ext cx="1480" cy="460"/>
                          </a:xfrm>
                          <a:prstGeom prst="rect">
                            <a:avLst/>
                          </a:prstGeom>
                          <a:noFill/>
                          <a:ln w="103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AutoShape 366"/>
                        <wps:cNvSpPr>
                          <a:spLocks/>
                        </wps:cNvSpPr>
                        <wps:spPr bwMode="auto">
                          <a:xfrm>
                            <a:off x="762" y="169"/>
                            <a:ext cx="1290" cy="159"/>
                          </a:xfrm>
                          <a:custGeom>
                            <a:avLst/>
                            <a:gdLst>
                              <a:gd name="T0" fmla="+- 0 836 762"/>
                              <a:gd name="T1" fmla="*/ T0 w 1290"/>
                              <a:gd name="T2" fmla="+- 0 292 169"/>
                              <a:gd name="T3" fmla="*/ 292 h 159"/>
                              <a:gd name="T4" fmla="+- 0 850 762"/>
                              <a:gd name="T5" fmla="*/ T4 w 1290"/>
                              <a:gd name="T6" fmla="+- 0 186 169"/>
                              <a:gd name="T7" fmla="*/ 186 h 159"/>
                              <a:gd name="T8" fmla="+- 0 821 762"/>
                              <a:gd name="T9" fmla="*/ T8 w 1290"/>
                              <a:gd name="T10" fmla="+- 0 282 169"/>
                              <a:gd name="T11" fmla="*/ 282 h 159"/>
                              <a:gd name="T12" fmla="+- 0 890 762"/>
                              <a:gd name="T13" fmla="*/ T12 w 1290"/>
                              <a:gd name="T14" fmla="+- 0 209 169"/>
                              <a:gd name="T15" fmla="*/ 209 h 159"/>
                              <a:gd name="T16" fmla="+- 0 903 762"/>
                              <a:gd name="T17" fmla="*/ T16 w 1290"/>
                              <a:gd name="T18" fmla="+- 0 210 169"/>
                              <a:gd name="T19" fmla="*/ 210 h 159"/>
                              <a:gd name="T20" fmla="+- 0 912 762"/>
                              <a:gd name="T21" fmla="*/ T20 w 1290"/>
                              <a:gd name="T22" fmla="+- 0 211 169"/>
                              <a:gd name="T23" fmla="*/ 211 h 159"/>
                              <a:gd name="T24" fmla="+- 0 901 762"/>
                              <a:gd name="T25" fmla="*/ T24 w 1290"/>
                              <a:gd name="T26" fmla="+- 0 209 169"/>
                              <a:gd name="T27" fmla="*/ 209 h 159"/>
                              <a:gd name="T28" fmla="+- 0 991 762"/>
                              <a:gd name="T29" fmla="*/ T28 w 1290"/>
                              <a:gd name="T30" fmla="+- 0 294 169"/>
                              <a:gd name="T31" fmla="*/ 294 h 159"/>
                              <a:gd name="T32" fmla="+- 0 986 762"/>
                              <a:gd name="T33" fmla="*/ T32 w 1290"/>
                              <a:gd name="T34" fmla="+- 0 283 169"/>
                              <a:gd name="T35" fmla="*/ 283 h 159"/>
                              <a:gd name="T36" fmla="+- 0 945 762"/>
                              <a:gd name="T37" fmla="*/ T36 w 1290"/>
                              <a:gd name="T38" fmla="+- 0 221 169"/>
                              <a:gd name="T39" fmla="*/ 221 h 159"/>
                              <a:gd name="T40" fmla="+- 0 968 762"/>
                              <a:gd name="T41" fmla="*/ T40 w 1290"/>
                              <a:gd name="T42" fmla="+- 0 186 169"/>
                              <a:gd name="T43" fmla="*/ 186 h 159"/>
                              <a:gd name="T44" fmla="+- 0 1083 762"/>
                              <a:gd name="T45" fmla="*/ T44 w 1290"/>
                              <a:gd name="T46" fmla="+- 0 294 169"/>
                              <a:gd name="T47" fmla="*/ 294 h 159"/>
                              <a:gd name="T48" fmla="+- 0 1030 762"/>
                              <a:gd name="T49" fmla="*/ T48 w 1290"/>
                              <a:gd name="T50" fmla="+- 0 220 169"/>
                              <a:gd name="T51" fmla="*/ 220 h 159"/>
                              <a:gd name="T52" fmla="+- 0 1084 762"/>
                              <a:gd name="T53" fmla="*/ T52 w 1290"/>
                              <a:gd name="T54" fmla="+- 0 293 169"/>
                              <a:gd name="T55" fmla="*/ 293 h 159"/>
                              <a:gd name="T56" fmla="+- 0 1027 762"/>
                              <a:gd name="T57" fmla="*/ T56 w 1290"/>
                              <a:gd name="T58" fmla="+- 0 169 169"/>
                              <a:gd name="T59" fmla="*/ 169 h 159"/>
                              <a:gd name="T60" fmla="+- 0 1109 762"/>
                              <a:gd name="T61" fmla="*/ T60 w 1290"/>
                              <a:gd name="T62" fmla="+- 0 270 169"/>
                              <a:gd name="T63" fmla="*/ 270 h 159"/>
                              <a:gd name="T64" fmla="+- 0 1122 762"/>
                              <a:gd name="T65" fmla="*/ T64 w 1290"/>
                              <a:gd name="T66" fmla="+- 0 246 169"/>
                              <a:gd name="T67" fmla="*/ 246 h 159"/>
                              <a:gd name="T68" fmla="+- 0 1170 762"/>
                              <a:gd name="T69" fmla="*/ T68 w 1290"/>
                              <a:gd name="T70" fmla="+- 0 235 169"/>
                              <a:gd name="T71" fmla="*/ 235 h 159"/>
                              <a:gd name="T72" fmla="+- 0 1183 762"/>
                              <a:gd name="T73" fmla="*/ T72 w 1290"/>
                              <a:gd name="T74" fmla="+- 0 227 169"/>
                              <a:gd name="T75" fmla="*/ 227 h 159"/>
                              <a:gd name="T76" fmla="+- 0 1204 762"/>
                              <a:gd name="T77" fmla="*/ T76 w 1290"/>
                              <a:gd name="T78" fmla="+- 0 277 169"/>
                              <a:gd name="T79" fmla="*/ 277 h 159"/>
                              <a:gd name="T80" fmla="+- 0 1249 762"/>
                              <a:gd name="T81" fmla="*/ T80 w 1290"/>
                              <a:gd name="T82" fmla="+- 0 326 169"/>
                              <a:gd name="T83" fmla="*/ 326 h 159"/>
                              <a:gd name="T84" fmla="+- 0 1270 762"/>
                              <a:gd name="T85" fmla="*/ T84 w 1290"/>
                              <a:gd name="T86" fmla="+- 0 285 169"/>
                              <a:gd name="T87" fmla="*/ 285 h 159"/>
                              <a:gd name="T88" fmla="+- 0 1226 762"/>
                              <a:gd name="T89" fmla="*/ T88 w 1290"/>
                              <a:gd name="T90" fmla="+- 0 252 169"/>
                              <a:gd name="T91" fmla="*/ 252 h 159"/>
                              <a:gd name="T92" fmla="+- 0 1224 762"/>
                              <a:gd name="T93" fmla="*/ T92 w 1290"/>
                              <a:gd name="T94" fmla="+- 0 288 169"/>
                              <a:gd name="T95" fmla="*/ 288 h 159"/>
                              <a:gd name="T96" fmla="+- 0 1255 762"/>
                              <a:gd name="T97" fmla="*/ T96 w 1290"/>
                              <a:gd name="T98" fmla="+- 0 260 169"/>
                              <a:gd name="T99" fmla="*/ 260 h 159"/>
                              <a:gd name="T100" fmla="+- 0 1263 762"/>
                              <a:gd name="T101" fmla="*/ T100 w 1290"/>
                              <a:gd name="T102" fmla="+- 0 253 169"/>
                              <a:gd name="T103" fmla="*/ 253 h 159"/>
                              <a:gd name="T104" fmla="+- 0 1290 762"/>
                              <a:gd name="T105" fmla="*/ T104 w 1290"/>
                              <a:gd name="T106" fmla="+- 0 259 169"/>
                              <a:gd name="T107" fmla="*/ 259 h 159"/>
                              <a:gd name="T108" fmla="+- 0 1306 762"/>
                              <a:gd name="T109" fmla="*/ T108 w 1290"/>
                              <a:gd name="T110" fmla="+- 0 260 169"/>
                              <a:gd name="T111" fmla="*/ 260 h 159"/>
                              <a:gd name="T112" fmla="+- 0 1352 762"/>
                              <a:gd name="T113" fmla="*/ T112 w 1290"/>
                              <a:gd name="T114" fmla="+- 0 232 169"/>
                              <a:gd name="T115" fmla="*/ 232 h 159"/>
                              <a:gd name="T116" fmla="+- 0 1369 762"/>
                              <a:gd name="T117" fmla="*/ T116 w 1290"/>
                              <a:gd name="T118" fmla="+- 0 232 169"/>
                              <a:gd name="T119" fmla="*/ 232 h 159"/>
                              <a:gd name="T120" fmla="+- 0 1394 762"/>
                              <a:gd name="T121" fmla="*/ T120 w 1290"/>
                              <a:gd name="T122" fmla="+- 0 209 169"/>
                              <a:gd name="T123" fmla="*/ 209 h 159"/>
                              <a:gd name="T124" fmla="+- 0 1458 762"/>
                              <a:gd name="T125" fmla="*/ T124 w 1290"/>
                              <a:gd name="T126" fmla="+- 0 220 169"/>
                              <a:gd name="T127" fmla="*/ 220 h 159"/>
                              <a:gd name="T128" fmla="+- 0 1458 762"/>
                              <a:gd name="T129" fmla="*/ T128 w 1290"/>
                              <a:gd name="T130" fmla="+- 0 220 169"/>
                              <a:gd name="T131" fmla="*/ 220 h 159"/>
                              <a:gd name="T132" fmla="+- 0 1547 762"/>
                              <a:gd name="T133" fmla="*/ T132 w 1290"/>
                              <a:gd name="T134" fmla="+- 0 219 169"/>
                              <a:gd name="T135" fmla="*/ 219 h 159"/>
                              <a:gd name="T136" fmla="+- 0 1485 762"/>
                              <a:gd name="T137" fmla="*/ T136 w 1290"/>
                              <a:gd name="T138" fmla="+- 0 278 169"/>
                              <a:gd name="T139" fmla="*/ 278 h 159"/>
                              <a:gd name="T140" fmla="+- 0 1505 762"/>
                              <a:gd name="T141" fmla="*/ T140 w 1290"/>
                              <a:gd name="T142" fmla="+- 0 259 169"/>
                              <a:gd name="T143" fmla="*/ 259 h 159"/>
                              <a:gd name="T144" fmla="+- 0 1550 762"/>
                              <a:gd name="T145" fmla="*/ T144 w 1290"/>
                              <a:gd name="T146" fmla="+- 0 293 169"/>
                              <a:gd name="T147" fmla="*/ 293 h 159"/>
                              <a:gd name="T148" fmla="+- 0 1490 762"/>
                              <a:gd name="T149" fmla="*/ T148 w 1290"/>
                              <a:gd name="T150" fmla="+- 0 215 169"/>
                              <a:gd name="T151" fmla="*/ 215 h 159"/>
                              <a:gd name="T152" fmla="+- 0 1541 762"/>
                              <a:gd name="T153" fmla="*/ T152 w 1290"/>
                              <a:gd name="T154" fmla="+- 0 212 169"/>
                              <a:gd name="T155" fmla="*/ 212 h 159"/>
                              <a:gd name="T156" fmla="+- 0 1591 762"/>
                              <a:gd name="T157" fmla="*/ T156 w 1290"/>
                              <a:gd name="T158" fmla="+- 0 294 169"/>
                              <a:gd name="T159" fmla="*/ 294 h 159"/>
                              <a:gd name="T160" fmla="+- 0 1665 762"/>
                              <a:gd name="T161" fmla="*/ T160 w 1290"/>
                              <a:gd name="T162" fmla="+- 0 294 169"/>
                              <a:gd name="T163" fmla="*/ 294 h 159"/>
                              <a:gd name="T164" fmla="+- 0 1720 762"/>
                              <a:gd name="T165" fmla="*/ T164 w 1290"/>
                              <a:gd name="T166" fmla="+- 0 243 169"/>
                              <a:gd name="T167" fmla="*/ 243 h 159"/>
                              <a:gd name="T168" fmla="+- 0 1718 762"/>
                              <a:gd name="T169" fmla="*/ T168 w 1290"/>
                              <a:gd name="T170" fmla="+- 0 204 169"/>
                              <a:gd name="T171" fmla="*/ 204 h 159"/>
                              <a:gd name="T172" fmla="+- 0 1767 762"/>
                              <a:gd name="T173" fmla="*/ T172 w 1290"/>
                              <a:gd name="T174" fmla="+- 0 295 169"/>
                              <a:gd name="T175" fmla="*/ 295 h 159"/>
                              <a:gd name="T176" fmla="+- 0 1771 762"/>
                              <a:gd name="T177" fmla="*/ T176 w 1290"/>
                              <a:gd name="T178" fmla="+- 0 209 169"/>
                              <a:gd name="T179" fmla="*/ 209 h 159"/>
                              <a:gd name="T180" fmla="+- 0 1774 762"/>
                              <a:gd name="T181" fmla="*/ T180 w 1290"/>
                              <a:gd name="T182" fmla="+- 0 180 169"/>
                              <a:gd name="T183" fmla="*/ 180 h 159"/>
                              <a:gd name="T184" fmla="+- 0 1814 762"/>
                              <a:gd name="T185" fmla="*/ T184 w 1290"/>
                              <a:gd name="T186" fmla="+- 0 293 169"/>
                              <a:gd name="T187" fmla="*/ 293 h 159"/>
                              <a:gd name="T188" fmla="+- 0 1840 762"/>
                              <a:gd name="T189" fmla="*/ T188 w 1290"/>
                              <a:gd name="T190" fmla="+- 0 228 169"/>
                              <a:gd name="T191" fmla="*/ 228 h 159"/>
                              <a:gd name="T192" fmla="+- 0 1857 762"/>
                              <a:gd name="T193" fmla="*/ T192 w 1290"/>
                              <a:gd name="T194" fmla="+- 0 274 169"/>
                              <a:gd name="T195" fmla="*/ 274 h 159"/>
                              <a:gd name="T196" fmla="+- 0 1885 762"/>
                              <a:gd name="T197" fmla="*/ T196 w 1290"/>
                              <a:gd name="T198" fmla="+- 0 220 169"/>
                              <a:gd name="T199" fmla="*/ 220 h 159"/>
                              <a:gd name="T200" fmla="+- 0 1916 762"/>
                              <a:gd name="T201" fmla="*/ T200 w 1290"/>
                              <a:gd name="T202" fmla="+- 0 263 169"/>
                              <a:gd name="T203" fmla="*/ 263 h 159"/>
                              <a:gd name="T204" fmla="+- 0 1976 762"/>
                              <a:gd name="T205" fmla="*/ T204 w 1290"/>
                              <a:gd name="T206" fmla="+- 0 294 169"/>
                              <a:gd name="T207" fmla="*/ 294 h 159"/>
                              <a:gd name="T208" fmla="+- 0 1972 762"/>
                              <a:gd name="T209" fmla="*/ T208 w 1290"/>
                              <a:gd name="T210" fmla="+- 0 282 169"/>
                              <a:gd name="T211" fmla="*/ 282 h 159"/>
                              <a:gd name="T212" fmla="+- 0 1979 762"/>
                              <a:gd name="T213" fmla="*/ T212 w 1290"/>
                              <a:gd name="T214" fmla="+- 0 221 169"/>
                              <a:gd name="T215" fmla="*/ 221 h 159"/>
                              <a:gd name="T216" fmla="+- 0 1956 762"/>
                              <a:gd name="T217" fmla="*/ T216 w 1290"/>
                              <a:gd name="T218" fmla="+- 0 188 169"/>
                              <a:gd name="T219" fmla="*/ 188 h 159"/>
                              <a:gd name="T220" fmla="+- 0 1995 762"/>
                              <a:gd name="T221" fmla="*/ T220 w 1290"/>
                              <a:gd name="T222" fmla="+- 0 286 169"/>
                              <a:gd name="T223" fmla="*/ 286 h 159"/>
                              <a:gd name="T224" fmla="+- 0 1999 762"/>
                              <a:gd name="T225" fmla="*/ T224 w 1290"/>
                              <a:gd name="T226" fmla="+- 0 277 169"/>
                              <a:gd name="T227" fmla="*/ 277 h 159"/>
                              <a:gd name="T228" fmla="+- 0 2019 762"/>
                              <a:gd name="T229" fmla="*/ T228 w 1290"/>
                              <a:gd name="T230" fmla="+- 0 256 169"/>
                              <a:gd name="T231" fmla="*/ 256 h 159"/>
                              <a:gd name="T232" fmla="+- 0 2050 762"/>
                              <a:gd name="T233" fmla="*/ T232 w 1290"/>
                              <a:gd name="T234" fmla="+- 0 261 169"/>
                              <a:gd name="T235" fmla="*/ 261 h 159"/>
                              <a:gd name="T236" fmla="+- 0 2023 762"/>
                              <a:gd name="T237" fmla="*/ T236 w 1290"/>
                              <a:gd name="T238" fmla="+- 0 218 169"/>
                              <a:gd name="T239" fmla="*/ 218 h 159"/>
                              <a:gd name="T240" fmla="+- 0 2039 762"/>
                              <a:gd name="T241" fmla="*/ T240 w 1290"/>
                              <a:gd name="T242" fmla="+- 0 221 169"/>
                              <a:gd name="T243" fmla="*/ 221 h 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290" h="159">
                                <a:moveTo>
                                  <a:pt x="62" y="7"/>
                                </a:moveTo>
                                <a:lnTo>
                                  <a:pt x="44" y="7"/>
                                </a:lnTo>
                                <a:lnTo>
                                  <a:pt x="37" y="8"/>
                                </a:lnTo>
                                <a:lnTo>
                                  <a:pt x="30" y="11"/>
                                </a:lnTo>
                                <a:lnTo>
                                  <a:pt x="24" y="14"/>
                                </a:lnTo>
                                <a:lnTo>
                                  <a:pt x="18" y="18"/>
                                </a:lnTo>
                                <a:lnTo>
                                  <a:pt x="13" y="23"/>
                                </a:lnTo>
                                <a:lnTo>
                                  <a:pt x="9" y="28"/>
                                </a:lnTo>
                                <a:lnTo>
                                  <a:pt x="6" y="35"/>
                                </a:lnTo>
                                <a:lnTo>
                                  <a:pt x="3" y="42"/>
                                </a:lnTo>
                                <a:lnTo>
                                  <a:pt x="1" y="50"/>
                                </a:lnTo>
                                <a:lnTo>
                                  <a:pt x="0" y="58"/>
                                </a:lnTo>
                                <a:lnTo>
                                  <a:pt x="0" y="77"/>
                                </a:lnTo>
                                <a:lnTo>
                                  <a:pt x="1" y="86"/>
                                </a:lnTo>
                                <a:lnTo>
                                  <a:pt x="3" y="93"/>
                                </a:lnTo>
                                <a:lnTo>
                                  <a:pt x="5" y="100"/>
                                </a:lnTo>
                                <a:lnTo>
                                  <a:pt x="8" y="106"/>
                                </a:lnTo>
                                <a:lnTo>
                                  <a:pt x="13" y="112"/>
                                </a:lnTo>
                                <a:lnTo>
                                  <a:pt x="17" y="116"/>
                                </a:lnTo>
                                <a:lnTo>
                                  <a:pt x="22" y="120"/>
                                </a:lnTo>
                                <a:lnTo>
                                  <a:pt x="35" y="126"/>
                                </a:lnTo>
                                <a:lnTo>
                                  <a:pt x="42" y="127"/>
                                </a:lnTo>
                                <a:lnTo>
                                  <a:pt x="60" y="127"/>
                                </a:lnTo>
                                <a:lnTo>
                                  <a:pt x="68" y="125"/>
                                </a:lnTo>
                                <a:lnTo>
                                  <a:pt x="74" y="123"/>
                                </a:lnTo>
                                <a:lnTo>
                                  <a:pt x="81" y="120"/>
                                </a:lnTo>
                                <a:lnTo>
                                  <a:pt x="87" y="115"/>
                                </a:lnTo>
                                <a:lnTo>
                                  <a:pt x="88" y="113"/>
                                </a:lnTo>
                                <a:lnTo>
                                  <a:pt x="45" y="113"/>
                                </a:lnTo>
                                <a:lnTo>
                                  <a:pt x="39" y="112"/>
                                </a:lnTo>
                                <a:lnTo>
                                  <a:pt x="35" y="110"/>
                                </a:lnTo>
                                <a:lnTo>
                                  <a:pt x="30" y="108"/>
                                </a:lnTo>
                                <a:lnTo>
                                  <a:pt x="27" y="104"/>
                                </a:lnTo>
                                <a:lnTo>
                                  <a:pt x="21" y="96"/>
                                </a:lnTo>
                                <a:lnTo>
                                  <a:pt x="19" y="91"/>
                                </a:lnTo>
                                <a:lnTo>
                                  <a:pt x="18" y="85"/>
                                </a:lnTo>
                                <a:lnTo>
                                  <a:pt x="17" y="79"/>
                                </a:lnTo>
                                <a:lnTo>
                                  <a:pt x="16" y="73"/>
                                </a:lnTo>
                                <a:lnTo>
                                  <a:pt x="16" y="60"/>
                                </a:lnTo>
                                <a:lnTo>
                                  <a:pt x="17" y="54"/>
                                </a:lnTo>
                                <a:lnTo>
                                  <a:pt x="18" y="49"/>
                                </a:lnTo>
                                <a:lnTo>
                                  <a:pt x="20" y="43"/>
                                </a:lnTo>
                                <a:lnTo>
                                  <a:pt x="22" y="38"/>
                                </a:lnTo>
                                <a:lnTo>
                                  <a:pt x="27" y="30"/>
                                </a:lnTo>
                                <a:lnTo>
                                  <a:pt x="31" y="26"/>
                                </a:lnTo>
                                <a:lnTo>
                                  <a:pt x="36" y="24"/>
                                </a:lnTo>
                                <a:lnTo>
                                  <a:pt x="40" y="21"/>
                                </a:lnTo>
                                <a:lnTo>
                                  <a:pt x="46" y="20"/>
                                </a:lnTo>
                                <a:lnTo>
                                  <a:pt x="90" y="20"/>
                                </a:lnTo>
                                <a:lnTo>
                                  <a:pt x="88" y="17"/>
                                </a:lnTo>
                                <a:lnTo>
                                  <a:pt x="82" y="13"/>
                                </a:lnTo>
                                <a:lnTo>
                                  <a:pt x="76" y="11"/>
                                </a:lnTo>
                                <a:lnTo>
                                  <a:pt x="69" y="8"/>
                                </a:lnTo>
                                <a:lnTo>
                                  <a:pt x="62" y="7"/>
                                </a:lnTo>
                                <a:close/>
                                <a:moveTo>
                                  <a:pt x="90" y="20"/>
                                </a:moveTo>
                                <a:lnTo>
                                  <a:pt x="59" y="20"/>
                                </a:lnTo>
                                <a:lnTo>
                                  <a:pt x="65" y="21"/>
                                </a:lnTo>
                                <a:lnTo>
                                  <a:pt x="69" y="24"/>
                                </a:lnTo>
                                <a:lnTo>
                                  <a:pt x="74" y="26"/>
                                </a:lnTo>
                                <a:lnTo>
                                  <a:pt x="77" y="29"/>
                                </a:lnTo>
                                <a:lnTo>
                                  <a:pt x="80" y="33"/>
                                </a:lnTo>
                                <a:lnTo>
                                  <a:pt x="83" y="37"/>
                                </a:lnTo>
                                <a:lnTo>
                                  <a:pt x="85" y="42"/>
                                </a:lnTo>
                                <a:lnTo>
                                  <a:pt x="87" y="54"/>
                                </a:lnTo>
                                <a:lnTo>
                                  <a:pt x="88" y="60"/>
                                </a:lnTo>
                                <a:lnTo>
                                  <a:pt x="88" y="73"/>
                                </a:lnTo>
                                <a:lnTo>
                                  <a:pt x="87" y="79"/>
                                </a:lnTo>
                                <a:lnTo>
                                  <a:pt x="85" y="90"/>
                                </a:lnTo>
                                <a:lnTo>
                                  <a:pt x="83" y="95"/>
                                </a:lnTo>
                                <a:lnTo>
                                  <a:pt x="80" y="99"/>
                                </a:lnTo>
                                <a:lnTo>
                                  <a:pt x="77" y="103"/>
                                </a:lnTo>
                                <a:lnTo>
                                  <a:pt x="74" y="107"/>
                                </a:lnTo>
                                <a:lnTo>
                                  <a:pt x="69" y="109"/>
                                </a:lnTo>
                                <a:lnTo>
                                  <a:pt x="64" y="112"/>
                                </a:lnTo>
                                <a:lnTo>
                                  <a:pt x="59" y="113"/>
                                </a:lnTo>
                                <a:lnTo>
                                  <a:pt x="88" y="113"/>
                                </a:lnTo>
                                <a:lnTo>
                                  <a:pt x="91" y="110"/>
                                </a:lnTo>
                                <a:lnTo>
                                  <a:pt x="95" y="105"/>
                                </a:lnTo>
                                <a:lnTo>
                                  <a:pt x="99" y="98"/>
                                </a:lnTo>
                                <a:lnTo>
                                  <a:pt x="101" y="91"/>
                                </a:lnTo>
                                <a:lnTo>
                                  <a:pt x="103" y="83"/>
                                </a:lnTo>
                                <a:lnTo>
                                  <a:pt x="104" y="75"/>
                                </a:lnTo>
                                <a:lnTo>
                                  <a:pt x="104" y="56"/>
                                </a:lnTo>
                                <a:lnTo>
                                  <a:pt x="103" y="48"/>
                                </a:lnTo>
                                <a:lnTo>
                                  <a:pt x="99" y="33"/>
                                </a:lnTo>
                                <a:lnTo>
                                  <a:pt x="96" y="27"/>
                                </a:lnTo>
                                <a:lnTo>
                                  <a:pt x="92" y="22"/>
                                </a:lnTo>
                                <a:lnTo>
                                  <a:pt x="90" y="20"/>
                                </a:lnTo>
                                <a:close/>
                                <a:moveTo>
                                  <a:pt x="138" y="125"/>
                                </a:moveTo>
                                <a:lnTo>
                                  <a:pt x="131" y="125"/>
                                </a:lnTo>
                                <a:lnTo>
                                  <a:pt x="132" y="126"/>
                                </a:lnTo>
                                <a:lnTo>
                                  <a:pt x="137" y="126"/>
                                </a:lnTo>
                                <a:lnTo>
                                  <a:pt x="138" y="125"/>
                                </a:lnTo>
                                <a:close/>
                                <a:moveTo>
                                  <a:pt x="140" y="125"/>
                                </a:moveTo>
                                <a:lnTo>
                                  <a:pt x="129" y="125"/>
                                </a:lnTo>
                                <a:lnTo>
                                  <a:pt x="130" y="125"/>
                                </a:lnTo>
                                <a:lnTo>
                                  <a:pt x="139" y="125"/>
                                </a:lnTo>
                                <a:lnTo>
                                  <a:pt x="140" y="125"/>
                                </a:lnTo>
                                <a:close/>
                                <a:moveTo>
                                  <a:pt x="140" y="40"/>
                                </a:moveTo>
                                <a:lnTo>
                                  <a:pt x="128" y="40"/>
                                </a:lnTo>
                                <a:lnTo>
                                  <a:pt x="127" y="40"/>
                                </a:lnTo>
                                <a:lnTo>
                                  <a:pt x="127" y="41"/>
                                </a:lnTo>
                                <a:lnTo>
                                  <a:pt x="127" y="123"/>
                                </a:lnTo>
                                <a:lnTo>
                                  <a:pt x="127" y="124"/>
                                </a:lnTo>
                                <a:lnTo>
                                  <a:pt x="128" y="125"/>
                                </a:lnTo>
                                <a:lnTo>
                                  <a:pt x="140" y="125"/>
                                </a:lnTo>
                                <a:lnTo>
                                  <a:pt x="141" y="125"/>
                                </a:lnTo>
                                <a:lnTo>
                                  <a:pt x="141" y="124"/>
                                </a:lnTo>
                                <a:lnTo>
                                  <a:pt x="142" y="124"/>
                                </a:lnTo>
                                <a:lnTo>
                                  <a:pt x="142" y="70"/>
                                </a:lnTo>
                                <a:lnTo>
                                  <a:pt x="144" y="66"/>
                                </a:lnTo>
                                <a:lnTo>
                                  <a:pt x="146" y="63"/>
                                </a:lnTo>
                                <a:lnTo>
                                  <a:pt x="148" y="61"/>
                                </a:lnTo>
                                <a:lnTo>
                                  <a:pt x="149" y="59"/>
                                </a:lnTo>
                                <a:lnTo>
                                  <a:pt x="151" y="57"/>
                                </a:lnTo>
                                <a:lnTo>
                                  <a:pt x="152" y="56"/>
                                </a:lnTo>
                                <a:lnTo>
                                  <a:pt x="154" y="54"/>
                                </a:lnTo>
                                <a:lnTo>
                                  <a:pt x="155" y="53"/>
                                </a:lnTo>
                                <a:lnTo>
                                  <a:pt x="141" y="53"/>
                                </a:lnTo>
                                <a:lnTo>
                                  <a:pt x="141" y="41"/>
                                </a:lnTo>
                                <a:lnTo>
                                  <a:pt x="140" y="41"/>
                                </a:lnTo>
                                <a:lnTo>
                                  <a:pt x="140" y="40"/>
                                </a:lnTo>
                                <a:close/>
                                <a:moveTo>
                                  <a:pt x="174" y="52"/>
                                </a:moveTo>
                                <a:lnTo>
                                  <a:pt x="163" y="52"/>
                                </a:lnTo>
                                <a:lnTo>
                                  <a:pt x="164" y="52"/>
                                </a:lnTo>
                                <a:lnTo>
                                  <a:pt x="165" y="52"/>
                                </a:lnTo>
                                <a:lnTo>
                                  <a:pt x="166" y="52"/>
                                </a:lnTo>
                                <a:lnTo>
                                  <a:pt x="170" y="53"/>
                                </a:lnTo>
                                <a:lnTo>
                                  <a:pt x="171" y="54"/>
                                </a:lnTo>
                                <a:lnTo>
                                  <a:pt x="173" y="54"/>
                                </a:lnTo>
                                <a:lnTo>
                                  <a:pt x="174" y="53"/>
                                </a:lnTo>
                                <a:lnTo>
                                  <a:pt x="174" y="52"/>
                                </a:lnTo>
                                <a:close/>
                                <a:moveTo>
                                  <a:pt x="164" y="38"/>
                                </a:moveTo>
                                <a:lnTo>
                                  <a:pt x="161" y="38"/>
                                </a:lnTo>
                                <a:lnTo>
                                  <a:pt x="159" y="38"/>
                                </a:lnTo>
                                <a:lnTo>
                                  <a:pt x="158" y="38"/>
                                </a:lnTo>
                                <a:lnTo>
                                  <a:pt x="156" y="39"/>
                                </a:lnTo>
                                <a:lnTo>
                                  <a:pt x="154" y="40"/>
                                </a:lnTo>
                                <a:lnTo>
                                  <a:pt x="152" y="41"/>
                                </a:lnTo>
                                <a:lnTo>
                                  <a:pt x="150" y="42"/>
                                </a:lnTo>
                                <a:lnTo>
                                  <a:pt x="149" y="44"/>
                                </a:lnTo>
                                <a:lnTo>
                                  <a:pt x="147" y="46"/>
                                </a:lnTo>
                                <a:lnTo>
                                  <a:pt x="145" y="48"/>
                                </a:lnTo>
                                <a:lnTo>
                                  <a:pt x="143" y="50"/>
                                </a:lnTo>
                                <a:lnTo>
                                  <a:pt x="141" y="53"/>
                                </a:lnTo>
                                <a:lnTo>
                                  <a:pt x="155" y="53"/>
                                </a:lnTo>
                                <a:lnTo>
                                  <a:pt x="156" y="53"/>
                                </a:lnTo>
                                <a:lnTo>
                                  <a:pt x="159" y="52"/>
                                </a:lnTo>
                                <a:lnTo>
                                  <a:pt x="160" y="52"/>
                                </a:lnTo>
                                <a:lnTo>
                                  <a:pt x="174" y="52"/>
                                </a:lnTo>
                                <a:lnTo>
                                  <a:pt x="174" y="42"/>
                                </a:lnTo>
                                <a:lnTo>
                                  <a:pt x="174" y="41"/>
                                </a:lnTo>
                                <a:lnTo>
                                  <a:pt x="173" y="40"/>
                                </a:lnTo>
                                <a:lnTo>
                                  <a:pt x="172" y="40"/>
                                </a:lnTo>
                                <a:lnTo>
                                  <a:pt x="169" y="39"/>
                                </a:lnTo>
                                <a:lnTo>
                                  <a:pt x="168" y="38"/>
                                </a:lnTo>
                                <a:lnTo>
                                  <a:pt x="167" y="38"/>
                                </a:lnTo>
                                <a:lnTo>
                                  <a:pt x="165" y="38"/>
                                </a:lnTo>
                                <a:lnTo>
                                  <a:pt x="164" y="38"/>
                                </a:lnTo>
                                <a:close/>
                                <a:moveTo>
                                  <a:pt x="138" y="39"/>
                                </a:moveTo>
                                <a:lnTo>
                                  <a:pt x="130" y="39"/>
                                </a:lnTo>
                                <a:lnTo>
                                  <a:pt x="128" y="40"/>
                                </a:lnTo>
                                <a:lnTo>
                                  <a:pt x="139" y="40"/>
                                </a:lnTo>
                                <a:lnTo>
                                  <a:pt x="138" y="39"/>
                                </a:lnTo>
                                <a:close/>
                                <a:moveTo>
                                  <a:pt x="136" y="39"/>
                                </a:moveTo>
                                <a:lnTo>
                                  <a:pt x="131" y="39"/>
                                </a:lnTo>
                                <a:lnTo>
                                  <a:pt x="130" y="39"/>
                                </a:lnTo>
                                <a:lnTo>
                                  <a:pt x="137" y="39"/>
                                </a:lnTo>
                                <a:lnTo>
                                  <a:pt x="136" y="39"/>
                                </a:lnTo>
                                <a:close/>
                                <a:moveTo>
                                  <a:pt x="210" y="52"/>
                                </a:moveTo>
                                <a:lnTo>
                                  <a:pt x="195" y="52"/>
                                </a:lnTo>
                                <a:lnTo>
                                  <a:pt x="195" y="104"/>
                                </a:lnTo>
                                <a:lnTo>
                                  <a:pt x="195" y="108"/>
                                </a:lnTo>
                                <a:lnTo>
                                  <a:pt x="196" y="111"/>
                                </a:lnTo>
                                <a:lnTo>
                                  <a:pt x="197" y="115"/>
                                </a:lnTo>
                                <a:lnTo>
                                  <a:pt x="198" y="117"/>
                                </a:lnTo>
                                <a:lnTo>
                                  <a:pt x="200" y="120"/>
                                </a:lnTo>
                                <a:lnTo>
                                  <a:pt x="202" y="122"/>
                                </a:lnTo>
                                <a:lnTo>
                                  <a:pt x="205" y="124"/>
                                </a:lnTo>
                                <a:lnTo>
                                  <a:pt x="208" y="125"/>
                                </a:lnTo>
                                <a:lnTo>
                                  <a:pt x="211" y="126"/>
                                </a:lnTo>
                                <a:lnTo>
                                  <a:pt x="214" y="126"/>
                                </a:lnTo>
                                <a:lnTo>
                                  <a:pt x="221" y="126"/>
                                </a:lnTo>
                                <a:lnTo>
                                  <a:pt x="223" y="126"/>
                                </a:lnTo>
                                <a:lnTo>
                                  <a:pt x="224" y="126"/>
                                </a:lnTo>
                                <a:lnTo>
                                  <a:pt x="225" y="126"/>
                                </a:lnTo>
                                <a:lnTo>
                                  <a:pt x="228" y="125"/>
                                </a:lnTo>
                                <a:lnTo>
                                  <a:pt x="229" y="125"/>
                                </a:lnTo>
                                <a:lnTo>
                                  <a:pt x="230" y="125"/>
                                </a:lnTo>
                                <a:lnTo>
                                  <a:pt x="231" y="124"/>
                                </a:lnTo>
                                <a:lnTo>
                                  <a:pt x="232" y="123"/>
                                </a:lnTo>
                                <a:lnTo>
                                  <a:pt x="233" y="123"/>
                                </a:lnTo>
                                <a:lnTo>
                                  <a:pt x="233" y="122"/>
                                </a:lnTo>
                                <a:lnTo>
                                  <a:pt x="233" y="121"/>
                                </a:lnTo>
                                <a:lnTo>
                                  <a:pt x="233" y="120"/>
                                </a:lnTo>
                                <a:lnTo>
                                  <a:pt x="233" y="119"/>
                                </a:lnTo>
                                <a:lnTo>
                                  <a:pt x="233" y="115"/>
                                </a:lnTo>
                                <a:lnTo>
                                  <a:pt x="233" y="114"/>
                                </a:lnTo>
                                <a:lnTo>
                                  <a:pt x="217" y="114"/>
                                </a:lnTo>
                                <a:lnTo>
                                  <a:pt x="214" y="112"/>
                                </a:lnTo>
                                <a:lnTo>
                                  <a:pt x="212" y="109"/>
                                </a:lnTo>
                                <a:lnTo>
                                  <a:pt x="211" y="107"/>
                                </a:lnTo>
                                <a:lnTo>
                                  <a:pt x="210" y="103"/>
                                </a:lnTo>
                                <a:lnTo>
                                  <a:pt x="210" y="52"/>
                                </a:lnTo>
                                <a:close/>
                                <a:moveTo>
                                  <a:pt x="232" y="111"/>
                                </a:moveTo>
                                <a:lnTo>
                                  <a:pt x="231" y="111"/>
                                </a:lnTo>
                                <a:lnTo>
                                  <a:pt x="228" y="112"/>
                                </a:lnTo>
                                <a:lnTo>
                                  <a:pt x="227" y="113"/>
                                </a:lnTo>
                                <a:lnTo>
                                  <a:pt x="226" y="113"/>
                                </a:lnTo>
                                <a:lnTo>
                                  <a:pt x="224" y="113"/>
                                </a:lnTo>
                                <a:lnTo>
                                  <a:pt x="224" y="114"/>
                                </a:lnTo>
                                <a:lnTo>
                                  <a:pt x="222" y="114"/>
                                </a:lnTo>
                                <a:lnTo>
                                  <a:pt x="233" y="114"/>
                                </a:lnTo>
                                <a:lnTo>
                                  <a:pt x="233" y="113"/>
                                </a:lnTo>
                                <a:lnTo>
                                  <a:pt x="233" y="112"/>
                                </a:lnTo>
                                <a:lnTo>
                                  <a:pt x="232" y="112"/>
                                </a:lnTo>
                                <a:lnTo>
                                  <a:pt x="232" y="111"/>
                                </a:lnTo>
                                <a:close/>
                                <a:moveTo>
                                  <a:pt x="231" y="40"/>
                                </a:moveTo>
                                <a:lnTo>
                                  <a:pt x="183" y="40"/>
                                </a:lnTo>
                                <a:lnTo>
                                  <a:pt x="182" y="40"/>
                                </a:lnTo>
                                <a:lnTo>
                                  <a:pt x="181" y="41"/>
                                </a:lnTo>
                                <a:lnTo>
                                  <a:pt x="181" y="42"/>
                                </a:lnTo>
                                <a:lnTo>
                                  <a:pt x="181" y="43"/>
                                </a:lnTo>
                                <a:lnTo>
                                  <a:pt x="180" y="44"/>
                                </a:lnTo>
                                <a:lnTo>
                                  <a:pt x="180" y="48"/>
                                </a:lnTo>
                                <a:lnTo>
                                  <a:pt x="181" y="49"/>
                                </a:lnTo>
                                <a:lnTo>
                                  <a:pt x="181" y="50"/>
                                </a:lnTo>
                                <a:lnTo>
                                  <a:pt x="182" y="51"/>
                                </a:lnTo>
                                <a:lnTo>
                                  <a:pt x="183" y="52"/>
                                </a:lnTo>
                                <a:lnTo>
                                  <a:pt x="231" y="52"/>
                                </a:lnTo>
                                <a:lnTo>
                                  <a:pt x="232" y="51"/>
                                </a:lnTo>
                                <a:lnTo>
                                  <a:pt x="233" y="50"/>
                                </a:lnTo>
                                <a:lnTo>
                                  <a:pt x="233" y="49"/>
                                </a:lnTo>
                                <a:lnTo>
                                  <a:pt x="233" y="48"/>
                                </a:lnTo>
                                <a:lnTo>
                                  <a:pt x="233" y="44"/>
                                </a:lnTo>
                                <a:lnTo>
                                  <a:pt x="233" y="43"/>
                                </a:lnTo>
                                <a:lnTo>
                                  <a:pt x="233" y="42"/>
                                </a:lnTo>
                                <a:lnTo>
                                  <a:pt x="233" y="41"/>
                                </a:lnTo>
                                <a:lnTo>
                                  <a:pt x="232" y="40"/>
                                </a:lnTo>
                                <a:lnTo>
                                  <a:pt x="231" y="40"/>
                                </a:lnTo>
                                <a:close/>
                                <a:moveTo>
                                  <a:pt x="208" y="18"/>
                                </a:moveTo>
                                <a:lnTo>
                                  <a:pt x="197" y="18"/>
                                </a:lnTo>
                                <a:lnTo>
                                  <a:pt x="196" y="18"/>
                                </a:lnTo>
                                <a:lnTo>
                                  <a:pt x="195" y="19"/>
                                </a:lnTo>
                                <a:lnTo>
                                  <a:pt x="195" y="40"/>
                                </a:lnTo>
                                <a:lnTo>
                                  <a:pt x="210" y="40"/>
                                </a:lnTo>
                                <a:lnTo>
                                  <a:pt x="210" y="19"/>
                                </a:lnTo>
                                <a:lnTo>
                                  <a:pt x="209" y="19"/>
                                </a:lnTo>
                                <a:lnTo>
                                  <a:pt x="209" y="18"/>
                                </a:lnTo>
                                <a:lnTo>
                                  <a:pt x="208" y="18"/>
                                </a:lnTo>
                                <a:close/>
                                <a:moveTo>
                                  <a:pt x="206" y="17"/>
                                </a:moveTo>
                                <a:lnTo>
                                  <a:pt x="199" y="17"/>
                                </a:lnTo>
                                <a:lnTo>
                                  <a:pt x="198" y="18"/>
                                </a:lnTo>
                                <a:lnTo>
                                  <a:pt x="207" y="18"/>
                                </a:lnTo>
                                <a:lnTo>
                                  <a:pt x="206" y="17"/>
                                </a:lnTo>
                                <a:close/>
                                <a:moveTo>
                                  <a:pt x="204" y="17"/>
                                </a:moveTo>
                                <a:lnTo>
                                  <a:pt x="201" y="17"/>
                                </a:lnTo>
                                <a:lnTo>
                                  <a:pt x="199" y="17"/>
                                </a:lnTo>
                                <a:lnTo>
                                  <a:pt x="205" y="17"/>
                                </a:lnTo>
                                <a:lnTo>
                                  <a:pt x="204" y="17"/>
                                </a:lnTo>
                                <a:close/>
                                <a:moveTo>
                                  <a:pt x="264" y="125"/>
                                </a:moveTo>
                                <a:lnTo>
                                  <a:pt x="257" y="125"/>
                                </a:lnTo>
                                <a:lnTo>
                                  <a:pt x="258" y="126"/>
                                </a:lnTo>
                                <a:lnTo>
                                  <a:pt x="263" y="126"/>
                                </a:lnTo>
                                <a:lnTo>
                                  <a:pt x="264" y="125"/>
                                </a:lnTo>
                                <a:close/>
                                <a:moveTo>
                                  <a:pt x="319" y="125"/>
                                </a:moveTo>
                                <a:lnTo>
                                  <a:pt x="312" y="125"/>
                                </a:lnTo>
                                <a:lnTo>
                                  <a:pt x="313" y="126"/>
                                </a:lnTo>
                                <a:lnTo>
                                  <a:pt x="318" y="126"/>
                                </a:lnTo>
                                <a:lnTo>
                                  <a:pt x="319" y="125"/>
                                </a:lnTo>
                                <a:close/>
                                <a:moveTo>
                                  <a:pt x="266" y="125"/>
                                </a:moveTo>
                                <a:lnTo>
                                  <a:pt x="255" y="125"/>
                                </a:lnTo>
                                <a:lnTo>
                                  <a:pt x="256" y="125"/>
                                </a:lnTo>
                                <a:lnTo>
                                  <a:pt x="265" y="125"/>
                                </a:lnTo>
                                <a:lnTo>
                                  <a:pt x="266" y="125"/>
                                </a:lnTo>
                                <a:close/>
                                <a:moveTo>
                                  <a:pt x="321" y="125"/>
                                </a:moveTo>
                                <a:lnTo>
                                  <a:pt x="310" y="125"/>
                                </a:lnTo>
                                <a:lnTo>
                                  <a:pt x="311" y="125"/>
                                </a:lnTo>
                                <a:lnTo>
                                  <a:pt x="320" y="125"/>
                                </a:lnTo>
                                <a:lnTo>
                                  <a:pt x="321" y="125"/>
                                </a:lnTo>
                                <a:close/>
                                <a:moveTo>
                                  <a:pt x="267" y="1"/>
                                </a:moveTo>
                                <a:lnTo>
                                  <a:pt x="254" y="1"/>
                                </a:lnTo>
                                <a:lnTo>
                                  <a:pt x="253" y="1"/>
                                </a:lnTo>
                                <a:lnTo>
                                  <a:pt x="253" y="2"/>
                                </a:lnTo>
                                <a:lnTo>
                                  <a:pt x="253" y="124"/>
                                </a:lnTo>
                                <a:lnTo>
                                  <a:pt x="255" y="125"/>
                                </a:lnTo>
                                <a:lnTo>
                                  <a:pt x="266" y="125"/>
                                </a:lnTo>
                                <a:lnTo>
                                  <a:pt x="267" y="124"/>
                                </a:lnTo>
                                <a:lnTo>
                                  <a:pt x="268" y="124"/>
                                </a:lnTo>
                                <a:lnTo>
                                  <a:pt x="268" y="123"/>
                                </a:lnTo>
                                <a:lnTo>
                                  <a:pt x="268" y="66"/>
                                </a:lnTo>
                                <a:lnTo>
                                  <a:pt x="272" y="61"/>
                                </a:lnTo>
                                <a:lnTo>
                                  <a:pt x="276" y="57"/>
                                </a:lnTo>
                                <a:lnTo>
                                  <a:pt x="280" y="55"/>
                                </a:lnTo>
                                <a:lnTo>
                                  <a:pt x="283" y="52"/>
                                </a:lnTo>
                                <a:lnTo>
                                  <a:pt x="285" y="51"/>
                                </a:lnTo>
                                <a:lnTo>
                                  <a:pt x="268" y="51"/>
                                </a:lnTo>
                                <a:lnTo>
                                  <a:pt x="268" y="2"/>
                                </a:lnTo>
                                <a:lnTo>
                                  <a:pt x="267" y="1"/>
                                </a:lnTo>
                                <a:close/>
                                <a:moveTo>
                                  <a:pt x="318" y="51"/>
                                </a:moveTo>
                                <a:lnTo>
                                  <a:pt x="294" y="51"/>
                                </a:lnTo>
                                <a:lnTo>
                                  <a:pt x="296" y="51"/>
                                </a:lnTo>
                                <a:lnTo>
                                  <a:pt x="298" y="52"/>
                                </a:lnTo>
                                <a:lnTo>
                                  <a:pt x="300" y="53"/>
                                </a:lnTo>
                                <a:lnTo>
                                  <a:pt x="302" y="55"/>
                                </a:lnTo>
                                <a:lnTo>
                                  <a:pt x="304" y="57"/>
                                </a:lnTo>
                                <a:lnTo>
                                  <a:pt x="305" y="59"/>
                                </a:lnTo>
                                <a:lnTo>
                                  <a:pt x="306" y="61"/>
                                </a:lnTo>
                                <a:lnTo>
                                  <a:pt x="307" y="64"/>
                                </a:lnTo>
                                <a:lnTo>
                                  <a:pt x="308" y="67"/>
                                </a:lnTo>
                                <a:lnTo>
                                  <a:pt x="308" y="71"/>
                                </a:lnTo>
                                <a:lnTo>
                                  <a:pt x="308" y="124"/>
                                </a:lnTo>
                                <a:lnTo>
                                  <a:pt x="309" y="125"/>
                                </a:lnTo>
                                <a:lnTo>
                                  <a:pt x="321" y="125"/>
                                </a:lnTo>
                                <a:lnTo>
                                  <a:pt x="322" y="125"/>
                                </a:lnTo>
                                <a:lnTo>
                                  <a:pt x="322" y="124"/>
                                </a:lnTo>
                                <a:lnTo>
                                  <a:pt x="323" y="124"/>
                                </a:lnTo>
                                <a:lnTo>
                                  <a:pt x="323" y="68"/>
                                </a:lnTo>
                                <a:lnTo>
                                  <a:pt x="322" y="63"/>
                                </a:lnTo>
                                <a:lnTo>
                                  <a:pt x="321" y="59"/>
                                </a:lnTo>
                                <a:lnTo>
                                  <a:pt x="320" y="54"/>
                                </a:lnTo>
                                <a:lnTo>
                                  <a:pt x="319" y="51"/>
                                </a:lnTo>
                                <a:lnTo>
                                  <a:pt x="318" y="51"/>
                                </a:lnTo>
                                <a:close/>
                                <a:moveTo>
                                  <a:pt x="299" y="38"/>
                                </a:moveTo>
                                <a:lnTo>
                                  <a:pt x="289" y="38"/>
                                </a:lnTo>
                                <a:lnTo>
                                  <a:pt x="285" y="39"/>
                                </a:lnTo>
                                <a:lnTo>
                                  <a:pt x="281" y="41"/>
                                </a:lnTo>
                                <a:lnTo>
                                  <a:pt x="276" y="43"/>
                                </a:lnTo>
                                <a:lnTo>
                                  <a:pt x="272" y="47"/>
                                </a:lnTo>
                                <a:lnTo>
                                  <a:pt x="268" y="51"/>
                                </a:lnTo>
                                <a:lnTo>
                                  <a:pt x="285" y="51"/>
                                </a:lnTo>
                                <a:lnTo>
                                  <a:pt x="287" y="51"/>
                                </a:lnTo>
                                <a:lnTo>
                                  <a:pt x="318" y="51"/>
                                </a:lnTo>
                                <a:lnTo>
                                  <a:pt x="316" y="48"/>
                                </a:lnTo>
                                <a:lnTo>
                                  <a:pt x="314" y="45"/>
                                </a:lnTo>
                                <a:lnTo>
                                  <a:pt x="311" y="42"/>
                                </a:lnTo>
                                <a:lnTo>
                                  <a:pt x="307" y="40"/>
                                </a:lnTo>
                                <a:lnTo>
                                  <a:pt x="304" y="39"/>
                                </a:lnTo>
                                <a:lnTo>
                                  <a:pt x="299" y="38"/>
                                </a:lnTo>
                                <a:close/>
                                <a:moveTo>
                                  <a:pt x="265" y="0"/>
                                </a:moveTo>
                                <a:lnTo>
                                  <a:pt x="256" y="0"/>
                                </a:lnTo>
                                <a:lnTo>
                                  <a:pt x="255" y="1"/>
                                </a:lnTo>
                                <a:lnTo>
                                  <a:pt x="266" y="1"/>
                                </a:lnTo>
                                <a:lnTo>
                                  <a:pt x="266" y="0"/>
                                </a:lnTo>
                                <a:lnTo>
                                  <a:pt x="265" y="0"/>
                                </a:lnTo>
                                <a:close/>
                                <a:moveTo>
                                  <a:pt x="263" y="0"/>
                                </a:moveTo>
                                <a:lnTo>
                                  <a:pt x="258" y="0"/>
                                </a:lnTo>
                                <a:lnTo>
                                  <a:pt x="257" y="0"/>
                                </a:lnTo>
                                <a:lnTo>
                                  <a:pt x="264" y="0"/>
                                </a:lnTo>
                                <a:lnTo>
                                  <a:pt x="263" y="0"/>
                                </a:lnTo>
                                <a:close/>
                                <a:moveTo>
                                  <a:pt x="392" y="38"/>
                                </a:moveTo>
                                <a:lnTo>
                                  <a:pt x="378" y="38"/>
                                </a:lnTo>
                                <a:lnTo>
                                  <a:pt x="372" y="39"/>
                                </a:lnTo>
                                <a:lnTo>
                                  <a:pt x="367" y="41"/>
                                </a:lnTo>
                                <a:lnTo>
                                  <a:pt x="362" y="43"/>
                                </a:lnTo>
                                <a:lnTo>
                                  <a:pt x="358" y="46"/>
                                </a:lnTo>
                                <a:lnTo>
                                  <a:pt x="355" y="51"/>
                                </a:lnTo>
                                <a:lnTo>
                                  <a:pt x="351" y="54"/>
                                </a:lnTo>
                                <a:lnTo>
                                  <a:pt x="348" y="59"/>
                                </a:lnTo>
                                <a:lnTo>
                                  <a:pt x="347" y="65"/>
                                </a:lnTo>
                                <a:lnTo>
                                  <a:pt x="345" y="70"/>
                                </a:lnTo>
                                <a:lnTo>
                                  <a:pt x="344" y="76"/>
                                </a:lnTo>
                                <a:lnTo>
                                  <a:pt x="344" y="90"/>
                                </a:lnTo>
                                <a:lnTo>
                                  <a:pt x="345" y="96"/>
                                </a:lnTo>
                                <a:lnTo>
                                  <a:pt x="347" y="101"/>
                                </a:lnTo>
                                <a:lnTo>
                                  <a:pt x="348" y="107"/>
                                </a:lnTo>
                                <a:lnTo>
                                  <a:pt x="351" y="111"/>
                                </a:lnTo>
                                <a:lnTo>
                                  <a:pt x="357" y="119"/>
                                </a:lnTo>
                                <a:lnTo>
                                  <a:pt x="361" y="122"/>
                                </a:lnTo>
                                <a:lnTo>
                                  <a:pt x="366" y="124"/>
                                </a:lnTo>
                                <a:lnTo>
                                  <a:pt x="371" y="126"/>
                                </a:lnTo>
                                <a:lnTo>
                                  <a:pt x="377" y="127"/>
                                </a:lnTo>
                                <a:lnTo>
                                  <a:pt x="391" y="127"/>
                                </a:lnTo>
                                <a:lnTo>
                                  <a:pt x="397" y="126"/>
                                </a:lnTo>
                                <a:lnTo>
                                  <a:pt x="402" y="123"/>
                                </a:lnTo>
                                <a:lnTo>
                                  <a:pt x="407" y="121"/>
                                </a:lnTo>
                                <a:lnTo>
                                  <a:pt x="411" y="118"/>
                                </a:lnTo>
                                <a:lnTo>
                                  <a:pt x="414" y="114"/>
                                </a:lnTo>
                                <a:lnTo>
                                  <a:pt x="380" y="114"/>
                                </a:lnTo>
                                <a:lnTo>
                                  <a:pt x="376" y="113"/>
                                </a:lnTo>
                                <a:lnTo>
                                  <a:pt x="372" y="112"/>
                                </a:lnTo>
                                <a:lnTo>
                                  <a:pt x="369" y="110"/>
                                </a:lnTo>
                                <a:lnTo>
                                  <a:pt x="367" y="108"/>
                                </a:lnTo>
                                <a:lnTo>
                                  <a:pt x="365" y="105"/>
                                </a:lnTo>
                                <a:lnTo>
                                  <a:pt x="363" y="102"/>
                                </a:lnTo>
                                <a:lnTo>
                                  <a:pt x="361" y="98"/>
                                </a:lnTo>
                                <a:lnTo>
                                  <a:pt x="361" y="95"/>
                                </a:lnTo>
                                <a:lnTo>
                                  <a:pt x="360" y="91"/>
                                </a:lnTo>
                                <a:lnTo>
                                  <a:pt x="360" y="87"/>
                                </a:lnTo>
                                <a:lnTo>
                                  <a:pt x="360" y="77"/>
                                </a:lnTo>
                                <a:lnTo>
                                  <a:pt x="360" y="73"/>
                                </a:lnTo>
                                <a:lnTo>
                                  <a:pt x="361" y="69"/>
                                </a:lnTo>
                                <a:lnTo>
                                  <a:pt x="362" y="65"/>
                                </a:lnTo>
                                <a:lnTo>
                                  <a:pt x="363" y="62"/>
                                </a:lnTo>
                                <a:lnTo>
                                  <a:pt x="366" y="59"/>
                                </a:lnTo>
                                <a:lnTo>
                                  <a:pt x="368" y="56"/>
                                </a:lnTo>
                                <a:lnTo>
                                  <a:pt x="370" y="54"/>
                                </a:lnTo>
                                <a:lnTo>
                                  <a:pt x="373" y="53"/>
                                </a:lnTo>
                                <a:lnTo>
                                  <a:pt x="377" y="51"/>
                                </a:lnTo>
                                <a:lnTo>
                                  <a:pt x="380" y="50"/>
                                </a:lnTo>
                                <a:lnTo>
                                  <a:pt x="416" y="50"/>
                                </a:lnTo>
                                <a:lnTo>
                                  <a:pt x="412" y="45"/>
                                </a:lnTo>
                                <a:lnTo>
                                  <a:pt x="408" y="43"/>
                                </a:lnTo>
                                <a:lnTo>
                                  <a:pt x="403" y="41"/>
                                </a:lnTo>
                                <a:lnTo>
                                  <a:pt x="398" y="39"/>
                                </a:lnTo>
                                <a:lnTo>
                                  <a:pt x="392" y="38"/>
                                </a:lnTo>
                                <a:close/>
                                <a:moveTo>
                                  <a:pt x="416" y="50"/>
                                </a:moveTo>
                                <a:lnTo>
                                  <a:pt x="390" y="50"/>
                                </a:lnTo>
                                <a:lnTo>
                                  <a:pt x="394" y="51"/>
                                </a:lnTo>
                                <a:lnTo>
                                  <a:pt x="397" y="53"/>
                                </a:lnTo>
                                <a:lnTo>
                                  <a:pt x="400" y="54"/>
                                </a:lnTo>
                                <a:lnTo>
                                  <a:pt x="402" y="57"/>
                                </a:lnTo>
                                <a:lnTo>
                                  <a:pt x="405" y="60"/>
                                </a:lnTo>
                                <a:lnTo>
                                  <a:pt x="406" y="63"/>
                                </a:lnTo>
                                <a:lnTo>
                                  <a:pt x="408" y="66"/>
                                </a:lnTo>
                                <a:lnTo>
                                  <a:pt x="408" y="70"/>
                                </a:lnTo>
                                <a:lnTo>
                                  <a:pt x="409" y="74"/>
                                </a:lnTo>
                                <a:lnTo>
                                  <a:pt x="410" y="78"/>
                                </a:lnTo>
                                <a:lnTo>
                                  <a:pt x="410" y="87"/>
                                </a:lnTo>
                                <a:lnTo>
                                  <a:pt x="409" y="91"/>
                                </a:lnTo>
                                <a:lnTo>
                                  <a:pt x="408" y="95"/>
                                </a:lnTo>
                                <a:lnTo>
                                  <a:pt x="407" y="99"/>
                                </a:lnTo>
                                <a:lnTo>
                                  <a:pt x="406" y="103"/>
                                </a:lnTo>
                                <a:lnTo>
                                  <a:pt x="404" y="105"/>
                                </a:lnTo>
                                <a:lnTo>
                                  <a:pt x="402" y="108"/>
                                </a:lnTo>
                                <a:lnTo>
                                  <a:pt x="399" y="110"/>
                                </a:lnTo>
                                <a:lnTo>
                                  <a:pt x="396" y="112"/>
                                </a:lnTo>
                                <a:lnTo>
                                  <a:pt x="393" y="113"/>
                                </a:lnTo>
                                <a:lnTo>
                                  <a:pt x="389" y="114"/>
                                </a:lnTo>
                                <a:lnTo>
                                  <a:pt x="414" y="114"/>
                                </a:lnTo>
                                <a:lnTo>
                                  <a:pt x="415" y="114"/>
                                </a:lnTo>
                                <a:lnTo>
                                  <a:pt x="418" y="110"/>
                                </a:lnTo>
                                <a:lnTo>
                                  <a:pt x="421" y="105"/>
                                </a:lnTo>
                                <a:lnTo>
                                  <a:pt x="422" y="100"/>
                                </a:lnTo>
                                <a:lnTo>
                                  <a:pt x="424" y="94"/>
                                </a:lnTo>
                                <a:lnTo>
                                  <a:pt x="425" y="88"/>
                                </a:lnTo>
                                <a:lnTo>
                                  <a:pt x="425" y="75"/>
                                </a:lnTo>
                                <a:lnTo>
                                  <a:pt x="424" y="68"/>
                                </a:lnTo>
                                <a:lnTo>
                                  <a:pt x="423" y="63"/>
                                </a:lnTo>
                                <a:lnTo>
                                  <a:pt x="421" y="58"/>
                                </a:lnTo>
                                <a:lnTo>
                                  <a:pt x="419" y="53"/>
                                </a:lnTo>
                                <a:lnTo>
                                  <a:pt x="416" y="50"/>
                                </a:lnTo>
                                <a:close/>
                                <a:moveTo>
                                  <a:pt x="479" y="38"/>
                                </a:moveTo>
                                <a:lnTo>
                                  <a:pt x="470" y="38"/>
                                </a:lnTo>
                                <a:lnTo>
                                  <a:pt x="466" y="39"/>
                                </a:lnTo>
                                <a:lnTo>
                                  <a:pt x="462" y="40"/>
                                </a:lnTo>
                                <a:lnTo>
                                  <a:pt x="458" y="41"/>
                                </a:lnTo>
                                <a:lnTo>
                                  <a:pt x="454" y="43"/>
                                </a:lnTo>
                                <a:lnTo>
                                  <a:pt x="449" y="48"/>
                                </a:lnTo>
                                <a:lnTo>
                                  <a:pt x="447" y="51"/>
                                </a:lnTo>
                                <a:lnTo>
                                  <a:pt x="445" y="55"/>
                                </a:lnTo>
                                <a:lnTo>
                                  <a:pt x="444" y="59"/>
                                </a:lnTo>
                                <a:lnTo>
                                  <a:pt x="443" y="63"/>
                                </a:lnTo>
                                <a:lnTo>
                                  <a:pt x="443" y="71"/>
                                </a:lnTo>
                                <a:lnTo>
                                  <a:pt x="443" y="75"/>
                                </a:lnTo>
                                <a:lnTo>
                                  <a:pt x="444" y="78"/>
                                </a:lnTo>
                                <a:lnTo>
                                  <a:pt x="446" y="80"/>
                                </a:lnTo>
                                <a:lnTo>
                                  <a:pt x="447" y="83"/>
                                </a:lnTo>
                                <a:lnTo>
                                  <a:pt x="449" y="85"/>
                                </a:lnTo>
                                <a:lnTo>
                                  <a:pt x="447" y="87"/>
                                </a:lnTo>
                                <a:lnTo>
                                  <a:pt x="445" y="90"/>
                                </a:lnTo>
                                <a:lnTo>
                                  <a:pt x="442" y="96"/>
                                </a:lnTo>
                                <a:lnTo>
                                  <a:pt x="441" y="99"/>
                                </a:lnTo>
                                <a:lnTo>
                                  <a:pt x="441" y="105"/>
                                </a:lnTo>
                                <a:lnTo>
                                  <a:pt x="442" y="108"/>
                                </a:lnTo>
                                <a:lnTo>
                                  <a:pt x="443" y="110"/>
                                </a:lnTo>
                                <a:lnTo>
                                  <a:pt x="444" y="112"/>
                                </a:lnTo>
                                <a:lnTo>
                                  <a:pt x="447" y="114"/>
                                </a:lnTo>
                                <a:lnTo>
                                  <a:pt x="449" y="116"/>
                                </a:lnTo>
                                <a:lnTo>
                                  <a:pt x="446" y="119"/>
                                </a:lnTo>
                                <a:lnTo>
                                  <a:pt x="443" y="122"/>
                                </a:lnTo>
                                <a:lnTo>
                                  <a:pt x="442" y="123"/>
                                </a:lnTo>
                                <a:lnTo>
                                  <a:pt x="441" y="125"/>
                                </a:lnTo>
                                <a:lnTo>
                                  <a:pt x="439" y="128"/>
                                </a:lnTo>
                                <a:lnTo>
                                  <a:pt x="439" y="130"/>
                                </a:lnTo>
                                <a:lnTo>
                                  <a:pt x="438" y="132"/>
                                </a:lnTo>
                                <a:lnTo>
                                  <a:pt x="438" y="134"/>
                                </a:lnTo>
                                <a:lnTo>
                                  <a:pt x="438" y="139"/>
                                </a:lnTo>
                                <a:lnTo>
                                  <a:pt x="438" y="142"/>
                                </a:lnTo>
                                <a:lnTo>
                                  <a:pt x="440" y="145"/>
                                </a:lnTo>
                                <a:lnTo>
                                  <a:pt x="441" y="148"/>
                                </a:lnTo>
                                <a:lnTo>
                                  <a:pt x="443" y="150"/>
                                </a:lnTo>
                                <a:lnTo>
                                  <a:pt x="446" y="152"/>
                                </a:lnTo>
                                <a:lnTo>
                                  <a:pt x="449" y="153"/>
                                </a:lnTo>
                                <a:lnTo>
                                  <a:pt x="453" y="155"/>
                                </a:lnTo>
                                <a:lnTo>
                                  <a:pt x="458" y="156"/>
                                </a:lnTo>
                                <a:lnTo>
                                  <a:pt x="462" y="157"/>
                                </a:lnTo>
                                <a:lnTo>
                                  <a:pt x="468" y="158"/>
                                </a:lnTo>
                                <a:lnTo>
                                  <a:pt x="481" y="158"/>
                                </a:lnTo>
                                <a:lnTo>
                                  <a:pt x="487" y="157"/>
                                </a:lnTo>
                                <a:lnTo>
                                  <a:pt x="492" y="156"/>
                                </a:lnTo>
                                <a:lnTo>
                                  <a:pt x="497" y="154"/>
                                </a:lnTo>
                                <a:lnTo>
                                  <a:pt x="501" y="152"/>
                                </a:lnTo>
                                <a:lnTo>
                                  <a:pt x="504" y="150"/>
                                </a:lnTo>
                                <a:lnTo>
                                  <a:pt x="508" y="147"/>
                                </a:lnTo>
                                <a:lnTo>
                                  <a:pt x="508" y="146"/>
                                </a:lnTo>
                                <a:lnTo>
                                  <a:pt x="468" y="146"/>
                                </a:lnTo>
                                <a:lnTo>
                                  <a:pt x="462" y="145"/>
                                </a:lnTo>
                                <a:lnTo>
                                  <a:pt x="458" y="143"/>
                                </a:lnTo>
                                <a:lnTo>
                                  <a:pt x="455" y="142"/>
                                </a:lnTo>
                                <a:lnTo>
                                  <a:pt x="452" y="139"/>
                                </a:lnTo>
                                <a:lnTo>
                                  <a:pt x="452" y="133"/>
                                </a:lnTo>
                                <a:lnTo>
                                  <a:pt x="453" y="131"/>
                                </a:lnTo>
                                <a:lnTo>
                                  <a:pt x="453" y="130"/>
                                </a:lnTo>
                                <a:lnTo>
                                  <a:pt x="454" y="128"/>
                                </a:lnTo>
                                <a:lnTo>
                                  <a:pt x="455" y="127"/>
                                </a:lnTo>
                                <a:lnTo>
                                  <a:pt x="455" y="126"/>
                                </a:lnTo>
                                <a:lnTo>
                                  <a:pt x="456" y="125"/>
                                </a:lnTo>
                                <a:lnTo>
                                  <a:pt x="457" y="123"/>
                                </a:lnTo>
                                <a:lnTo>
                                  <a:pt x="458" y="122"/>
                                </a:lnTo>
                                <a:lnTo>
                                  <a:pt x="460" y="121"/>
                                </a:lnTo>
                                <a:lnTo>
                                  <a:pt x="462" y="119"/>
                                </a:lnTo>
                                <a:lnTo>
                                  <a:pt x="511" y="119"/>
                                </a:lnTo>
                                <a:lnTo>
                                  <a:pt x="510" y="118"/>
                                </a:lnTo>
                                <a:lnTo>
                                  <a:pt x="508" y="116"/>
                                </a:lnTo>
                                <a:lnTo>
                                  <a:pt x="506" y="114"/>
                                </a:lnTo>
                                <a:lnTo>
                                  <a:pt x="503" y="112"/>
                                </a:lnTo>
                                <a:lnTo>
                                  <a:pt x="500" y="111"/>
                                </a:lnTo>
                                <a:lnTo>
                                  <a:pt x="497" y="110"/>
                                </a:lnTo>
                                <a:lnTo>
                                  <a:pt x="494" y="109"/>
                                </a:lnTo>
                                <a:lnTo>
                                  <a:pt x="490" y="108"/>
                                </a:lnTo>
                                <a:lnTo>
                                  <a:pt x="486" y="108"/>
                                </a:lnTo>
                                <a:lnTo>
                                  <a:pt x="465" y="107"/>
                                </a:lnTo>
                                <a:lnTo>
                                  <a:pt x="462" y="107"/>
                                </a:lnTo>
                                <a:lnTo>
                                  <a:pt x="459" y="106"/>
                                </a:lnTo>
                                <a:lnTo>
                                  <a:pt x="457" y="105"/>
                                </a:lnTo>
                                <a:lnTo>
                                  <a:pt x="455" y="104"/>
                                </a:lnTo>
                                <a:lnTo>
                                  <a:pt x="454" y="102"/>
                                </a:lnTo>
                                <a:lnTo>
                                  <a:pt x="454" y="98"/>
                                </a:lnTo>
                                <a:lnTo>
                                  <a:pt x="455" y="96"/>
                                </a:lnTo>
                                <a:lnTo>
                                  <a:pt x="455" y="95"/>
                                </a:lnTo>
                                <a:lnTo>
                                  <a:pt x="456" y="94"/>
                                </a:lnTo>
                                <a:lnTo>
                                  <a:pt x="458" y="91"/>
                                </a:lnTo>
                                <a:lnTo>
                                  <a:pt x="493" y="91"/>
                                </a:lnTo>
                                <a:lnTo>
                                  <a:pt x="494" y="91"/>
                                </a:lnTo>
                                <a:lnTo>
                                  <a:pt x="497" y="88"/>
                                </a:lnTo>
                                <a:lnTo>
                                  <a:pt x="500" y="86"/>
                                </a:lnTo>
                                <a:lnTo>
                                  <a:pt x="501" y="84"/>
                                </a:lnTo>
                                <a:lnTo>
                                  <a:pt x="469" y="84"/>
                                </a:lnTo>
                                <a:lnTo>
                                  <a:pt x="464" y="83"/>
                                </a:lnTo>
                                <a:lnTo>
                                  <a:pt x="458" y="77"/>
                                </a:lnTo>
                                <a:lnTo>
                                  <a:pt x="457" y="73"/>
                                </a:lnTo>
                                <a:lnTo>
                                  <a:pt x="457" y="65"/>
                                </a:lnTo>
                                <a:lnTo>
                                  <a:pt x="457" y="63"/>
                                </a:lnTo>
                                <a:lnTo>
                                  <a:pt x="458" y="60"/>
                                </a:lnTo>
                                <a:lnTo>
                                  <a:pt x="459" y="58"/>
                                </a:lnTo>
                                <a:lnTo>
                                  <a:pt x="460" y="56"/>
                                </a:lnTo>
                                <a:lnTo>
                                  <a:pt x="463" y="53"/>
                                </a:lnTo>
                                <a:lnTo>
                                  <a:pt x="464" y="52"/>
                                </a:lnTo>
                                <a:lnTo>
                                  <a:pt x="466" y="51"/>
                                </a:lnTo>
                                <a:lnTo>
                                  <a:pt x="469" y="50"/>
                                </a:lnTo>
                                <a:lnTo>
                                  <a:pt x="471" y="49"/>
                                </a:lnTo>
                                <a:lnTo>
                                  <a:pt x="514" y="49"/>
                                </a:lnTo>
                                <a:lnTo>
                                  <a:pt x="515" y="48"/>
                                </a:lnTo>
                                <a:lnTo>
                                  <a:pt x="515" y="43"/>
                                </a:lnTo>
                                <a:lnTo>
                                  <a:pt x="514" y="42"/>
                                </a:lnTo>
                                <a:lnTo>
                                  <a:pt x="514" y="41"/>
                                </a:lnTo>
                                <a:lnTo>
                                  <a:pt x="513" y="40"/>
                                </a:lnTo>
                                <a:lnTo>
                                  <a:pt x="487" y="40"/>
                                </a:lnTo>
                                <a:lnTo>
                                  <a:pt x="485" y="39"/>
                                </a:lnTo>
                                <a:lnTo>
                                  <a:pt x="479" y="38"/>
                                </a:lnTo>
                                <a:close/>
                                <a:moveTo>
                                  <a:pt x="511" y="119"/>
                                </a:moveTo>
                                <a:lnTo>
                                  <a:pt x="462" y="119"/>
                                </a:lnTo>
                                <a:lnTo>
                                  <a:pt x="483" y="120"/>
                                </a:lnTo>
                                <a:lnTo>
                                  <a:pt x="488" y="120"/>
                                </a:lnTo>
                                <a:lnTo>
                                  <a:pt x="492" y="121"/>
                                </a:lnTo>
                                <a:lnTo>
                                  <a:pt x="494" y="123"/>
                                </a:lnTo>
                                <a:lnTo>
                                  <a:pt x="497" y="125"/>
                                </a:lnTo>
                                <a:lnTo>
                                  <a:pt x="499" y="127"/>
                                </a:lnTo>
                                <a:lnTo>
                                  <a:pt x="499" y="133"/>
                                </a:lnTo>
                                <a:lnTo>
                                  <a:pt x="498" y="135"/>
                                </a:lnTo>
                                <a:lnTo>
                                  <a:pt x="498" y="137"/>
                                </a:lnTo>
                                <a:lnTo>
                                  <a:pt x="497" y="139"/>
                                </a:lnTo>
                                <a:lnTo>
                                  <a:pt x="496" y="140"/>
                                </a:lnTo>
                                <a:lnTo>
                                  <a:pt x="494" y="142"/>
                                </a:lnTo>
                                <a:lnTo>
                                  <a:pt x="492" y="143"/>
                                </a:lnTo>
                                <a:lnTo>
                                  <a:pt x="489" y="144"/>
                                </a:lnTo>
                                <a:lnTo>
                                  <a:pt x="483" y="146"/>
                                </a:lnTo>
                                <a:lnTo>
                                  <a:pt x="480" y="146"/>
                                </a:lnTo>
                                <a:lnTo>
                                  <a:pt x="508" y="146"/>
                                </a:lnTo>
                                <a:lnTo>
                                  <a:pt x="510" y="144"/>
                                </a:lnTo>
                                <a:lnTo>
                                  <a:pt x="513" y="137"/>
                                </a:lnTo>
                                <a:lnTo>
                                  <a:pt x="514" y="134"/>
                                </a:lnTo>
                                <a:lnTo>
                                  <a:pt x="514" y="127"/>
                                </a:lnTo>
                                <a:lnTo>
                                  <a:pt x="513" y="123"/>
                                </a:lnTo>
                                <a:lnTo>
                                  <a:pt x="512" y="121"/>
                                </a:lnTo>
                                <a:lnTo>
                                  <a:pt x="511" y="119"/>
                                </a:lnTo>
                                <a:close/>
                                <a:moveTo>
                                  <a:pt x="493" y="91"/>
                                </a:moveTo>
                                <a:lnTo>
                                  <a:pt x="458" y="91"/>
                                </a:lnTo>
                                <a:lnTo>
                                  <a:pt x="460" y="93"/>
                                </a:lnTo>
                                <a:lnTo>
                                  <a:pt x="462" y="94"/>
                                </a:lnTo>
                                <a:lnTo>
                                  <a:pt x="468" y="95"/>
                                </a:lnTo>
                                <a:lnTo>
                                  <a:pt x="471" y="96"/>
                                </a:lnTo>
                                <a:lnTo>
                                  <a:pt x="479" y="96"/>
                                </a:lnTo>
                                <a:lnTo>
                                  <a:pt x="483" y="95"/>
                                </a:lnTo>
                                <a:lnTo>
                                  <a:pt x="491" y="93"/>
                                </a:lnTo>
                                <a:lnTo>
                                  <a:pt x="493" y="91"/>
                                </a:lnTo>
                                <a:close/>
                                <a:moveTo>
                                  <a:pt x="514" y="49"/>
                                </a:moveTo>
                                <a:lnTo>
                                  <a:pt x="480" y="49"/>
                                </a:lnTo>
                                <a:lnTo>
                                  <a:pt x="484" y="51"/>
                                </a:lnTo>
                                <a:lnTo>
                                  <a:pt x="490" y="57"/>
                                </a:lnTo>
                                <a:lnTo>
                                  <a:pt x="491" y="61"/>
                                </a:lnTo>
                                <a:lnTo>
                                  <a:pt x="491" y="69"/>
                                </a:lnTo>
                                <a:lnTo>
                                  <a:pt x="491" y="71"/>
                                </a:lnTo>
                                <a:lnTo>
                                  <a:pt x="490" y="73"/>
                                </a:lnTo>
                                <a:lnTo>
                                  <a:pt x="490" y="76"/>
                                </a:lnTo>
                                <a:lnTo>
                                  <a:pt x="487" y="79"/>
                                </a:lnTo>
                                <a:lnTo>
                                  <a:pt x="486" y="81"/>
                                </a:lnTo>
                                <a:lnTo>
                                  <a:pt x="484" y="82"/>
                                </a:lnTo>
                                <a:lnTo>
                                  <a:pt x="482" y="83"/>
                                </a:lnTo>
                                <a:lnTo>
                                  <a:pt x="480" y="84"/>
                                </a:lnTo>
                                <a:lnTo>
                                  <a:pt x="477" y="84"/>
                                </a:lnTo>
                                <a:lnTo>
                                  <a:pt x="501" y="84"/>
                                </a:lnTo>
                                <a:lnTo>
                                  <a:pt x="502" y="83"/>
                                </a:lnTo>
                                <a:lnTo>
                                  <a:pt x="505" y="76"/>
                                </a:lnTo>
                                <a:lnTo>
                                  <a:pt x="506" y="71"/>
                                </a:lnTo>
                                <a:lnTo>
                                  <a:pt x="506" y="64"/>
                                </a:lnTo>
                                <a:lnTo>
                                  <a:pt x="505" y="61"/>
                                </a:lnTo>
                                <a:lnTo>
                                  <a:pt x="503" y="56"/>
                                </a:lnTo>
                                <a:lnTo>
                                  <a:pt x="502" y="53"/>
                                </a:lnTo>
                                <a:lnTo>
                                  <a:pt x="500" y="51"/>
                                </a:lnTo>
                                <a:lnTo>
                                  <a:pt x="512" y="51"/>
                                </a:lnTo>
                                <a:lnTo>
                                  <a:pt x="513" y="51"/>
                                </a:lnTo>
                                <a:lnTo>
                                  <a:pt x="514" y="50"/>
                                </a:lnTo>
                                <a:lnTo>
                                  <a:pt x="514" y="49"/>
                                </a:lnTo>
                                <a:close/>
                                <a:moveTo>
                                  <a:pt x="576" y="38"/>
                                </a:moveTo>
                                <a:lnTo>
                                  <a:pt x="562" y="38"/>
                                </a:lnTo>
                                <a:lnTo>
                                  <a:pt x="556" y="39"/>
                                </a:lnTo>
                                <a:lnTo>
                                  <a:pt x="551" y="41"/>
                                </a:lnTo>
                                <a:lnTo>
                                  <a:pt x="546" y="43"/>
                                </a:lnTo>
                                <a:lnTo>
                                  <a:pt x="542" y="46"/>
                                </a:lnTo>
                                <a:lnTo>
                                  <a:pt x="538" y="51"/>
                                </a:lnTo>
                                <a:lnTo>
                                  <a:pt x="535" y="54"/>
                                </a:lnTo>
                                <a:lnTo>
                                  <a:pt x="532" y="59"/>
                                </a:lnTo>
                                <a:lnTo>
                                  <a:pt x="530" y="65"/>
                                </a:lnTo>
                                <a:lnTo>
                                  <a:pt x="529" y="70"/>
                                </a:lnTo>
                                <a:lnTo>
                                  <a:pt x="528" y="76"/>
                                </a:lnTo>
                                <a:lnTo>
                                  <a:pt x="528" y="90"/>
                                </a:lnTo>
                                <a:lnTo>
                                  <a:pt x="529" y="96"/>
                                </a:lnTo>
                                <a:lnTo>
                                  <a:pt x="530" y="101"/>
                                </a:lnTo>
                                <a:lnTo>
                                  <a:pt x="532" y="107"/>
                                </a:lnTo>
                                <a:lnTo>
                                  <a:pt x="535" y="111"/>
                                </a:lnTo>
                                <a:lnTo>
                                  <a:pt x="541" y="119"/>
                                </a:lnTo>
                                <a:lnTo>
                                  <a:pt x="545" y="122"/>
                                </a:lnTo>
                                <a:lnTo>
                                  <a:pt x="550" y="124"/>
                                </a:lnTo>
                                <a:lnTo>
                                  <a:pt x="555" y="126"/>
                                </a:lnTo>
                                <a:lnTo>
                                  <a:pt x="561" y="127"/>
                                </a:lnTo>
                                <a:lnTo>
                                  <a:pt x="574" y="127"/>
                                </a:lnTo>
                                <a:lnTo>
                                  <a:pt x="580" y="126"/>
                                </a:lnTo>
                                <a:lnTo>
                                  <a:pt x="586" y="123"/>
                                </a:lnTo>
                                <a:lnTo>
                                  <a:pt x="591" y="121"/>
                                </a:lnTo>
                                <a:lnTo>
                                  <a:pt x="595" y="118"/>
                                </a:lnTo>
                                <a:lnTo>
                                  <a:pt x="598" y="114"/>
                                </a:lnTo>
                                <a:lnTo>
                                  <a:pt x="563" y="114"/>
                                </a:lnTo>
                                <a:lnTo>
                                  <a:pt x="560" y="113"/>
                                </a:lnTo>
                                <a:lnTo>
                                  <a:pt x="556" y="112"/>
                                </a:lnTo>
                                <a:lnTo>
                                  <a:pt x="553" y="110"/>
                                </a:lnTo>
                                <a:lnTo>
                                  <a:pt x="551" y="108"/>
                                </a:lnTo>
                                <a:lnTo>
                                  <a:pt x="549" y="105"/>
                                </a:lnTo>
                                <a:lnTo>
                                  <a:pt x="547" y="102"/>
                                </a:lnTo>
                                <a:lnTo>
                                  <a:pt x="545" y="98"/>
                                </a:lnTo>
                                <a:lnTo>
                                  <a:pt x="545" y="95"/>
                                </a:lnTo>
                                <a:lnTo>
                                  <a:pt x="544" y="91"/>
                                </a:lnTo>
                                <a:lnTo>
                                  <a:pt x="543" y="87"/>
                                </a:lnTo>
                                <a:lnTo>
                                  <a:pt x="543" y="77"/>
                                </a:lnTo>
                                <a:lnTo>
                                  <a:pt x="544" y="73"/>
                                </a:lnTo>
                                <a:lnTo>
                                  <a:pt x="545" y="69"/>
                                </a:lnTo>
                                <a:lnTo>
                                  <a:pt x="546" y="65"/>
                                </a:lnTo>
                                <a:lnTo>
                                  <a:pt x="547" y="62"/>
                                </a:lnTo>
                                <a:lnTo>
                                  <a:pt x="549" y="59"/>
                                </a:lnTo>
                                <a:lnTo>
                                  <a:pt x="552" y="56"/>
                                </a:lnTo>
                                <a:lnTo>
                                  <a:pt x="554" y="54"/>
                                </a:lnTo>
                                <a:lnTo>
                                  <a:pt x="557" y="53"/>
                                </a:lnTo>
                                <a:lnTo>
                                  <a:pt x="561" y="51"/>
                                </a:lnTo>
                                <a:lnTo>
                                  <a:pt x="564" y="50"/>
                                </a:lnTo>
                                <a:lnTo>
                                  <a:pt x="600" y="50"/>
                                </a:lnTo>
                                <a:lnTo>
                                  <a:pt x="596" y="45"/>
                                </a:lnTo>
                                <a:lnTo>
                                  <a:pt x="592" y="43"/>
                                </a:lnTo>
                                <a:lnTo>
                                  <a:pt x="582" y="39"/>
                                </a:lnTo>
                                <a:lnTo>
                                  <a:pt x="576" y="38"/>
                                </a:lnTo>
                                <a:close/>
                                <a:moveTo>
                                  <a:pt x="600" y="50"/>
                                </a:moveTo>
                                <a:lnTo>
                                  <a:pt x="574" y="50"/>
                                </a:lnTo>
                                <a:lnTo>
                                  <a:pt x="577" y="51"/>
                                </a:lnTo>
                                <a:lnTo>
                                  <a:pt x="581" y="53"/>
                                </a:lnTo>
                                <a:lnTo>
                                  <a:pt x="584" y="54"/>
                                </a:lnTo>
                                <a:lnTo>
                                  <a:pt x="586" y="57"/>
                                </a:lnTo>
                                <a:lnTo>
                                  <a:pt x="588" y="60"/>
                                </a:lnTo>
                                <a:lnTo>
                                  <a:pt x="590" y="63"/>
                                </a:lnTo>
                                <a:lnTo>
                                  <a:pt x="591" y="66"/>
                                </a:lnTo>
                                <a:lnTo>
                                  <a:pt x="592" y="70"/>
                                </a:lnTo>
                                <a:lnTo>
                                  <a:pt x="593" y="74"/>
                                </a:lnTo>
                                <a:lnTo>
                                  <a:pt x="594" y="78"/>
                                </a:lnTo>
                                <a:lnTo>
                                  <a:pt x="594" y="87"/>
                                </a:lnTo>
                                <a:lnTo>
                                  <a:pt x="593" y="91"/>
                                </a:lnTo>
                                <a:lnTo>
                                  <a:pt x="592" y="95"/>
                                </a:lnTo>
                                <a:lnTo>
                                  <a:pt x="591" y="99"/>
                                </a:lnTo>
                                <a:lnTo>
                                  <a:pt x="590" y="103"/>
                                </a:lnTo>
                                <a:lnTo>
                                  <a:pt x="588" y="105"/>
                                </a:lnTo>
                                <a:lnTo>
                                  <a:pt x="586" y="108"/>
                                </a:lnTo>
                                <a:lnTo>
                                  <a:pt x="583" y="110"/>
                                </a:lnTo>
                                <a:lnTo>
                                  <a:pt x="580" y="112"/>
                                </a:lnTo>
                                <a:lnTo>
                                  <a:pt x="577" y="113"/>
                                </a:lnTo>
                                <a:lnTo>
                                  <a:pt x="573" y="114"/>
                                </a:lnTo>
                                <a:lnTo>
                                  <a:pt x="598" y="114"/>
                                </a:lnTo>
                                <a:lnTo>
                                  <a:pt x="599" y="114"/>
                                </a:lnTo>
                                <a:lnTo>
                                  <a:pt x="602" y="110"/>
                                </a:lnTo>
                                <a:lnTo>
                                  <a:pt x="605" y="105"/>
                                </a:lnTo>
                                <a:lnTo>
                                  <a:pt x="606" y="100"/>
                                </a:lnTo>
                                <a:lnTo>
                                  <a:pt x="608" y="94"/>
                                </a:lnTo>
                                <a:lnTo>
                                  <a:pt x="609" y="88"/>
                                </a:lnTo>
                                <a:lnTo>
                                  <a:pt x="609" y="75"/>
                                </a:lnTo>
                                <a:lnTo>
                                  <a:pt x="608" y="68"/>
                                </a:lnTo>
                                <a:lnTo>
                                  <a:pt x="607" y="63"/>
                                </a:lnTo>
                                <a:lnTo>
                                  <a:pt x="605" y="58"/>
                                </a:lnTo>
                                <a:lnTo>
                                  <a:pt x="602" y="53"/>
                                </a:lnTo>
                                <a:lnTo>
                                  <a:pt x="600" y="50"/>
                                </a:lnTo>
                                <a:close/>
                                <a:moveTo>
                                  <a:pt x="642" y="125"/>
                                </a:moveTo>
                                <a:lnTo>
                                  <a:pt x="635" y="125"/>
                                </a:lnTo>
                                <a:lnTo>
                                  <a:pt x="636" y="126"/>
                                </a:lnTo>
                                <a:lnTo>
                                  <a:pt x="641" y="126"/>
                                </a:lnTo>
                                <a:lnTo>
                                  <a:pt x="642" y="125"/>
                                </a:lnTo>
                                <a:close/>
                                <a:moveTo>
                                  <a:pt x="697" y="125"/>
                                </a:moveTo>
                                <a:lnTo>
                                  <a:pt x="689" y="125"/>
                                </a:lnTo>
                                <a:lnTo>
                                  <a:pt x="691" y="126"/>
                                </a:lnTo>
                                <a:lnTo>
                                  <a:pt x="696" y="126"/>
                                </a:lnTo>
                                <a:lnTo>
                                  <a:pt x="697" y="125"/>
                                </a:lnTo>
                                <a:close/>
                                <a:moveTo>
                                  <a:pt x="644" y="125"/>
                                </a:moveTo>
                                <a:lnTo>
                                  <a:pt x="633" y="125"/>
                                </a:lnTo>
                                <a:lnTo>
                                  <a:pt x="634" y="125"/>
                                </a:lnTo>
                                <a:lnTo>
                                  <a:pt x="643" y="125"/>
                                </a:lnTo>
                                <a:lnTo>
                                  <a:pt x="644" y="125"/>
                                </a:lnTo>
                                <a:close/>
                                <a:moveTo>
                                  <a:pt x="699" y="125"/>
                                </a:moveTo>
                                <a:lnTo>
                                  <a:pt x="688" y="125"/>
                                </a:lnTo>
                                <a:lnTo>
                                  <a:pt x="698" y="125"/>
                                </a:lnTo>
                                <a:lnTo>
                                  <a:pt x="699" y="125"/>
                                </a:lnTo>
                                <a:close/>
                                <a:moveTo>
                                  <a:pt x="643" y="40"/>
                                </a:moveTo>
                                <a:lnTo>
                                  <a:pt x="632" y="40"/>
                                </a:lnTo>
                                <a:lnTo>
                                  <a:pt x="631" y="40"/>
                                </a:lnTo>
                                <a:lnTo>
                                  <a:pt x="631" y="41"/>
                                </a:lnTo>
                                <a:lnTo>
                                  <a:pt x="631" y="123"/>
                                </a:lnTo>
                                <a:lnTo>
                                  <a:pt x="631" y="124"/>
                                </a:lnTo>
                                <a:lnTo>
                                  <a:pt x="632" y="125"/>
                                </a:lnTo>
                                <a:lnTo>
                                  <a:pt x="644" y="125"/>
                                </a:lnTo>
                                <a:lnTo>
                                  <a:pt x="645" y="125"/>
                                </a:lnTo>
                                <a:lnTo>
                                  <a:pt x="645" y="124"/>
                                </a:lnTo>
                                <a:lnTo>
                                  <a:pt x="646" y="124"/>
                                </a:lnTo>
                                <a:lnTo>
                                  <a:pt x="646" y="66"/>
                                </a:lnTo>
                                <a:lnTo>
                                  <a:pt x="650" y="61"/>
                                </a:lnTo>
                                <a:lnTo>
                                  <a:pt x="654" y="57"/>
                                </a:lnTo>
                                <a:lnTo>
                                  <a:pt x="657" y="55"/>
                                </a:lnTo>
                                <a:lnTo>
                                  <a:pt x="660" y="53"/>
                                </a:lnTo>
                                <a:lnTo>
                                  <a:pt x="644" y="53"/>
                                </a:lnTo>
                                <a:lnTo>
                                  <a:pt x="644" y="41"/>
                                </a:lnTo>
                                <a:lnTo>
                                  <a:pt x="644" y="40"/>
                                </a:lnTo>
                                <a:lnTo>
                                  <a:pt x="643" y="40"/>
                                </a:lnTo>
                                <a:close/>
                                <a:moveTo>
                                  <a:pt x="696" y="51"/>
                                </a:moveTo>
                                <a:lnTo>
                                  <a:pt x="672" y="51"/>
                                </a:lnTo>
                                <a:lnTo>
                                  <a:pt x="674" y="51"/>
                                </a:lnTo>
                                <a:lnTo>
                                  <a:pt x="676" y="52"/>
                                </a:lnTo>
                                <a:lnTo>
                                  <a:pt x="678" y="53"/>
                                </a:lnTo>
                                <a:lnTo>
                                  <a:pt x="680" y="55"/>
                                </a:lnTo>
                                <a:lnTo>
                                  <a:pt x="681" y="57"/>
                                </a:lnTo>
                                <a:lnTo>
                                  <a:pt x="683" y="59"/>
                                </a:lnTo>
                                <a:lnTo>
                                  <a:pt x="684" y="61"/>
                                </a:lnTo>
                                <a:lnTo>
                                  <a:pt x="685" y="64"/>
                                </a:lnTo>
                                <a:lnTo>
                                  <a:pt x="685" y="67"/>
                                </a:lnTo>
                                <a:lnTo>
                                  <a:pt x="686" y="71"/>
                                </a:lnTo>
                                <a:lnTo>
                                  <a:pt x="686" y="124"/>
                                </a:lnTo>
                                <a:lnTo>
                                  <a:pt x="687" y="125"/>
                                </a:lnTo>
                                <a:lnTo>
                                  <a:pt x="699" y="125"/>
                                </a:lnTo>
                                <a:lnTo>
                                  <a:pt x="700" y="124"/>
                                </a:lnTo>
                                <a:lnTo>
                                  <a:pt x="701" y="123"/>
                                </a:lnTo>
                                <a:lnTo>
                                  <a:pt x="701" y="67"/>
                                </a:lnTo>
                                <a:lnTo>
                                  <a:pt x="700" y="63"/>
                                </a:lnTo>
                                <a:lnTo>
                                  <a:pt x="699" y="59"/>
                                </a:lnTo>
                                <a:lnTo>
                                  <a:pt x="698" y="54"/>
                                </a:lnTo>
                                <a:lnTo>
                                  <a:pt x="697" y="51"/>
                                </a:lnTo>
                                <a:lnTo>
                                  <a:pt x="696" y="51"/>
                                </a:lnTo>
                                <a:close/>
                                <a:moveTo>
                                  <a:pt x="677" y="38"/>
                                </a:moveTo>
                                <a:lnTo>
                                  <a:pt x="667" y="38"/>
                                </a:lnTo>
                                <a:lnTo>
                                  <a:pt x="662" y="39"/>
                                </a:lnTo>
                                <a:lnTo>
                                  <a:pt x="653" y="44"/>
                                </a:lnTo>
                                <a:lnTo>
                                  <a:pt x="649" y="48"/>
                                </a:lnTo>
                                <a:lnTo>
                                  <a:pt x="644" y="53"/>
                                </a:lnTo>
                                <a:lnTo>
                                  <a:pt x="660" y="53"/>
                                </a:lnTo>
                                <a:lnTo>
                                  <a:pt x="661" y="52"/>
                                </a:lnTo>
                                <a:lnTo>
                                  <a:pt x="665" y="51"/>
                                </a:lnTo>
                                <a:lnTo>
                                  <a:pt x="696" y="51"/>
                                </a:lnTo>
                                <a:lnTo>
                                  <a:pt x="692" y="45"/>
                                </a:lnTo>
                                <a:lnTo>
                                  <a:pt x="689" y="42"/>
                                </a:lnTo>
                                <a:lnTo>
                                  <a:pt x="682" y="39"/>
                                </a:lnTo>
                                <a:lnTo>
                                  <a:pt x="677" y="38"/>
                                </a:lnTo>
                                <a:close/>
                                <a:moveTo>
                                  <a:pt x="642" y="39"/>
                                </a:moveTo>
                                <a:lnTo>
                                  <a:pt x="633" y="39"/>
                                </a:lnTo>
                                <a:lnTo>
                                  <a:pt x="632" y="40"/>
                                </a:lnTo>
                                <a:lnTo>
                                  <a:pt x="643" y="40"/>
                                </a:lnTo>
                                <a:lnTo>
                                  <a:pt x="642" y="39"/>
                                </a:lnTo>
                                <a:close/>
                                <a:moveTo>
                                  <a:pt x="640" y="39"/>
                                </a:moveTo>
                                <a:lnTo>
                                  <a:pt x="635" y="39"/>
                                </a:lnTo>
                                <a:lnTo>
                                  <a:pt x="634" y="39"/>
                                </a:lnTo>
                                <a:lnTo>
                                  <a:pt x="641" y="39"/>
                                </a:lnTo>
                                <a:lnTo>
                                  <a:pt x="640" y="39"/>
                                </a:lnTo>
                                <a:close/>
                                <a:moveTo>
                                  <a:pt x="785" y="50"/>
                                </a:moveTo>
                                <a:lnTo>
                                  <a:pt x="759" y="50"/>
                                </a:lnTo>
                                <a:lnTo>
                                  <a:pt x="762" y="50"/>
                                </a:lnTo>
                                <a:lnTo>
                                  <a:pt x="764" y="51"/>
                                </a:lnTo>
                                <a:lnTo>
                                  <a:pt x="766" y="52"/>
                                </a:lnTo>
                                <a:lnTo>
                                  <a:pt x="768" y="53"/>
                                </a:lnTo>
                                <a:lnTo>
                                  <a:pt x="770" y="55"/>
                                </a:lnTo>
                                <a:lnTo>
                                  <a:pt x="771" y="56"/>
                                </a:lnTo>
                                <a:lnTo>
                                  <a:pt x="772" y="58"/>
                                </a:lnTo>
                                <a:lnTo>
                                  <a:pt x="773" y="61"/>
                                </a:lnTo>
                                <a:lnTo>
                                  <a:pt x="774" y="63"/>
                                </a:lnTo>
                                <a:lnTo>
                                  <a:pt x="774" y="66"/>
                                </a:lnTo>
                                <a:lnTo>
                                  <a:pt x="774" y="75"/>
                                </a:lnTo>
                                <a:lnTo>
                                  <a:pt x="756" y="75"/>
                                </a:lnTo>
                                <a:lnTo>
                                  <a:pt x="751" y="76"/>
                                </a:lnTo>
                                <a:lnTo>
                                  <a:pt x="746" y="77"/>
                                </a:lnTo>
                                <a:lnTo>
                                  <a:pt x="741" y="78"/>
                                </a:lnTo>
                                <a:lnTo>
                                  <a:pt x="736" y="80"/>
                                </a:lnTo>
                                <a:lnTo>
                                  <a:pt x="733" y="82"/>
                                </a:lnTo>
                                <a:lnTo>
                                  <a:pt x="730" y="84"/>
                                </a:lnTo>
                                <a:lnTo>
                                  <a:pt x="727" y="87"/>
                                </a:lnTo>
                                <a:lnTo>
                                  <a:pt x="725" y="90"/>
                                </a:lnTo>
                                <a:lnTo>
                                  <a:pt x="723" y="94"/>
                                </a:lnTo>
                                <a:lnTo>
                                  <a:pt x="722" y="98"/>
                                </a:lnTo>
                                <a:lnTo>
                                  <a:pt x="722" y="106"/>
                                </a:lnTo>
                                <a:lnTo>
                                  <a:pt x="723" y="109"/>
                                </a:lnTo>
                                <a:lnTo>
                                  <a:pt x="724" y="112"/>
                                </a:lnTo>
                                <a:lnTo>
                                  <a:pt x="725" y="115"/>
                                </a:lnTo>
                                <a:lnTo>
                                  <a:pt x="727" y="118"/>
                                </a:lnTo>
                                <a:lnTo>
                                  <a:pt x="732" y="122"/>
                                </a:lnTo>
                                <a:lnTo>
                                  <a:pt x="735" y="124"/>
                                </a:lnTo>
                                <a:lnTo>
                                  <a:pt x="739" y="125"/>
                                </a:lnTo>
                                <a:lnTo>
                                  <a:pt x="742" y="126"/>
                                </a:lnTo>
                                <a:lnTo>
                                  <a:pt x="746" y="127"/>
                                </a:lnTo>
                                <a:lnTo>
                                  <a:pt x="755" y="127"/>
                                </a:lnTo>
                                <a:lnTo>
                                  <a:pt x="760" y="126"/>
                                </a:lnTo>
                                <a:lnTo>
                                  <a:pt x="764" y="123"/>
                                </a:lnTo>
                                <a:lnTo>
                                  <a:pt x="768" y="121"/>
                                </a:lnTo>
                                <a:lnTo>
                                  <a:pt x="772" y="118"/>
                                </a:lnTo>
                                <a:lnTo>
                                  <a:pt x="776" y="115"/>
                                </a:lnTo>
                                <a:lnTo>
                                  <a:pt x="748" y="115"/>
                                </a:lnTo>
                                <a:lnTo>
                                  <a:pt x="744" y="114"/>
                                </a:lnTo>
                                <a:lnTo>
                                  <a:pt x="741" y="111"/>
                                </a:lnTo>
                                <a:lnTo>
                                  <a:pt x="739" y="109"/>
                                </a:lnTo>
                                <a:lnTo>
                                  <a:pt x="737" y="106"/>
                                </a:lnTo>
                                <a:lnTo>
                                  <a:pt x="737" y="99"/>
                                </a:lnTo>
                                <a:lnTo>
                                  <a:pt x="738" y="97"/>
                                </a:lnTo>
                                <a:lnTo>
                                  <a:pt x="739" y="95"/>
                                </a:lnTo>
                                <a:lnTo>
                                  <a:pt x="740" y="93"/>
                                </a:lnTo>
                                <a:lnTo>
                                  <a:pt x="741" y="91"/>
                                </a:lnTo>
                                <a:lnTo>
                                  <a:pt x="743" y="90"/>
                                </a:lnTo>
                                <a:lnTo>
                                  <a:pt x="745" y="89"/>
                                </a:lnTo>
                                <a:lnTo>
                                  <a:pt x="748" y="88"/>
                                </a:lnTo>
                                <a:lnTo>
                                  <a:pt x="751" y="87"/>
                                </a:lnTo>
                                <a:lnTo>
                                  <a:pt x="754" y="86"/>
                                </a:lnTo>
                                <a:lnTo>
                                  <a:pt x="757" y="86"/>
                                </a:lnTo>
                                <a:lnTo>
                                  <a:pt x="789" y="86"/>
                                </a:lnTo>
                                <a:lnTo>
                                  <a:pt x="789" y="63"/>
                                </a:lnTo>
                                <a:lnTo>
                                  <a:pt x="788" y="59"/>
                                </a:lnTo>
                                <a:lnTo>
                                  <a:pt x="787" y="55"/>
                                </a:lnTo>
                                <a:lnTo>
                                  <a:pt x="786" y="51"/>
                                </a:lnTo>
                                <a:lnTo>
                                  <a:pt x="785" y="50"/>
                                </a:lnTo>
                                <a:close/>
                                <a:moveTo>
                                  <a:pt x="786" y="125"/>
                                </a:moveTo>
                                <a:lnTo>
                                  <a:pt x="779" y="125"/>
                                </a:lnTo>
                                <a:lnTo>
                                  <a:pt x="780" y="126"/>
                                </a:lnTo>
                                <a:lnTo>
                                  <a:pt x="785" y="126"/>
                                </a:lnTo>
                                <a:lnTo>
                                  <a:pt x="786" y="125"/>
                                </a:lnTo>
                                <a:close/>
                                <a:moveTo>
                                  <a:pt x="789" y="115"/>
                                </a:moveTo>
                                <a:lnTo>
                                  <a:pt x="776" y="115"/>
                                </a:lnTo>
                                <a:lnTo>
                                  <a:pt x="776" y="124"/>
                                </a:lnTo>
                                <a:lnTo>
                                  <a:pt x="777" y="124"/>
                                </a:lnTo>
                                <a:lnTo>
                                  <a:pt x="777" y="125"/>
                                </a:lnTo>
                                <a:lnTo>
                                  <a:pt x="787" y="125"/>
                                </a:lnTo>
                                <a:lnTo>
                                  <a:pt x="788" y="124"/>
                                </a:lnTo>
                                <a:lnTo>
                                  <a:pt x="789" y="123"/>
                                </a:lnTo>
                                <a:lnTo>
                                  <a:pt x="789" y="115"/>
                                </a:lnTo>
                                <a:close/>
                                <a:moveTo>
                                  <a:pt x="789" y="86"/>
                                </a:moveTo>
                                <a:lnTo>
                                  <a:pt x="774" y="86"/>
                                </a:lnTo>
                                <a:lnTo>
                                  <a:pt x="774" y="103"/>
                                </a:lnTo>
                                <a:lnTo>
                                  <a:pt x="770" y="107"/>
                                </a:lnTo>
                                <a:lnTo>
                                  <a:pt x="767" y="110"/>
                                </a:lnTo>
                                <a:lnTo>
                                  <a:pt x="760" y="114"/>
                                </a:lnTo>
                                <a:lnTo>
                                  <a:pt x="756" y="115"/>
                                </a:lnTo>
                                <a:lnTo>
                                  <a:pt x="776" y="115"/>
                                </a:lnTo>
                                <a:lnTo>
                                  <a:pt x="789" y="115"/>
                                </a:lnTo>
                                <a:lnTo>
                                  <a:pt x="789" y="86"/>
                                </a:lnTo>
                                <a:close/>
                                <a:moveTo>
                                  <a:pt x="763" y="38"/>
                                </a:moveTo>
                                <a:lnTo>
                                  <a:pt x="754" y="38"/>
                                </a:lnTo>
                                <a:lnTo>
                                  <a:pt x="750" y="38"/>
                                </a:lnTo>
                                <a:lnTo>
                                  <a:pt x="741" y="40"/>
                                </a:lnTo>
                                <a:lnTo>
                                  <a:pt x="739" y="41"/>
                                </a:lnTo>
                                <a:lnTo>
                                  <a:pt x="736" y="42"/>
                                </a:lnTo>
                                <a:lnTo>
                                  <a:pt x="734" y="42"/>
                                </a:lnTo>
                                <a:lnTo>
                                  <a:pt x="732" y="44"/>
                                </a:lnTo>
                                <a:lnTo>
                                  <a:pt x="730" y="45"/>
                                </a:lnTo>
                                <a:lnTo>
                                  <a:pt x="729" y="45"/>
                                </a:lnTo>
                                <a:lnTo>
                                  <a:pt x="728" y="46"/>
                                </a:lnTo>
                                <a:lnTo>
                                  <a:pt x="727" y="48"/>
                                </a:lnTo>
                                <a:lnTo>
                                  <a:pt x="726" y="49"/>
                                </a:lnTo>
                                <a:lnTo>
                                  <a:pt x="726" y="50"/>
                                </a:lnTo>
                                <a:lnTo>
                                  <a:pt x="726" y="51"/>
                                </a:lnTo>
                                <a:lnTo>
                                  <a:pt x="726" y="53"/>
                                </a:lnTo>
                                <a:lnTo>
                                  <a:pt x="726" y="54"/>
                                </a:lnTo>
                                <a:lnTo>
                                  <a:pt x="726" y="56"/>
                                </a:lnTo>
                                <a:lnTo>
                                  <a:pt x="727" y="57"/>
                                </a:lnTo>
                                <a:lnTo>
                                  <a:pt x="727" y="58"/>
                                </a:lnTo>
                                <a:lnTo>
                                  <a:pt x="728" y="58"/>
                                </a:lnTo>
                                <a:lnTo>
                                  <a:pt x="729" y="58"/>
                                </a:lnTo>
                                <a:lnTo>
                                  <a:pt x="730" y="58"/>
                                </a:lnTo>
                                <a:lnTo>
                                  <a:pt x="731" y="58"/>
                                </a:lnTo>
                                <a:lnTo>
                                  <a:pt x="734" y="56"/>
                                </a:lnTo>
                                <a:lnTo>
                                  <a:pt x="738" y="54"/>
                                </a:lnTo>
                                <a:lnTo>
                                  <a:pt x="740" y="53"/>
                                </a:lnTo>
                                <a:lnTo>
                                  <a:pt x="743" y="52"/>
                                </a:lnTo>
                                <a:lnTo>
                                  <a:pt x="746" y="51"/>
                                </a:lnTo>
                                <a:lnTo>
                                  <a:pt x="748" y="50"/>
                                </a:lnTo>
                                <a:lnTo>
                                  <a:pt x="752" y="50"/>
                                </a:lnTo>
                                <a:lnTo>
                                  <a:pt x="785" y="50"/>
                                </a:lnTo>
                                <a:lnTo>
                                  <a:pt x="784" y="48"/>
                                </a:lnTo>
                                <a:lnTo>
                                  <a:pt x="779" y="43"/>
                                </a:lnTo>
                                <a:lnTo>
                                  <a:pt x="776" y="41"/>
                                </a:lnTo>
                                <a:lnTo>
                                  <a:pt x="772" y="40"/>
                                </a:lnTo>
                                <a:lnTo>
                                  <a:pt x="767" y="38"/>
                                </a:lnTo>
                                <a:lnTo>
                                  <a:pt x="763" y="38"/>
                                </a:lnTo>
                                <a:close/>
                                <a:moveTo>
                                  <a:pt x="827" y="125"/>
                                </a:moveTo>
                                <a:lnTo>
                                  <a:pt x="820" y="125"/>
                                </a:lnTo>
                                <a:lnTo>
                                  <a:pt x="821" y="126"/>
                                </a:lnTo>
                                <a:lnTo>
                                  <a:pt x="826" y="126"/>
                                </a:lnTo>
                                <a:lnTo>
                                  <a:pt x="827" y="125"/>
                                </a:lnTo>
                                <a:close/>
                                <a:moveTo>
                                  <a:pt x="829" y="125"/>
                                </a:moveTo>
                                <a:lnTo>
                                  <a:pt x="818" y="125"/>
                                </a:lnTo>
                                <a:lnTo>
                                  <a:pt x="819" y="125"/>
                                </a:lnTo>
                                <a:lnTo>
                                  <a:pt x="828" y="125"/>
                                </a:lnTo>
                                <a:lnTo>
                                  <a:pt x="829" y="125"/>
                                </a:lnTo>
                                <a:close/>
                                <a:moveTo>
                                  <a:pt x="830" y="1"/>
                                </a:moveTo>
                                <a:lnTo>
                                  <a:pt x="817" y="1"/>
                                </a:lnTo>
                                <a:lnTo>
                                  <a:pt x="816" y="1"/>
                                </a:lnTo>
                                <a:lnTo>
                                  <a:pt x="816" y="2"/>
                                </a:lnTo>
                                <a:lnTo>
                                  <a:pt x="816" y="124"/>
                                </a:lnTo>
                                <a:lnTo>
                                  <a:pt x="817" y="125"/>
                                </a:lnTo>
                                <a:lnTo>
                                  <a:pt x="829" y="125"/>
                                </a:lnTo>
                                <a:lnTo>
                                  <a:pt x="830" y="125"/>
                                </a:lnTo>
                                <a:lnTo>
                                  <a:pt x="830" y="124"/>
                                </a:lnTo>
                                <a:lnTo>
                                  <a:pt x="831" y="124"/>
                                </a:lnTo>
                                <a:lnTo>
                                  <a:pt x="831" y="2"/>
                                </a:lnTo>
                                <a:lnTo>
                                  <a:pt x="830" y="1"/>
                                </a:lnTo>
                                <a:close/>
                                <a:moveTo>
                                  <a:pt x="828" y="0"/>
                                </a:moveTo>
                                <a:lnTo>
                                  <a:pt x="819" y="0"/>
                                </a:lnTo>
                                <a:lnTo>
                                  <a:pt x="818" y="0"/>
                                </a:lnTo>
                                <a:lnTo>
                                  <a:pt x="817" y="1"/>
                                </a:lnTo>
                                <a:lnTo>
                                  <a:pt x="829" y="1"/>
                                </a:lnTo>
                                <a:lnTo>
                                  <a:pt x="828" y="0"/>
                                </a:lnTo>
                                <a:close/>
                                <a:moveTo>
                                  <a:pt x="826" y="0"/>
                                </a:moveTo>
                                <a:lnTo>
                                  <a:pt x="821" y="0"/>
                                </a:lnTo>
                                <a:lnTo>
                                  <a:pt x="820" y="0"/>
                                </a:lnTo>
                                <a:lnTo>
                                  <a:pt x="827" y="0"/>
                                </a:lnTo>
                                <a:lnTo>
                                  <a:pt x="826" y="0"/>
                                </a:lnTo>
                                <a:close/>
                                <a:moveTo>
                                  <a:pt x="913" y="125"/>
                                </a:moveTo>
                                <a:lnTo>
                                  <a:pt x="905" y="125"/>
                                </a:lnTo>
                                <a:lnTo>
                                  <a:pt x="907" y="126"/>
                                </a:lnTo>
                                <a:lnTo>
                                  <a:pt x="912" y="126"/>
                                </a:lnTo>
                                <a:lnTo>
                                  <a:pt x="913" y="125"/>
                                </a:lnTo>
                                <a:close/>
                                <a:moveTo>
                                  <a:pt x="915" y="125"/>
                                </a:moveTo>
                                <a:lnTo>
                                  <a:pt x="903" y="125"/>
                                </a:lnTo>
                                <a:lnTo>
                                  <a:pt x="904" y="125"/>
                                </a:lnTo>
                                <a:lnTo>
                                  <a:pt x="905" y="125"/>
                                </a:lnTo>
                                <a:lnTo>
                                  <a:pt x="914" y="125"/>
                                </a:lnTo>
                                <a:lnTo>
                                  <a:pt x="915" y="125"/>
                                </a:lnTo>
                                <a:close/>
                                <a:moveTo>
                                  <a:pt x="935" y="9"/>
                                </a:moveTo>
                                <a:lnTo>
                                  <a:pt x="906" y="9"/>
                                </a:lnTo>
                                <a:lnTo>
                                  <a:pt x="905" y="9"/>
                                </a:lnTo>
                                <a:lnTo>
                                  <a:pt x="903" y="10"/>
                                </a:lnTo>
                                <a:lnTo>
                                  <a:pt x="902" y="11"/>
                                </a:lnTo>
                                <a:lnTo>
                                  <a:pt x="902" y="13"/>
                                </a:lnTo>
                                <a:lnTo>
                                  <a:pt x="902" y="123"/>
                                </a:lnTo>
                                <a:lnTo>
                                  <a:pt x="902" y="124"/>
                                </a:lnTo>
                                <a:lnTo>
                                  <a:pt x="902" y="125"/>
                                </a:lnTo>
                                <a:lnTo>
                                  <a:pt x="916" y="125"/>
                                </a:lnTo>
                                <a:lnTo>
                                  <a:pt x="916" y="124"/>
                                </a:lnTo>
                                <a:lnTo>
                                  <a:pt x="917" y="124"/>
                                </a:lnTo>
                                <a:lnTo>
                                  <a:pt x="917" y="123"/>
                                </a:lnTo>
                                <a:lnTo>
                                  <a:pt x="917" y="81"/>
                                </a:lnTo>
                                <a:lnTo>
                                  <a:pt x="937" y="81"/>
                                </a:lnTo>
                                <a:lnTo>
                                  <a:pt x="944" y="80"/>
                                </a:lnTo>
                                <a:lnTo>
                                  <a:pt x="949" y="78"/>
                                </a:lnTo>
                                <a:lnTo>
                                  <a:pt x="954" y="76"/>
                                </a:lnTo>
                                <a:lnTo>
                                  <a:pt x="958" y="74"/>
                                </a:lnTo>
                                <a:lnTo>
                                  <a:pt x="965" y="68"/>
                                </a:lnTo>
                                <a:lnTo>
                                  <a:pt x="917" y="68"/>
                                </a:lnTo>
                                <a:lnTo>
                                  <a:pt x="917" y="21"/>
                                </a:lnTo>
                                <a:lnTo>
                                  <a:pt x="966" y="21"/>
                                </a:lnTo>
                                <a:lnTo>
                                  <a:pt x="964" y="18"/>
                                </a:lnTo>
                                <a:lnTo>
                                  <a:pt x="961" y="16"/>
                                </a:lnTo>
                                <a:lnTo>
                                  <a:pt x="958" y="14"/>
                                </a:lnTo>
                                <a:lnTo>
                                  <a:pt x="954" y="12"/>
                                </a:lnTo>
                                <a:lnTo>
                                  <a:pt x="951" y="11"/>
                                </a:lnTo>
                                <a:lnTo>
                                  <a:pt x="948" y="10"/>
                                </a:lnTo>
                                <a:lnTo>
                                  <a:pt x="945" y="9"/>
                                </a:lnTo>
                                <a:lnTo>
                                  <a:pt x="942" y="9"/>
                                </a:lnTo>
                                <a:lnTo>
                                  <a:pt x="940" y="9"/>
                                </a:lnTo>
                                <a:lnTo>
                                  <a:pt x="938" y="9"/>
                                </a:lnTo>
                                <a:lnTo>
                                  <a:pt x="935" y="9"/>
                                </a:lnTo>
                                <a:close/>
                                <a:moveTo>
                                  <a:pt x="966" y="21"/>
                                </a:moveTo>
                                <a:lnTo>
                                  <a:pt x="934" y="21"/>
                                </a:lnTo>
                                <a:lnTo>
                                  <a:pt x="939" y="22"/>
                                </a:lnTo>
                                <a:lnTo>
                                  <a:pt x="942" y="23"/>
                                </a:lnTo>
                                <a:lnTo>
                                  <a:pt x="945" y="23"/>
                                </a:lnTo>
                                <a:lnTo>
                                  <a:pt x="948" y="25"/>
                                </a:lnTo>
                                <a:lnTo>
                                  <a:pt x="950" y="26"/>
                                </a:lnTo>
                                <a:lnTo>
                                  <a:pt x="952" y="29"/>
                                </a:lnTo>
                                <a:lnTo>
                                  <a:pt x="956" y="35"/>
                                </a:lnTo>
                                <a:lnTo>
                                  <a:pt x="957" y="39"/>
                                </a:lnTo>
                                <a:lnTo>
                                  <a:pt x="957" y="48"/>
                                </a:lnTo>
                                <a:lnTo>
                                  <a:pt x="956" y="51"/>
                                </a:lnTo>
                                <a:lnTo>
                                  <a:pt x="954" y="56"/>
                                </a:lnTo>
                                <a:lnTo>
                                  <a:pt x="952" y="59"/>
                                </a:lnTo>
                                <a:lnTo>
                                  <a:pt x="948" y="63"/>
                                </a:lnTo>
                                <a:lnTo>
                                  <a:pt x="946" y="65"/>
                                </a:lnTo>
                                <a:lnTo>
                                  <a:pt x="940" y="67"/>
                                </a:lnTo>
                                <a:lnTo>
                                  <a:pt x="936" y="68"/>
                                </a:lnTo>
                                <a:lnTo>
                                  <a:pt x="965" y="68"/>
                                </a:lnTo>
                                <a:lnTo>
                                  <a:pt x="966" y="67"/>
                                </a:lnTo>
                                <a:lnTo>
                                  <a:pt x="968" y="63"/>
                                </a:lnTo>
                                <a:lnTo>
                                  <a:pt x="970" y="59"/>
                                </a:lnTo>
                                <a:lnTo>
                                  <a:pt x="972" y="54"/>
                                </a:lnTo>
                                <a:lnTo>
                                  <a:pt x="973" y="48"/>
                                </a:lnTo>
                                <a:lnTo>
                                  <a:pt x="973" y="38"/>
                                </a:lnTo>
                                <a:lnTo>
                                  <a:pt x="972" y="34"/>
                                </a:lnTo>
                                <a:lnTo>
                                  <a:pt x="971" y="31"/>
                                </a:lnTo>
                                <a:lnTo>
                                  <a:pt x="970" y="27"/>
                                </a:lnTo>
                                <a:lnTo>
                                  <a:pt x="968" y="24"/>
                                </a:lnTo>
                                <a:lnTo>
                                  <a:pt x="966" y="21"/>
                                </a:lnTo>
                                <a:close/>
                                <a:moveTo>
                                  <a:pt x="1006" y="125"/>
                                </a:moveTo>
                                <a:lnTo>
                                  <a:pt x="999" y="125"/>
                                </a:lnTo>
                                <a:lnTo>
                                  <a:pt x="1000" y="126"/>
                                </a:lnTo>
                                <a:lnTo>
                                  <a:pt x="1005" y="126"/>
                                </a:lnTo>
                                <a:lnTo>
                                  <a:pt x="1006" y="125"/>
                                </a:lnTo>
                                <a:close/>
                                <a:moveTo>
                                  <a:pt x="1008" y="125"/>
                                </a:moveTo>
                                <a:lnTo>
                                  <a:pt x="997" y="125"/>
                                </a:lnTo>
                                <a:lnTo>
                                  <a:pt x="998" y="125"/>
                                </a:lnTo>
                                <a:lnTo>
                                  <a:pt x="1007" y="125"/>
                                </a:lnTo>
                                <a:lnTo>
                                  <a:pt x="1008" y="125"/>
                                </a:lnTo>
                                <a:close/>
                                <a:moveTo>
                                  <a:pt x="1007" y="39"/>
                                </a:moveTo>
                                <a:lnTo>
                                  <a:pt x="998" y="39"/>
                                </a:lnTo>
                                <a:lnTo>
                                  <a:pt x="996" y="40"/>
                                </a:lnTo>
                                <a:lnTo>
                                  <a:pt x="995" y="41"/>
                                </a:lnTo>
                                <a:lnTo>
                                  <a:pt x="995" y="124"/>
                                </a:lnTo>
                                <a:lnTo>
                                  <a:pt x="996" y="124"/>
                                </a:lnTo>
                                <a:lnTo>
                                  <a:pt x="996" y="125"/>
                                </a:lnTo>
                                <a:lnTo>
                                  <a:pt x="997" y="125"/>
                                </a:lnTo>
                                <a:lnTo>
                                  <a:pt x="1008" y="125"/>
                                </a:lnTo>
                                <a:lnTo>
                                  <a:pt x="1009" y="125"/>
                                </a:lnTo>
                                <a:lnTo>
                                  <a:pt x="1010" y="124"/>
                                </a:lnTo>
                                <a:lnTo>
                                  <a:pt x="1010" y="123"/>
                                </a:lnTo>
                                <a:lnTo>
                                  <a:pt x="1010" y="41"/>
                                </a:lnTo>
                                <a:lnTo>
                                  <a:pt x="1009" y="40"/>
                                </a:lnTo>
                                <a:lnTo>
                                  <a:pt x="1008" y="40"/>
                                </a:lnTo>
                                <a:lnTo>
                                  <a:pt x="1007" y="39"/>
                                </a:lnTo>
                                <a:close/>
                                <a:moveTo>
                                  <a:pt x="1004" y="39"/>
                                </a:moveTo>
                                <a:lnTo>
                                  <a:pt x="1001" y="39"/>
                                </a:lnTo>
                                <a:lnTo>
                                  <a:pt x="1000" y="39"/>
                                </a:lnTo>
                                <a:lnTo>
                                  <a:pt x="1005" y="39"/>
                                </a:lnTo>
                                <a:lnTo>
                                  <a:pt x="1004" y="39"/>
                                </a:lnTo>
                                <a:close/>
                                <a:moveTo>
                                  <a:pt x="1006" y="6"/>
                                </a:moveTo>
                                <a:lnTo>
                                  <a:pt x="999" y="6"/>
                                </a:lnTo>
                                <a:lnTo>
                                  <a:pt x="997" y="6"/>
                                </a:lnTo>
                                <a:lnTo>
                                  <a:pt x="995" y="8"/>
                                </a:lnTo>
                                <a:lnTo>
                                  <a:pt x="994" y="9"/>
                                </a:lnTo>
                                <a:lnTo>
                                  <a:pt x="993" y="11"/>
                                </a:lnTo>
                                <a:lnTo>
                                  <a:pt x="993" y="18"/>
                                </a:lnTo>
                                <a:lnTo>
                                  <a:pt x="994" y="20"/>
                                </a:lnTo>
                                <a:lnTo>
                                  <a:pt x="995" y="22"/>
                                </a:lnTo>
                                <a:lnTo>
                                  <a:pt x="997" y="23"/>
                                </a:lnTo>
                                <a:lnTo>
                                  <a:pt x="999" y="23"/>
                                </a:lnTo>
                                <a:lnTo>
                                  <a:pt x="1006" y="23"/>
                                </a:lnTo>
                                <a:lnTo>
                                  <a:pt x="1008" y="23"/>
                                </a:lnTo>
                                <a:lnTo>
                                  <a:pt x="1010" y="22"/>
                                </a:lnTo>
                                <a:lnTo>
                                  <a:pt x="1011" y="20"/>
                                </a:lnTo>
                                <a:lnTo>
                                  <a:pt x="1012" y="18"/>
                                </a:lnTo>
                                <a:lnTo>
                                  <a:pt x="1012" y="11"/>
                                </a:lnTo>
                                <a:lnTo>
                                  <a:pt x="1011" y="9"/>
                                </a:lnTo>
                                <a:lnTo>
                                  <a:pt x="1010" y="7"/>
                                </a:lnTo>
                                <a:lnTo>
                                  <a:pt x="1008" y="6"/>
                                </a:lnTo>
                                <a:lnTo>
                                  <a:pt x="1006" y="6"/>
                                </a:lnTo>
                                <a:close/>
                                <a:moveTo>
                                  <a:pt x="1048" y="125"/>
                                </a:moveTo>
                                <a:lnTo>
                                  <a:pt x="1041" y="125"/>
                                </a:lnTo>
                                <a:lnTo>
                                  <a:pt x="1042" y="126"/>
                                </a:lnTo>
                                <a:lnTo>
                                  <a:pt x="1047" y="126"/>
                                </a:lnTo>
                                <a:lnTo>
                                  <a:pt x="1048" y="125"/>
                                </a:lnTo>
                                <a:close/>
                                <a:moveTo>
                                  <a:pt x="1050" y="125"/>
                                </a:moveTo>
                                <a:lnTo>
                                  <a:pt x="1039" y="125"/>
                                </a:lnTo>
                                <a:lnTo>
                                  <a:pt x="1040" y="125"/>
                                </a:lnTo>
                                <a:lnTo>
                                  <a:pt x="1049" y="125"/>
                                </a:lnTo>
                                <a:lnTo>
                                  <a:pt x="1050" y="125"/>
                                </a:lnTo>
                                <a:close/>
                                <a:moveTo>
                                  <a:pt x="1051" y="1"/>
                                </a:moveTo>
                                <a:lnTo>
                                  <a:pt x="1038" y="1"/>
                                </a:lnTo>
                                <a:lnTo>
                                  <a:pt x="1037" y="2"/>
                                </a:lnTo>
                                <a:lnTo>
                                  <a:pt x="1037" y="124"/>
                                </a:lnTo>
                                <a:lnTo>
                                  <a:pt x="1038" y="125"/>
                                </a:lnTo>
                                <a:lnTo>
                                  <a:pt x="1039" y="125"/>
                                </a:lnTo>
                                <a:lnTo>
                                  <a:pt x="1051" y="125"/>
                                </a:lnTo>
                                <a:lnTo>
                                  <a:pt x="1052" y="124"/>
                                </a:lnTo>
                                <a:lnTo>
                                  <a:pt x="1052" y="2"/>
                                </a:lnTo>
                                <a:lnTo>
                                  <a:pt x="1052" y="1"/>
                                </a:lnTo>
                                <a:lnTo>
                                  <a:pt x="1051" y="1"/>
                                </a:lnTo>
                                <a:close/>
                                <a:moveTo>
                                  <a:pt x="1049" y="0"/>
                                </a:moveTo>
                                <a:lnTo>
                                  <a:pt x="1040" y="0"/>
                                </a:lnTo>
                                <a:lnTo>
                                  <a:pt x="1039" y="0"/>
                                </a:lnTo>
                                <a:lnTo>
                                  <a:pt x="1039" y="1"/>
                                </a:lnTo>
                                <a:lnTo>
                                  <a:pt x="1051" y="1"/>
                                </a:lnTo>
                                <a:lnTo>
                                  <a:pt x="1050" y="0"/>
                                </a:lnTo>
                                <a:lnTo>
                                  <a:pt x="1049" y="0"/>
                                </a:lnTo>
                                <a:close/>
                                <a:moveTo>
                                  <a:pt x="1047" y="0"/>
                                </a:moveTo>
                                <a:lnTo>
                                  <a:pt x="1042" y="0"/>
                                </a:lnTo>
                                <a:lnTo>
                                  <a:pt x="1041" y="0"/>
                                </a:lnTo>
                                <a:lnTo>
                                  <a:pt x="1048" y="0"/>
                                </a:lnTo>
                                <a:lnTo>
                                  <a:pt x="1047" y="0"/>
                                </a:lnTo>
                                <a:close/>
                                <a:moveTo>
                                  <a:pt x="1122" y="38"/>
                                </a:moveTo>
                                <a:lnTo>
                                  <a:pt x="1108" y="38"/>
                                </a:lnTo>
                                <a:lnTo>
                                  <a:pt x="1102" y="39"/>
                                </a:lnTo>
                                <a:lnTo>
                                  <a:pt x="1097" y="41"/>
                                </a:lnTo>
                                <a:lnTo>
                                  <a:pt x="1092" y="43"/>
                                </a:lnTo>
                                <a:lnTo>
                                  <a:pt x="1088" y="46"/>
                                </a:lnTo>
                                <a:lnTo>
                                  <a:pt x="1084" y="51"/>
                                </a:lnTo>
                                <a:lnTo>
                                  <a:pt x="1081" y="54"/>
                                </a:lnTo>
                                <a:lnTo>
                                  <a:pt x="1078" y="59"/>
                                </a:lnTo>
                                <a:lnTo>
                                  <a:pt x="1077" y="65"/>
                                </a:lnTo>
                                <a:lnTo>
                                  <a:pt x="1075" y="70"/>
                                </a:lnTo>
                                <a:lnTo>
                                  <a:pt x="1074" y="76"/>
                                </a:lnTo>
                                <a:lnTo>
                                  <a:pt x="1074" y="90"/>
                                </a:lnTo>
                                <a:lnTo>
                                  <a:pt x="1075" y="96"/>
                                </a:lnTo>
                                <a:lnTo>
                                  <a:pt x="1076" y="101"/>
                                </a:lnTo>
                                <a:lnTo>
                                  <a:pt x="1078" y="107"/>
                                </a:lnTo>
                                <a:lnTo>
                                  <a:pt x="1080" y="111"/>
                                </a:lnTo>
                                <a:lnTo>
                                  <a:pt x="1087" y="119"/>
                                </a:lnTo>
                                <a:lnTo>
                                  <a:pt x="1091" y="122"/>
                                </a:lnTo>
                                <a:lnTo>
                                  <a:pt x="1096" y="124"/>
                                </a:lnTo>
                                <a:lnTo>
                                  <a:pt x="1101" y="126"/>
                                </a:lnTo>
                                <a:lnTo>
                                  <a:pt x="1107" y="127"/>
                                </a:lnTo>
                                <a:lnTo>
                                  <a:pt x="1120" y="127"/>
                                </a:lnTo>
                                <a:lnTo>
                                  <a:pt x="1126" y="126"/>
                                </a:lnTo>
                                <a:lnTo>
                                  <a:pt x="1132" y="123"/>
                                </a:lnTo>
                                <a:lnTo>
                                  <a:pt x="1137" y="121"/>
                                </a:lnTo>
                                <a:lnTo>
                                  <a:pt x="1141" y="118"/>
                                </a:lnTo>
                                <a:lnTo>
                                  <a:pt x="1144" y="114"/>
                                </a:lnTo>
                                <a:lnTo>
                                  <a:pt x="1110" y="114"/>
                                </a:lnTo>
                                <a:lnTo>
                                  <a:pt x="1105" y="113"/>
                                </a:lnTo>
                                <a:lnTo>
                                  <a:pt x="1102" y="112"/>
                                </a:lnTo>
                                <a:lnTo>
                                  <a:pt x="1099" y="110"/>
                                </a:lnTo>
                                <a:lnTo>
                                  <a:pt x="1097" y="108"/>
                                </a:lnTo>
                                <a:lnTo>
                                  <a:pt x="1095" y="105"/>
                                </a:lnTo>
                                <a:lnTo>
                                  <a:pt x="1093" y="102"/>
                                </a:lnTo>
                                <a:lnTo>
                                  <a:pt x="1091" y="98"/>
                                </a:lnTo>
                                <a:lnTo>
                                  <a:pt x="1091" y="95"/>
                                </a:lnTo>
                                <a:lnTo>
                                  <a:pt x="1090" y="91"/>
                                </a:lnTo>
                                <a:lnTo>
                                  <a:pt x="1089" y="87"/>
                                </a:lnTo>
                                <a:lnTo>
                                  <a:pt x="1089" y="77"/>
                                </a:lnTo>
                                <a:lnTo>
                                  <a:pt x="1090" y="73"/>
                                </a:lnTo>
                                <a:lnTo>
                                  <a:pt x="1091" y="69"/>
                                </a:lnTo>
                                <a:lnTo>
                                  <a:pt x="1092" y="65"/>
                                </a:lnTo>
                                <a:lnTo>
                                  <a:pt x="1093" y="62"/>
                                </a:lnTo>
                                <a:lnTo>
                                  <a:pt x="1095" y="59"/>
                                </a:lnTo>
                                <a:lnTo>
                                  <a:pt x="1097" y="56"/>
                                </a:lnTo>
                                <a:lnTo>
                                  <a:pt x="1100" y="54"/>
                                </a:lnTo>
                                <a:lnTo>
                                  <a:pt x="1103" y="53"/>
                                </a:lnTo>
                                <a:lnTo>
                                  <a:pt x="1106" y="51"/>
                                </a:lnTo>
                                <a:lnTo>
                                  <a:pt x="1110" y="50"/>
                                </a:lnTo>
                                <a:lnTo>
                                  <a:pt x="1146" y="50"/>
                                </a:lnTo>
                                <a:lnTo>
                                  <a:pt x="1142" y="45"/>
                                </a:lnTo>
                                <a:lnTo>
                                  <a:pt x="1138" y="43"/>
                                </a:lnTo>
                                <a:lnTo>
                                  <a:pt x="1133" y="41"/>
                                </a:lnTo>
                                <a:lnTo>
                                  <a:pt x="1128" y="39"/>
                                </a:lnTo>
                                <a:lnTo>
                                  <a:pt x="1122" y="38"/>
                                </a:lnTo>
                                <a:close/>
                                <a:moveTo>
                                  <a:pt x="1146" y="50"/>
                                </a:moveTo>
                                <a:lnTo>
                                  <a:pt x="1119" y="50"/>
                                </a:lnTo>
                                <a:lnTo>
                                  <a:pt x="1123" y="51"/>
                                </a:lnTo>
                                <a:lnTo>
                                  <a:pt x="1127" y="53"/>
                                </a:lnTo>
                                <a:lnTo>
                                  <a:pt x="1130" y="54"/>
                                </a:lnTo>
                                <a:lnTo>
                                  <a:pt x="1132" y="57"/>
                                </a:lnTo>
                                <a:lnTo>
                                  <a:pt x="1134" y="60"/>
                                </a:lnTo>
                                <a:lnTo>
                                  <a:pt x="1136" y="63"/>
                                </a:lnTo>
                                <a:lnTo>
                                  <a:pt x="1138" y="66"/>
                                </a:lnTo>
                                <a:lnTo>
                                  <a:pt x="1138" y="70"/>
                                </a:lnTo>
                                <a:lnTo>
                                  <a:pt x="1139" y="74"/>
                                </a:lnTo>
                                <a:lnTo>
                                  <a:pt x="1139" y="78"/>
                                </a:lnTo>
                                <a:lnTo>
                                  <a:pt x="1139" y="87"/>
                                </a:lnTo>
                                <a:lnTo>
                                  <a:pt x="1139" y="91"/>
                                </a:lnTo>
                                <a:lnTo>
                                  <a:pt x="1138" y="95"/>
                                </a:lnTo>
                                <a:lnTo>
                                  <a:pt x="1137" y="99"/>
                                </a:lnTo>
                                <a:lnTo>
                                  <a:pt x="1136" y="103"/>
                                </a:lnTo>
                                <a:lnTo>
                                  <a:pt x="1133" y="105"/>
                                </a:lnTo>
                                <a:lnTo>
                                  <a:pt x="1131" y="108"/>
                                </a:lnTo>
                                <a:lnTo>
                                  <a:pt x="1129" y="110"/>
                                </a:lnTo>
                                <a:lnTo>
                                  <a:pt x="1122" y="113"/>
                                </a:lnTo>
                                <a:lnTo>
                                  <a:pt x="1119" y="114"/>
                                </a:lnTo>
                                <a:lnTo>
                                  <a:pt x="1144" y="114"/>
                                </a:lnTo>
                                <a:lnTo>
                                  <a:pt x="1148" y="110"/>
                                </a:lnTo>
                                <a:lnTo>
                                  <a:pt x="1151" y="105"/>
                                </a:lnTo>
                                <a:lnTo>
                                  <a:pt x="1152" y="100"/>
                                </a:lnTo>
                                <a:lnTo>
                                  <a:pt x="1154" y="94"/>
                                </a:lnTo>
                                <a:lnTo>
                                  <a:pt x="1155" y="88"/>
                                </a:lnTo>
                                <a:lnTo>
                                  <a:pt x="1155" y="75"/>
                                </a:lnTo>
                                <a:lnTo>
                                  <a:pt x="1154" y="68"/>
                                </a:lnTo>
                                <a:lnTo>
                                  <a:pt x="1152" y="63"/>
                                </a:lnTo>
                                <a:lnTo>
                                  <a:pt x="1151" y="58"/>
                                </a:lnTo>
                                <a:lnTo>
                                  <a:pt x="1148" y="53"/>
                                </a:lnTo>
                                <a:lnTo>
                                  <a:pt x="1146" y="50"/>
                                </a:lnTo>
                                <a:close/>
                                <a:moveTo>
                                  <a:pt x="1195" y="52"/>
                                </a:moveTo>
                                <a:lnTo>
                                  <a:pt x="1180" y="52"/>
                                </a:lnTo>
                                <a:lnTo>
                                  <a:pt x="1180" y="104"/>
                                </a:lnTo>
                                <a:lnTo>
                                  <a:pt x="1181" y="108"/>
                                </a:lnTo>
                                <a:lnTo>
                                  <a:pt x="1182" y="111"/>
                                </a:lnTo>
                                <a:lnTo>
                                  <a:pt x="1183" y="115"/>
                                </a:lnTo>
                                <a:lnTo>
                                  <a:pt x="1184" y="117"/>
                                </a:lnTo>
                                <a:lnTo>
                                  <a:pt x="1186" y="120"/>
                                </a:lnTo>
                                <a:lnTo>
                                  <a:pt x="1188" y="122"/>
                                </a:lnTo>
                                <a:lnTo>
                                  <a:pt x="1190" y="124"/>
                                </a:lnTo>
                                <a:lnTo>
                                  <a:pt x="1193" y="125"/>
                                </a:lnTo>
                                <a:lnTo>
                                  <a:pt x="1196" y="126"/>
                                </a:lnTo>
                                <a:lnTo>
                                  <a:pt x="1200" y="126"/>
                                </a:lnTo>
                                <a:lnTo>
                                  <a:pt x="1207" y="126"/>
                                </a:lnTo>
                                <a:lnTo>
                                  <a:pt x="1208" y="126"/>
                                </a:lnTo>
                                <a:lnTo>
                                  <a:pt x="1209" y="126"/>
                                </a:lnTo>
                                <a:lnTo>
                                  <a:pt x="1211" y="126"/>
                                </a:lnTo>
                                <a:lnTo>
                                  <a:pt x="1214" y="125"/>
                                </a:lnTo>
                                <a:lnTo>
                                  <a:pt x="1215" y="125"/>
                                </a:lnTo>
                                <a:lnTo>
                                  <a:pt x="1216" y="124"/>
                                </a:lnTo>
                                <a:lnTo>
                                  <a:pt x="1217" y="124"/>
                                </a:lnTo>
                                <a:lnTo>
                                  <a:pt x="1217" y="123"/>
                                </a:lnTo>
                                <a:lnTo>
                                  <a:pt x="1218" y="123"/>
                                </a:lnTo>
                                <a:lnTo>
                                  <a:pt x="1218" y="122"/>
                                </a:lnTo>
                                <a:lnTo>
                                  <a:pt x="1219" y="121"/>
                                </a:lnTo>
                                <a:lnTo>
                                  <a:pt x="1219" y="120"/>
                                </a:lnTo>
                                <a:lnTo>
                                  <a:pt x="1219" y="115"/>
                                </a:lnTo>
                                <a:lnTo>
                                  <a:pt x="1219" y="114"/>
                                </a:lnTo>
                                <a:lnTo>
                                  <a:pt x="1202" y="114"/>
                                </a:lnTo>
                                <a:lnTo>
                                  <a:pt x="1199" y="112"/>
                                </a:lnTo>
                                <a:lnTo>
                                  <a:pt x="1198" y="109"/>
                                </a:lnTo>
                                <a:lnTo>
                                  <a:pt x="1196" y="107"/>
                                </a:lnTo>
                                <a:lnTo>
                                  <a:pt x="1195" y="103"/>
                                </a:lnTo>
                                <a:lnTo>
                                  <a:pt x="1195" y="52"/>
                                </a:lnTo>
                                <a:close/>
                                <a:moveTo>
                                  <a:pt x="1217" y="111"/>
                                </a:moveTo>
                                <a:lnTo>
                                  <a:pt x="1216" y="111"/>
                                </a:lnTo>
                                <a:lnTo>
                                  <a:pt x="1216" y="112"/>
                                </a:lnTo>
                                <a:lnTo>
                                  <a:pt x="1215" y="112"/>
                                </a:lnTo>
                                <a:lnTo>
                                  <a:pt x="1213" y="113"/>
                                </a:lnTo>
                                <a:lnTo>
                                  <a:pt x="1212" y="113"/>
                                </a:lnTo>
                                <a:lnTo>
                                  <a:pt x="1211" y="113"/>
                                </a:lnTo>
                                <a:lnTo>
                                  <a:pt x="1210" y="113"/>
                                </a:lnTo>
                                <a:lnTo>
                                  <a:pt x="1208" y="114"/>
                                </a:lnTo>
                                <a:lnTo>
                                  <a:pt x="1219" y="114"/>
                                </a:lnTo>
                                <a:lnTo>
                                  <a:pt x="1219" y="113"/>
                                </a:lnTo>
                                <a:lnTo>
                                  <a:pt x="1218" y="112"/>
                                </a:lnTo>
                                <a:lnTo>
                                  <a:pt x="1217" y="112"/>
                                </a:lnTo>
                                <a:lnTo>
                                  <a:pt x="1217" y="111"/>
                                </a:lnTo>
                                <a:close/>
                                <a:moveTo>
                                  <a:pt x="1217" y="40"/>
                                </a:moveTo>
                                <a:lnTo>
                                  <a:pt x="1168" y="40"/>
                                </a:lnTo>
                                <a:lnTo>
                                  <a:pt x="1167" y="40"/>
                                </a:lnTo>
                                <a:lnTo>
                                  <a:pt x="1167" y="41"/>
                                </a:lnTo>
                                <a:lnTo>
                                  <a:pt x="1166" y="41"/>
                                </a:lnTo>
                                <a:lnTo>
                                  <a:pt x="1166" y="42"/>
                                </a:lnTo>
                                <a:lnTo>
                                  <a:pt x="1166" y="43"/>
                                </a:lnTo>
                                <a:lnTo>
                                  <a:pt x="1166" y="44"/>
                                </a:lnTo>
                                <a:lnTo>
                                  <a:pt x="1166" y="45"/>
                                </a:lnTo>
                                <a:lnTo>
                                  <a:pt x="1166" y="48"/>
                                </a:lnTo>
                                <a:lnTo>
                                  <a:pt x="1166" y="49"/>
                                </a:lnTo>
                                <a:lnTo>
                                  <a:pt x="1167" y="50"/>
                                </a:lnTo>
                                <a:lnTo>
                                  <a:pt x="1167" y="51"/>
                                </a:lnTo>
                                <a:lnTo>
                                  <a:pt x="1168" y="52"/>
                                </a:lnTo>
                                <a:lnTo>
                                  <a:pt x="1217" y="52"/>
                                </a:lnTo>
                                <a:lnTo>
                                  <a:pt x="1218" y="51"/>
                                </a:lnTo>
                                <a:lnTo>
                                  <a:pt x="1218" y="50"/>
                                </a:lnTo>
                                <a:lnTo>
                                  <a:pt x="1219" y="49"/>
                                </a:lnTo>
                                <a:lnTo>
                                  <a:pt x="1219" y="48"/>
                                </a:lnTo>
                                <a:lnTo>
                                  <a:pt x="1219" y="44"/>
                                </a:lnTo>
                                <a:lnTo>
                                  <a:pt x="1219" y="43"/>
                                </a:lnTo>
                                <a:lnTo>
                                  <a:pt x="1219" y="42"/>
                                </a:lnTo>
                                <a:lnTo>
                                  <a:pt x="1218" y="41"/>
                                </a:lnTo>
                                <a:lnTo>
                                  <a:pt x="1218" y="40"/>
                                </a:lnTo>
                                <a:lnTo>
                                  <a:pt x="1217" y="40"/>
                                </a:lnTo>
                                <a:close/>
                                <a:moveTo>
                                  <a:pt x="1193" y="18"/>
                                </a:moveTo>
                                <a:lnTo>
                                  <a:pt x="1182" y="18"/>
                                </a:lnTo>
                                <a:lnTo>
                                  <a:pt x="1181" y="18"/>
                                </a:lnTo>
                                <a:lnTo>
                                  <a:pt x="1181" y="19"/>
                                </a:lnTo>
                                <a:lnTo>
                                  <a:pt x="1180" y="19"/>
                                </a:lnTo>
                                <a:lnTo>
                                  <a:pt x="1180" y="20"/>
                                </a:lnTo>
                                <a:lnTo>
                                  <a:pt x="1180" y="40"/>
                                </a:lnTo>
                                <a:lnTo>
                                  <a:pt x="1195" y="40"/>
                                </a:lnTo>
                                <a:lnTo>
                                  <a:pt x="1195" y="19"/>
                                </a:lnTo>
                                <a:lnTo>
                                  <a:pt x="1194" y="19"/>
                                </a:lnTo>
                                <a:lnTo>
                                  <a:pt x="1194" y="18"/>
                                </a:lnTo>
                                <a:lnTo>
                                  <a:pt x="1193" y="18"/>
                                </a:lnTo>
                                <a:close/>
                                <a:moveTo>
                                  <a:pt x="1191" y="17"/>
                                </a:moveTo>
                                <a:lnTo>
                                  <a:pt x="1184" y="17"/>
                                </a:lnTo>
                                <a:lnTo>
                                  <a:pt x="1183" y="18"/>
                                </a:lnTo>
                                <a:lnTo>
                                  <a:pt x="1192" y="18"/>
                                </a:lnTo>
                                <a:lnTo>
                                  <a:pt x="1191" y="17"/>
                                </a:lnTo>
                                <a:close/>
                                <a:moveTo>
                                  <a:pt x="1189" y="17"/>
                                </a:moveTo>
                                <a:lnTo>
                                  <a:pt x="1186" y="17"/>
                                </a:lnTo>
                                <a:lnTo>
                                  <a:pt x="1185" y="17"/>
                                </a:lnTo>
                                <a:lnTo>
                                  <a:pt x="1190" y="17"/>
                                </a:lnTo>
                                <a:lnTo>
                                  <a:pt x="1189" y="17"/>
                                </a:lnTo>
                                <a:close/>
                                <a:moveTo>
                                  <a:pt x="1235" y="107"/>
                                </a:moveTo>
                                <a:lnTo>
                                  <a:pt x="1234" y="107"/>
                                </a:lnTo>
                                <a:lnTo>
                                  <a:pt x="1233" y="107"/>
                                </a:lnTo>
                                <a:lnTo>
                                  <a:pt x="1233" y="108"/>
                                </a:lnTo>
                                <a:lnTo>
                                  <a:pt x="1233" y="109"/>
                                </a:lnTo>
                                <a:lnTo>
                                  <a:pt x="1232" y="109"/>
                                </a:lnTo>
                                <a:lnTo>
                                  <a:pt x="1232" y="110"/>
                                </a:lnTo>
                                <a:lnTo>
                                  <a:pt x="1232" y="111"/>
                                </a:lnTo>
                                <a:lnTo>
                                  <a:pt x="1232" y="115"/>
                                </a:lnTo>
                                <a:lnTo>
                                  <a:pt x="1232" y="117"/>
                                </a:lnTo>
                                <a:lnTo>
                                  <a:pt x="1233" y="117"/>
                                </a:lnTo>
                                <a:lnTo>
                                  <a:pt x="1233" y="119"/>
                                </a:lnTo>
                                <a:lnTo>
                                  <a:pt x="1233" y="120"/>
                                </a:lnTo>
                                <a:lnTo>
                                  <a:pt x="1234" y="120"/>
                                </a:lnTo>
                                <a:lnTo>
                                  <a:pt x="1235" y="121"/>
                                </a:lnTo>
                                <a:lnTo>
                                  <a:pt x="1236" y="121"/>
                                </a:lnTo>
                                <a:lnTo>
                                  <a:pt x="1237" y="122"/>
                                </a:lnTo>
                                <a:lnTo>
                                  <a:pt x="1238" y="123"/>
                                </a:lnTo>
                                <a:lnTo>
                                  <a:pt x="1240" y="124"/>
                                </a:lnTo>
                                <a:lnTo>
                                  <a:pt x="1244" y="125"/>
                                </a:lnTo>
                                <a:lnTo>
                                  <a:pt x="1249" y="126"/>
                                </a:lnTo>
                                <a:lnTo>
                                  <a:pt x="1255" y="127"/>
                                </a:lnTo>
                                <a:lnTo>
                                  <a:pt x="1262" y="127"/>
                                </a:lnTo>
                                <a:lnTo>
                                  <a:pt x="1266" y="126"/>
                                </a:lnTo>
                                <a:lnTo>
                                  <a:pt x="1274" y="124"/>
                                </a:lnTo>
                                <a:lnTo>
                                  <a:pt x="1278" y="122"/>
                                </a:lnTo>
                                <a:lnTo>
                                  <a:pt x="1280" y="120"/>
                                </a:lnTo>
                                <a:lnTo>
                                  <a:pt x="1283" y="118"/>
                                </a:lnTo>
                                <a:lnTo>
                                  <a:pt x="1286" y="115"/>
                                </a:lnTo>
                                <a:lnTo>
                                  <a:pt x="1255" y="115"/>
                                </a:lnTo>
                                <a:lnTo>
                                  <a:pt x="1252" y="115"/>
                                </a:lnTo>
                                <a:lnTo>
                                  <a:pt x="1246" y="113"/>
                                </a:lnTo>
                                <a:lnTo>
                                  <a:pt x="1242" y="111"/>
                                </a:lnTo>
                                <a:lnTo>
                                  <a:pt x="1240" y="110"/>
                                </a:lnTo>
                                <a:lnTo>
                                  <a:pt x="1237" y="108"/>
                                </a:lnTo>
                                <a:lnTo>
                                  <a:pt x="1236" y="107"/>
                                </a:lnTo>
                                <a:lnTo>
                                  <a:pt x="1235" y="107"/>
                                </a:lnTo>
                                <a:close/>
                                <a:moveTo>
                                  <a:pt x="1266" y="38"/>
                                </a:moveTo>
                                <a:lnTo>
                                  <a:pt x="1258" y="38"/>
                                </a:lnTo>
                                <a:lnTo>
                                  <a:pt x="1254" y="38"/>
                                </a:lnTo>
                                <a:lnTo>
                                  <a:pt x="1251" y="40"/>
                                </a:lnTo>
                                <a:lnTo>
                                  <a:pt x="1247" y="41"/>
                                </a:lnTo>
                                <a:lnTo>
                                  <a:pt x="1244" y="43"/>
                                </a:lnTo>
                                <a:lnTo>
                                  <a:pt x="1241" y="45"/>
                                </a:lnTo>
                                <a:lnTo>
                                  <a:pt x="1239" y="47"/>
                                </a:lnTo>
                                <a:lnTo>
                                  <a:pt x="1237" y="50"/>
                                </a:lnTo>
                                <a:lnTo>
                                  <a:pt x="1236" y="53"/>
                                </a:lnTo>
                                <a:lnTo>
                                  <a:pt x="1235" y="56"/>
                                </a:lnTo>
                                <a:lnTo>
                                  <a:pt x="1234" y="59"/>
                                </a:lnTo>
                                <a:lnTo>
                                  <a:pt x="1234" y="65"/>
                                </a:lnTo>
                                <a:lnTo>
                                  <a:pt x="1235" y="68"/>
                                </a:lnTo>
                                <a:lnTo>
                                  <a:pt x="1236" y="71"/>
                                </a:lnTo>
                                <a:lnTo>
                                  <a:pt x="1237" y="74"/>
                                </a:lnTo>
                                <a:lnTo>
                                  <a:pt x="1238" y="76"/>
                                </a:lnTo>
                                <a:lnTo>
                                  <a:pt x="1242" y="80"/>
                                </a:lnTo>
                                <a:lnTo>
                                  <a:pt x="1244" y="81"/>
                                </a:lnTo>
                                <a:lnTo>
                                  <a:pt x="1249" y="84"/>
                                </a:lnTo>
                                <a:lnTo>
                                  <a:pt x="1252" y="85"/>
                                </a:lnTo>
                                <a:lnTo>
                                  <a:pt x="1254" y="86"/>
                                </a:lnTo>
                                <a:lnTo>
                                  <a:pt x="1257" y="87"/>
                                </a:lnTo>
                                <a:lnTo>
                                  <a:pt x="1259" y="88"/>
                                </a:lnTo>
                                <a:lnTo>
                                  <a:pt x="1262" y="89"/>
                                </a:lnTo>
                                <a:lnTo>
                                  <a:pt x="1266" y="91"/>
                                </a:lnTo>
                                <a:lnTo>
                                  <a:pt x="1270" y="93"/>
                                </a:lnTo>
                                <a:lnTo>
                                  <a:pt x="1272" y="95"/>
                                </a:lnTo>
                                <a:lnTo>
                                  <a:pt x="1273" y="96"/>
                                </a:lnTo>
                                <a:lnTo>
                                  <a:pt x="1274" y="98"/>
                                </a:lnTo>
                                <a:lnTo>
                                  <a:pt x="1275" y="100"/>
                                </a:lnTo>
                                <a:lnTo>
                                  <a:pt x="1275" y="104"/>
                                </a:lnTo>
                                <a:lnTo>
                                  <a:pt x="1274" y="106"/>
                                </a:lnTo>
                                <a:lnTo>
                                  <a:pt x="1273" y="108"/>
                                </a:lnTo>
                                <a:lnTo>
                                  <a:pt x="1273" y="109"/>
                                </a:lnTo>
                                <a:lnTo>
                                  <a:pt x="1272" y="111"/>
                                </a:lnTo>
                                <a:lnTo>
                                  <a:pt x="1270" y="112"/>
                                </a:lnTo>
                                <a:lnTo>
                                  <a:pt x="1269" y="113"/>
                                </a:lnTo>
                                <a:lnTo>
                                  <a:pt x="1267" y="114"/>
                                </a:lnTo>
                                <a:lnTo>
                                  <a:pt x="1265" y="114"/>
                                </a:lnTo>
                                <a:lnTo>
                                  <a:pt x="1263" y="115"/>
                                </a:lnTo>
                                <a:lnTo>
                                  <a:pt x="1260" y="115"/>
                                </a:lnTo>
                                <a:lnTo>
                                  <a:pt x="1286" y="115"/>
                                </a:lnTo>
                                <a:lnTo>
                                  <a:pt x="1288" y="109"/>
                                </a:lnTo>
                                <a:lnTo>
                                  <a:pt x="1289" y="105"/>
                                </a:lnTo>
                                <a:lnTo>
                                  <a:pt x="1289" y="97"/>
                                </a:lnTo>
                                <a:lnTo>
                                  <a:pt x="1289" y="94"/>
                                </a:lnTo>
                                <a:lnTo>
                                  <a:pt x="1288" y="92"/>
                                </a:lnTo>
                                <a:lnTo>
                                  <a:pt x="1286" y="89"/>
                                </a:lnTo>
                                <a:lnTo>
                                  <a:pt x="1285" y="87"/>
                                </a:lnTo>
                                <a:lnTo>
                                  <a:pt x="1283" y="85"/>
                                </a:lnTo>
                                <a:lnTo>
                                  <a:pt x="1281" y="84"/>
                                </a:lnTo>
                                <a:lnTo>
                                  <a:pt x="1279" y="82"/>
                                </a:lnTo>
                                <a:lnTo>
                                  <a:pt x="1274" y="79"/>
                                </a:lnTo>
                                <a:lnTo>
                                  <a:pt x="1271" y="78"/>
                                </a:lnTo>
                                <a:lnTo>
                                  <a:pt x="1269" y="77"/>
                                </a:lnTo>
                                <a:lnTo>
                                  <a:pt x="1266" y="76"/>
                                </a:lnTo>
                                <a:lnTo>
                                  <a:pt x="1264" y="75"/>
                                </a:lnTo>
                                <a:lnTo>
                                  <a:pt x="1261" y="74"/>
                                </a:lnTo>
                                <a:lnTo>
                                  <a:pt x="1259" y="73"/>
                                </a:lnTo>
                                <a:lnTo>
                                  <a:pt x="1255" y="71"/>
                                </a:lnTo>
                                <a:lnTo>
                                  <a:pt x="1253" y="70"/>
                                </a:lnTo>
                                <a:lnTo>
                                  <a:pt x="1251" y="68"/>
                                </a:lnTo>
                                <a:lnTo>
                                  <a:pt x="1249" y="65"/>
                                </a:lnTo>
                                <a:lnTo>
                                  <a:pt x="1248" y="63"/>
                                </a:lnTo>
                                <a:lnTo>
                                  <a:pt x="1248" y="59"/>
                                </a:lnTo>
                                <a:lnTo>
                                  <a:pt x="1249" y="58"/>
                                </a:lnTo>
                                <a:lnTo>
                                  <a:pt x="1250" y="55"/>
                                </a:lnTo>
                                <a:lnTo>
                                  <a:pt x="1251" y="53"/>
                                </a:lnTo>
                                <a:lnTo>
                                  <a:pt x="1252" y="53"/>
                                </a:lnTo>
                                <a:lnTo>
                                  <a:pt x="1253" y="51"/>
                                </a:lnTo>
                                <a:lnTo>
                                  <a:pt x="1258" y="50"/>
                                </a:lnTo>
                                <a:lnTo>
                                  <a:pt x="1261" y="49"/>
                                </a:lnTo>
                                <a:lnTo>
                                  <a:pt x="1285" y="49"/>
                                </a:lnTo>
                                <a:lnTo>
                                  <a:pt x="1285" y="48"/>
                                </a:lnTo>
                                <a:lnTo>
                                  <a:pt x="1285" y="47"/>
                                </a:lnTo>
                                <a:lnTo>
                                  <a:pt x="1285" y="46"/>
                                </a:lnTo>
                                <a:lnTo>
                                  <a:pt x="1285" y="45"/>
                                </a:lnTo>
                                <a:lnTo>
                                  <a:pt x="1284" y="44"/>
                                </a:lnTo>
                                <a:lnTo>
                                  <a:pt x="1283" y="42"/>
                                </a:lnTo>
                                <a:lnTo>
                                  <a:pt x="1279" y="41"/>
                                </a:lnTo>
                                <a:lnTo>
                                  <a:pt x="1277" y="40"/>
                                </a:lnTo>
                                <a:lnTo>
                                  <a:pt x="1276" y="40"/>
                                </a:lnTo>
                                <a:lnTo>
                                  <a:pt x="1274" y="39"/>
                                </a:lnTo>
                                <a:lnTo>
                                  <a:pt x="1272" y="39"/>
                                </a:lnTo>
                                <a:lnTo>
                                  <a:pt x="1270" y="38"/>
                                </a:lnTo>
                                <a:lnTo>
                                  <a:pt x="1268" y="38"/>
                                </a:lnTo>
                                <a:lnTo>
                                  <a:pt x="1266" y="38"/>
                                </a:lnTo>
                                <a:close/>
                                <a:moveTo>
                                  <a:pt x="1285" y="49"/>
                                </a:moveTo>
                                <a:lnTo>
                                  <a:pt x="1266" y="49"/>
                                </a:lnTo>
                                <a:lnTo>
                                  <a:pt x="1269" y="50"/>
                                </a:lnTo>
                                <a:lnTo>
                                  <a:pt x="1271" y="50"/>
                                </a:lnTo>
                                <a:lnTo>
                                  <a:pt x="1273" y="51"/>
                                </a:lnTo>
                                <a:lnTo>
                                  <a:pt x="1275" y="52"/>
                                </a:lnTo>
                                <a:lnTo>
                                  <a:pt x="1277" y="52"/>
                                </a:lnTo>
                                <a:lnTo>
                                  <a:pt x="1278" y="53"/>
                                </a:lnTo>
                                <a:lnTo>
                                  <a:pt x="1280" y="54"/>
                                </a:lnTo>
                                <a:lnTo>
                                  <a:pt x="1282" y="55"/>
                                </a:lnTo>
                                <a:lnTo>
                                  <a:pt x="1282" y="56"/>
                                </a:lnTo>
                                <a:lnTo>
                                  <a:pt x="1283" y="56"/>
                                </a:lnTo>
                                <a:lnTo>
                                  <a:pt x="1283" y="55"/>
                                </a:lnTo>
                                <a:lnTo>
                                  <a:pt x="1284" y="55"/>
                                </a:lnTo>
                                <a:lnTo>
                                  <a:pt x="1285" y="54"/>
                                </a:lnTo>
                                <a:lnTo>
                                  <a:pt x="1285" y="53"/>
                                </a:lnTo>
                                <a:lnTo>
                                  <a:pt x="1285" y="52"/>
                                </a:lnTo>
                                <a:lnTo>
                                  <a:pt x="1285" y="51"/>
                                </a:lnTo>
                                <a:lnTo>
                                  <a:pt x="1285"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Line 365"/>
                        <wps:cNvCnPr/>
                        <wps:spPr bwMode="auto">
                          <a:xfrm>
                            <a:off x="732" y="740"/>
                            <a:ext cx="1293" cy="0"/>
                          </a:xfrm>
                          <a:prstGeom prst="line">
                            <a:avLst/>
                          </a:prstGeom>
                          <a:noFill/>
                          <a:ln w="103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9" name="Freeform 364"/>
                        <wps:cNvSpPr>
                          <a:spLocks/>
                        </wps:cNvSpPr>
                        <wps:spPr bwMode="auto">
                          <a:xfrm>
                            <a:off x="666" y="696"/>
                            <a:ext cx="87" cy="88"/>
                          </a:xfrm>
                          <a:custGeom>
                            <a:avLst/>
                            <a:gdLst>
                              <a:gd name="T0" fmla="+- 0 753 666"/>
                              <a:gd name="T1" fmla="*/ T0 w 87"/>
                              <a:gd name="T2" fmla="+- 0 696 696"/>
                              <a:gd name="T3" fmla="*/ 696 h 88"/>
                              <a:gd name="T4" fmla="+- 0 666 666"/>
                              <a:gd name="T5" fmla="*/ T4 w 87"/>
                              <a:gd name="T6" fmla="+- 0 740 696"/>
                              <a:gd name="T7" fmla="*/ 740 h 88"/>
                              <a:gd name="T8" fmla="+- 0 753 666"/>
                              <a:gd name="T9" fmla="*/ T8 w 87"/>
                              <a:gd name="T10" fmla="+- 0 784 696"/>
                              <a:gd name="T11" fmla="*/ 784 h 88"/>
                              <a:gd name="T12" fmla="+- 0 745 666"/>
                              <a:gd name="T13" fmla="*/ T12 w 87"/>
                              <a:gd name="T14" fmla="+- 0 762 696"/>
                              <a:gd name="T15" fmla="*/ 762 h 88"/>
                              <a:gd name="T16" fmla="+- 0 743 666"/>
                              <a:gd name="T17" fmla="*/ T16 w 87"/>
                              <a:gd name="T18" fmla="+- 0 740 696"/>
                              <a:gd name="T19" fmla="*/ 740 h 88"/>
                              <a:gd name="T20" fmla="+- 0 745 666"/>
                              <a:gd name="T21" fmla="*/ T20 w 87"/>
                              <a:gd name="T22" fmla="+- 0 718 696"/>
                              <a:gd name="T23" fmla="*/ 718 h 88"/>
                              <a:gd name="T24" fmla="+- 0 753 666"/>
                              <a:gd name="T25" fmla="*/ T24 w 87"/>
                              <a:gd name="T26" fmla="+- 0 696 696"/>
                              <a:gd name="T27" fmla="*/ 696 h 88"/>
                            </a:gdLst>
                            <a:ahLst/>
                            <a:cxnLst>
                              <a:cxn ang="0">
                                <a:pos x="T1" y="T3"/>
                              </a:cxn>
                              <a:cxn ang="0">
                                <a:pos x="T5" y="T7"/>
                              </a:cxn>
                              <a:cxn ang="0">
                                <a:pos x="T9" y="T11"/>
                              </a:cxn>
                              <a:cxn ang="0">
                                <a:pos x="T13" y="T15"/>
                              </a:cxn>
                              <a:cxn ang="0">
                                <a:pos x="T17" y="T19"/>
                              </a:cxn>
                              <a:cxn ang="0">
                                <a:pos x="T21" y="T23"/>
                              </a:cxn>
                              <a:cxn ang="0">
                                <a:pos x="T25" y="T27"/>
                              </a:cxn>
                            </a:cxnLst>
                            <a:rect l="0" t="0" r="r" b="b"/>
                            <a:pathLst>
                              <a:path w="87" h="88">
                                <a:moveTo>
                                  <a:pt x="87" y="0"/>
                                </a:moveTo>
                                <a:lnTo>
                                  <a:pt x="0" y="44"/>
                                </a:lnTo>
                                <a:lnTo>
                                  <a:pt x="87" y="88"/>
                                </a:lnTo>
                                <a:lnTo>
                                  <a:pt x="79" y="66"/>
                                </a:lnTo>
                                <a:lnTo>
                                  <a:pt x="77" y="44"/>
                                </a:lnTo>
                                <a:lnTo>
                                  <a:pt x="79" y="22"/>
                                </a:lnTo>
                                <a:lnTo>
                                  <a:pt x="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363"/>
                        <wps:cNvSpPr>
                          <a:spLocks/>
                        </wps:cNvSpPr>
                        <wps:spPr bwMode="auto">
                          <a:xfrm>
                            <a:off x="2004" y="696"/>
                            <a:ext cx="87" cy="88"/>
                          </a:xfrm>
                          <a:custGeom>
                            <a:avLst/>
                            <a:gdLst>
                              <a:gd name="T0" fmla="+- 0 2004 2004"/>
                              <a:gd name="T1" fmla="*/ T0 w 87"/>
                              <a:gd name="T2" fmla="+- 0 696 696"/>
                              <a:gd name="T3" fmla="*/ 696 h 88"/>
                              <a:gd name="T4" fmla="+- 0 2012 2004"/>
                              <a:gd name="T5" fmla="*/ T4 w 87"/>
                              <a:gd name="T6" fmla="+- 0 718 696"/>
                              <a:gd name="T7" fmla="*/ 718 h 88"/>
                              <a:gd name="T8" fmla="+- 0 2014 2004"/>
                              <a:gd name="T9" fmla="*/ T8 w 87"/>
                              <a:gd name="T10" fmla="+- 0 740 696"/>
                              <a:gd name="T11" fmla="*/ 740 h 88"/>
                              <a:gd name="T12" fmla="+- 0 2012 2004"/>
                              <a:gd name="T13" fmla="*/ T12 w 87"/>
                              <a:gd name="T14" fmla="+- 0 762 696"/>
                              <a:gd name="T15" fmla="*/ 762 h 88"/>
                              <a:gd name="T16" fmla="+- 0 2004 2004"/>
                              <a:gd name="T17" fmla="*/ T16 w 87"/>
                              <a:gd name="T18" fmla="+- 0 784 696"/>
                              <a:gd name="T19" fmla="*/ 784 h 88"/>
                              <a:gd name="T20" fmla="+- 0 2091 2004"/>
                              <a:gd name="T21" fmla="*/ T20 w 87"/>
                              <a:gd name="T22" fmla="+- 0 740 696"/>
                              <a:gd name="T23" fmla="*/ 740 h 88"/>
                              <a:gd name="T24" fmla="+- 0 2004 2004"/>
                              <a:gd name="T25" fmla="*/ T24 w 87"/>
                              <a:gd name="T26" fmla="+- 0 696 696"/>
                              <a:gd name="T27" fmla="*/ 696 h 88"/>
                            </a:gdLst>
                            <a:ahLst/>
                            <a:cxnLst>
                              <a:cxn ang="0">
                                <a:pos x="T1" y="T3"/>
                              </a:cxn>
                              <a:cxn ang="0">
                                <a:pos x="T5" y="T7"/>
                              </a:cxn>
                              <a:cxn ang="0">
                                <a:pos x="T9" y="T11"/>
                              </a:cxn>
                              <a:cxn ang="0">
                                <a:pos x="T13" y="T15"/>
                              </a:cxn>
                              <a:cxn ang="0">
                                <a:pos x="T17" y="T19"/>
                              </a:cxn>
                              <a:cxn ang="0">
                                <a:pos x="T21" y="T23"/>
                              </a:cxn>
                              <a:cxn ang="0">
                                <a:pos x="T25" y="T27"/>
                              </a:cxn>
                            </a:cxnLst>
                            <a:rect l="0" t="0" r="r" b="b"/>
                            <a:pathLst>
                              <a:path w="87" h="88">
                                <a:moveTo>
                                  <a:pt x="0" y="0"/>
                                </a:moveTo>
                                <a:lnTo>
                                  <a:pt x="8" y="22"/>
                                </a:lnTo>
                                <a:lnTo>
                                  <a:pt x="10" y="44"/>
                                </a:lnTo>
                                <a:lnTo>
                                  <a:pt x="8" y="66"/>
                                </a:lnTo>
                                <a:lnTo>
                                  <a:pt x="0" y="88"/>
                                </a:lnTo>
                                <a:lnTo>
                                  <a:pt x="87" y="4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Line 362"/>
                        <wps:cNvCnPr/>
                        <wps:spPr bwMode="auto">
                          <a:xfrm>
                            <a:off x="74" y="740"/>
                            <a:ext cx="526" cy="0"/>
                          </a:xfrm>
                          <a:prstGeom prst="line">
                            <a:avLst/>
                          </a:prstGeom>
                          <a:noFill/>
                          <a:ln w="103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 name="Freeform 361"/>
                        <wps:cNvSpPr>
                          <a:spLocks/>
                        </wps:cNvSpPr>
                        <wps:spPr bwMode="auto">
                          <a:xfrm>
                            <a:off x="9" y="696"/>
                            <a:ext cx="88" cy="88"/>
                          </a:xfrm>
                          <a:custGeom>
                            <a:avLst/>
                            <a:gdLst>
                              <a:gd name="T0" fmla="+- 0 96 9"/>
                              <a:gd name="T1" fmla="*/ T0 w 88"/>
                              <a:gd name="T2" fmla="+- 0 696 696"/>
                              <a:gd name="T3" fmla="*/ 696 h 88"/>
                              <a:gd name="T4" fmla="+- 0 9 9"/>
                              <a:gd name="T5" fmla="*/ T4 w 88"/>
                              <a:gd name="T6" fmla="+- 0 740 696"/>
                              <a:gd name="T7" fmla="*/ 740 h 88"/>
                              <a:gd name="T8" fmla="+- 0 96 9"/>
                              <a:gd name="T9" fmla="*/ T8 w 88"/>
                              <a:gd name="T10" fmla="+- 0 784 696"/>
                              <a:gd name="T11" fmla="*/ 784 h 88"/>
                              <a:gd name="T12" fmla="+- 0 88 9"/>
                              <a:gd name="T13" fmla="*/ T12 w 88"/>
                              <a:gd name="T14" fmla="+- 0 762 696"/>
                              <a:gd name="T15" fmla="*/ 762 h 88"/>
                              <a:gd name="T16" fmla="+- 0 85 9"/>
                              <a:gd name="T17" fmla="*/ T16 w 88"/>
                              <a:gd name="T18" fmla="+- 0 740 696"/>
                              <a:gd name="T19" fmla="*/ 740 h 88"/>
                              <a:gd name="T20" fmla="+- 0 88 9"/>
                              <a:gd name="T21" fmla="*/ T20 w 88"/>
                              <a:gd name="T22" fmla="+- 0 718 696"/>
                              <a:gd name="T23" fmla="*/ 718 h 88"/>
                              <a:gd name="T24" fmla="+- 0 96 9"/>
                              <a:gd name="T25" fmla="*/ T24 w 88"/>
                              <a:gd name="T26" fmla="+- 0 696 696"/>
                              <a:gd name="T27" fmla="*/ 696 h 88"/>
                            </a:gdLst>
                            <a:ahLst/>
                            <a:cxnLst>
                              <a:cxn ang="0">
                                <a:pos x="T1" y="T3"/>
                              </a:cxn>
                              <a:cxn ang="0">
                                <a:pos x="T5" y="T7"/>
                              </a:cxn>
                              <a:cxn ang="0">
                                <a:pos x="T9" y="T11"/>
                              </a:cxn>
                              <a:cxn ang="0">
                                <a:pos x="T13" y="T15"/>
                              </a:cxn>
                              <a:cxn ang="0">
                                <a:pos x="T17" y="T19"/>
                              </a:cxn>
                              <a:cxn ang="0">
                                <a:pos x="T21" y="T23"/>
                              </a:cxn>
                              <a:cxn ang="0">
                                <a:pos x="T25" y="T27"/>
                              </a:cxn>
                            </a:cxnLst>
                            <a:rect l="0" t="0" r="r" b="b"/>
                            <a:pathLst>
                              <a:path w="88" h="88">
                                <a:moveTo>
                                  <a:pt x="87" y="0"/>
                                </a:moveTo>
                                <a:lnTo>
                                  <a:pt x="0" y="44"/>
                                </a:lnTo>
                                <a:lnTo>
                                  <a:pt x="87" y="88"/>
                                </a:lnTo>
                                <a:lnTo>
                                  <a:pt x="79" y="66"/>
                                </a:lnTo>
                                <a:lnTo>
                                  <a:pt x="76" y="44"/>
                                </a:lnTo>
                                <a:lnTo>
                                  <a:pt x="79" y="22"/>
                                </a:lnTo>
                                <a:lnTo>
                                  <a:pt x="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Freeform 360"/>
                        <wps:cNvSpPr>
                          <a:spLocks/>
                        </wps:cNvSpPr>
                        <wps:spPr bwMode="auto">
                          <a:xfrm>
                            <a:off x="579" y="696"/>
                            <a:ext cx="88" cy="88"/>
                          </a:xfrm>
                          <a:custGeom>
                            <a:avLst/>
                            <a:gdLst>
                              <a:gd name="T0" fmla="+- 0 579 579"/>
                              <a:gd name="T1" fmla="*/ T0 w 88"/>
                              <a:gd name="T2" fmla="+- 0 696 696"/>
                              <a:gd name="T3" fmla="*/ 696 h 88"/>
                              <a:gd name="T4" fmla="+- 0 587 579"/>
                              <a:gd name="T5" fmla="*/ T4 w 88"/>
                              <a:gd name="T6" fmla="+- 0 718 696"/>
                              <a:gd name="T7" fmla="*/ 718 h 88"/>
                              <a:gd name="T8" fmla="+- 0 589 579"/>
                              <a:gd name="T9" fmla="*/ T8 w 88"/>
                              <a:gd name="T10" fmla="+- 0 740 696"/>
                              <a:gd name="T11" fmla="*/ 740 h 88"/>
                              <a:gd name="T12" fmla="+- 0 587 579"/>
                              <a:gd name="T13" fmla="*/ T12 w 88"/>
                              <a:gd name="T14" fmla="+- 0 762 696"/>
                              <a:gd name="T15" fmla="*/ 762 h 88"/>
                              <a:gd name="T16" fmla="+- 0 579 579"/>
                              <a:gd name="T17" fmla="*/ T16 w 88"/>
                              <a:gd name="T18" fmla="+- 0 784 696"/>
                              <a:gd name="T19" fmla="*/ 784 h 88"/>
                              <a:gd name="T20" fmla="+- 0 666 579"/>
                              <a:gd name="T21" fmla="*/ T20 w 88"/>
                              <a:gd name="T22" fmla="+- 0 740 696"/>
                              <a:gd name="T23" fmla="*/ 740 h 88"/>
                              <a:gd name="T24" fmla="+- 0 579 579"/>
                              <a:gd name="T25" fmla="*/ T24 w 88"/>
                              <a:gd name="T26" fmla="+- 0 696 696"/>
                              <a:gd name="T27" fmla="*/ 696 h 88"/>
                            </a:gdLst>
                            <a:ahLst/>
                            <a:cxnLst>
                              <a:cxn ang="0">
                                <a:pos x="T1" y="T3"/>
                              </a:cxn>
                              <a:cxn ang="0">
                                <a:pos x="T5" y="T7"/>
                              </a:cxn>
                              <a:cxn ang="0">
                                <a:pos x="T9" y="T11"/>
                              </a:cxn>
                              <a:cxn ang="0">
                                <a:pos x="T13" y="T15"/>
                              </a:cxn>
                              <a:cxn ang="0">
                                <a:pos x="T17" y="T19"/>
                              </a:cxn>
                              <a:cxn ang="0">
                                <a:pos x="T21" y="T23"/>
                              </a:cxn>
                              <a:cxn ang="0">
                                <a:pos x="T25" y="T27"/>
                              </a:cxn>
                            </a:cxnLst>
                            <a:rect l="0" t="0" r="r" b="b"/>
                            <a:pathLst>
                              <a:path w="88" h="88">
                                <a:moveTo>
                                  <a:pt x="0" y="0"/>
                                </a:moveTo>
                                <a:lnTo>
                                  <a:pt x="8" y="22"/>
                                </a:lnTo>
                                <a:lnTo>
                                  <a:pt x="10" y="44"/>
                                </a:lnTo>
                                <a:lnTo>
                                  <a:pt x="8" y="66"/>
                                </a:lnTo>
                                <a:lnTo>
                                  <a:pt x="0" y="88"/>
                                </a:lnTo>
                                <a:lnTo>
                                  <a:pt x="87" y="4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AutoShape 359"/>
                        <wps:cNvSpPr>
                          <a:spLocks/>
                        </wps:cNvSpPr>
                        <wps:spPr bwMode="auto">
                          <a:xfrm>
                            <a:off x="116" y="512"/>
                            <a:ext cx="89" cy="125"/>
                          </a:xfrm>
                          <a:custGeom>
                            <a:avLst/>
                            <a:gdLst>
                              <a:gd name="T0" fmla="+- 0 176 116"/>
                              <a:gd name="T1" fmla="*/ T0 w 89"/>
                              <a:gd name="T2" fmla="+- 0 636 512"/>
                              <a:gd name="T3" fmla="*/ 636 h 125"/>
                              <a:gd name="T4" fmla="+- 0 180 116"/>
                              <a:gd name="T5" fmla="*/ T4 w 89"/>
                              <a:gd name="T6" fmla="+- 0 636 512"/>
                              <a:gd name="T7" fmla="*/ 636 h 125"/>
                              <a:gd name="T8" fmla="+- 0 187 116"/>
                              <a:gd name="T9" fmla="*/ T8 w 89"/>
                              <a:gd name="T10" fmla="+- 0 608 512"/>
                              <a:gd name="T11" fmla="*/ 608 h 125"/>
                              <a:gd name="T12" fmla="+- 0 170 116"/>
                              <a:gd name="T13" fmla="*/ T12 w 89"/>
                              <a:gd name="T14" fmla="+- 0 634 512"/>
                              <a:gd name="T15" fmla="*/ 634 h 125"/>
                              <a:gd name="T16" fmla="+- 0 171 116"/>
                              <a:gd name="T17" fmla="*/ T16 w 89"/>
                              <a:gd name="T18" fmla="+- 0 635 512"/>
                              <a:gd name="T19" fmla="*/ 635 h 125"/>
                              <a:gd name="T20" fmla="+- 0 173 116"/>
                              <a:gd name="T21" fmla="*/ T20 w 89"/>
                              <a:gd name="T22" fmla="+- 0 636 512"/>
                              <a:gd name="T23" fmla="*/ 636 h 125"/>
                              <a:gd name="T24" fmla="+- 0 184 116"/>
                              <a:gd name="T25" fmla="*/ T24 w 89"/>
                              <a:gd name="T26" fmla="+- 0 636 512"/>
                              <a:gd name="T27" fmla="*/ 636 h 125"/>
                              <a:gd name="T28" fmla="+- 0 185 116"/>
                              <a:gd name="T29" fmla="*/ T28 w 89"/>
                              <a:gd name="T30" fmla="+- 0 636 512"/>
                              <a:gd name="T31" fmla="*/ 636 h 125"/>
                              <a:gd name="T32" fmla="+- 0 187 116"/>
                              <a:gd name="T33" fmla="*/ T32 w 89"/>
                              <a:gd name="T34" fmla="+- 0 634 512"/>
                              <a:gd name="T35" fmla="*/ 634 h 125"/>
                              <a:gd name="T36" fmla="+- 0 182 116"/>
                              <a:gd name="T37" fmla="*/ T36 w 89"/>
                              <a:gd name="T38" fmla="+- 0 512 512"/>
                              <a:gd name="T39" fmla="*/ 512 h 125"/>
                              <a:gd name="T40" fmla="+- 0 166 116"/>
                              <a:gd name="T41" fmla="*/ T40 w 89"/>
                              <a:gd name="T42" fmla="+- 0 513 512"/>
                              <a:gd name="T43" fmla="*/ 513 h 125"/>
                              <a:gd name="T44" fmla="+- 0 163 116"/>
                              <a:gd name="T45" fmla="*/ T44 w 89"/>
                              <a:gd name="T46" fmla="+- 0 514 512"/>
                              <a:gd name="T47" fmla="*/ 514 h 125"/>
                              <a:gd name="T48" fmla="+- 0 162 116"/>
                              <a:gd name="T49" fmla="*/ T48 w 89"/>
                              <a:gd name="T50" fmla="+- 0 515 512"/>
                              <a:gd name="T51" fmla="*/ 515 h 125"/>
                              <a:gd name="T52" fmla="+- 0 117 116"/>
                              <a:gd name="T53" fmla="*/ T52 w 89"/>
                              <a:gd name="T54" fmla="+- 0 592 512"/>
                              <a:gd name="T55" fmla="*/ 592 h 125"/>
                              <a:gd name="T56" fmla="+- 0 117 116"/>
                              <a:gd name="T57" fmla="*/ T56 w 89"/>
                              <a:gd name="T58" fmla="+- 0 593 512"/>
                              <a:gd name="T59" fmla="*/ 593 h 125"/>
                              <a:gd name="T60" fmla="+- 0 116 116"/>
                              <a:gd name="T61" fmla="*/ T60 w 89"/>
                              <a:gd name="T62" fmla="+- 0 595 512"/>
                              <a:gd name="T63" fmla="*/ 595 h 125"/>
                              <a:gd name="T64" fmla="+- 0 116 116"/>
                              <a:gd name="T65" fmla="*/ T64 w 89"/>
                              <a:gd name="T66" fmla="+- 0 597 512"/>
                              <a:gd name="T67" fmla="*/ 597 h 125"/>
                              <a:gd name="T68" fmla="+- 0 116 116"/>
                              <a:gd name="T69" fmla="*/ T68 w 89"/>
                              <a:gd name="T70" fmla="+- 0 602 512"/>
                              <a:gd name="T71" fmla="*/ 602 h 125"/>
                              <a:gd name="T72" fmla="+- 0 116 116"/>
                              <a:gd name="T73" fmla="*/ T72 w 89"/>
                              <a:gd name="T74" fmla="+- 0 604 512"/>
                              <a:gd name="T75" fmla="*/ 604 h 125"/>
                              <a:gd name="T76" fmla="+- 0 117 116"/>
                              <a:gd name="T77" fmla="*/ T76 w 89"/>
                              <a:gd name="T78" fmla="+- 0 606 512"/>
                              <a:gd name="T79" fmla="*/ 606 h 125"/>
                              <a:gd name="T80" fmla="+- 0 117 116"/>
                              <a:gd name="T81" fmla="*/ T80 w 89"/>
                              <a:gd name="T82" fmla="+- 0 607 512"/>
                              <a:gd name="T83" fmla="*/ 607 h 125"/>
                              <a:gd name="T84" fmla="+- 0 119 116"/>
                              <a:gd name="T85" fmla="*/ T84 w 89"/>
                              <a:gd name="T86" fmla="+- 0 607 512"/>
                              <a:gd name="T87" fmla="*/ 607 h 125"/>
                              <a:gd name="T88" fmla="+- 0 202 116"/>
                              <a:gd name="T89" fmla="*/ T88 w 89"/>
                              <a:gd name="T90" fmla="+- 0 608 512"/>
                              <a:gd name="T91" fmla="*/ 608 h 125"/>
                              <a:gd name="T92" fmla="+- 0 204 116"/>
                              <a:gd name="T93" fmla="*/ T92 w 89"/>
                              <a:gd name="T94" fmla="+- 0 605 512"/>
                              <a:gd name="T95" fmla="*/ 605 h 125"/>
                              <a:gd name="T96" fmla="+- 0 204 116"/>
                              <a:gd name="T97" fmla="*/ T96 w 89"/>
                              <a:gd name="T98" fmla="+- 0 598 512"/>
                              <a:gd name="T99" fmla="*/ 598 h 125"/>
                              <a:gd name="T100" fmla="+- 0 203 116"/>
                              <a:gd name="T101" fmla="*/ T100 w 89"/>
                              <a:gd name="T102" fmla="+- 0 595 512"/>
                              <a:gd name="T103" fmla="*/ 595 h 125"/>
                              <a:gd name="T104" fmla="+- 0 131 116"/>
                              <a:gd name="T105" fmla="*/ T104 w 89"/>
                              <a:gd name="T106" fmla="+- 0 594 512"/>
                              <a:gd name="T107" fmla="*/ 594 h 125"/>
                              <a:gd name="T108" fmla="+- 0 187 116"/>
                              <a:gd name="T109" fmla="*/ T108 w 89"/>
                              <a:gd name="T110" fmla="+- 0 526 512"/>
                              <a:gd name="T111" fmla="*/ 526 h 125"/>
                              <a:gd name="T112" fmla="+- 0 186 116"/>
                              <a:gd name="T113" fmla="*/ T112 w 89"/>
                              <a:gd name="T114" fmla="+- 0 514 512"/>
                              <a:gd name="T115" fmla="*/ 514 h 125"/>
                              <a:gd name="T116" fmla="+- 0 184 116"/>
                              <a:gd name="T117" fmla="*/ T116 w 89"/>
                              <a:gd name="T118" fmla="+- 0 513 512"/>
                              <a:gd name="T119" fmla="*/ 513 h 125"/>
                              <a:gd name="T120" fmla="+- 0 182 116"/>
                              <a:gd name="T121" fmla="*/ T120 w 89"/>
                              <a:gd name="T122" fmla="+- 0 512 512"/>
                              <a:gd name="T123" fmla="*/ 512 h 125"/>
                              <a:gd name="T124" fmla="+- 0 170 116"/>
                              <a:gd name="T125" fmla="*/ T124 w 89"/>
                              <a:gd name="T126" fmla="+- 0 526 512"/>
                              <a:gd name="T127" fmla="*/ 526 h 125"/>
                              <a:gd name="T128" fmla="+- 0 187 116"/>
                              <a:gd name="T129" fmla="*/ T128 w 89"/>
                              <a:gd name="T130" fmla="+- 0 594 512"/>
                              <a:gd name="T131" fmla="*/ 594 h 125"/>
                              <a:gd name="T132" fmla="+- 0 178 116"/>
                              <a:gd name="T133" fmla="*/ T132 w 89"/>
                              <a:gd name="T134" fmla="+- 0 512 512"/>
                              <a:gd name="T135" fmla="*/ 512 h 125"/>
                              <a:gd name="T136" fmla="+- 0 168 116"/>
                              <a:gd name="T137" fmla="*/ T136 w 89"/>
                              <a:gd name="T138" fmla="+- 0 512 512"/>
                              <a:gd name="T139" fmla="*/ 512 h 125"/>
                              <a:gd name="T140" fmla="+- 0 178 116"/>
                              <a:gd name="T141" fmla="*/ T140 w 89"/>
                              <a:gd name="T142" fmla="+- 0 512 512"/>
                              <a:gd name="T143" fmla="*/ 512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9" h="125">
                                <a:moveTo>
                                  <a:pt x="65" y="124"/>
                                </a:moveTo>
                                <a:lnTo>
                                  <a:pt x="60" y="124"/>
                                </a:lnTo>
                                <a:lnTo>
                                  <a:pt x="61" y="124"/>
                                </a:lnTo>
                                <a:lnTo>
                                  <a:pt x="64" y="124"/>
                                </a:lnTo>
                                <a:lnTo>
                                  <a:pt x="65" y="124"/>
                                </a:lnTo>
                                <a:close/>
                                <a:moveTo>
                                  <a:pt x="71" y="96"/>
                                </a:moveTo>
                                <a:lnTo>
                                  <a:pt x="54" y="96"/>
                                </a:lnTo>
                                <a:lnTo>
                                  <a:pt x="54" y="122"/>
                                </a:lnTo>
                                <a:lnTo>
                                  <a:pt x="55" y="122"/>
                                </a:lnTo>
                                <a:lnTo>
                                  <a:pt x="55" y="123"/>
                                </a:lnTo>
                                <a:lnTo>
                                  <a:pt x="57" y="124"/>
                                </a:lnTo>
                                <a:lnTo>
                                  <a:pt x="58" y="124"/>
                                </a:lnTo>
                                <a:lnTo>
                                  <a:pt x="68" y="124"/>
                                </a:lnTo>
                                <a:lnTo>
                                  <a:pt x="69" y="124"/>
                                </a:lnTo>
                                <a:lnTo>
                                  <a:pt x="70" y="123"/>
                                </a:lnTo>
                                <a:lnTo>
                                  <a:pt x="71" y="122"/>
                                </a:lnTo>
                                <a:lnTo>
                                  <a:pt x="71" y="96"/>
                                </a:lnTo>
                                <a:close/>
                                <a:moveTo>
                                  <a:pt x="66" y="0"/>
                                </a:moveTo>
                                <a:lnTo>
                                  <a:pt x="51" y="0"/>
                                </a:lnTo>
                                <a:lnTo>
                                  <a:pt x="50" y="1"/>
                                </a:lnTo>
                                <a:lnTo>
                                  <a:pt x="49" y="1"/>
                                </a:lnTo>
                                <a:lnTo>
                                  <a:pt x="47" y="2"/>
                                </a:lnTo>
                                <a:lnTo>
                                  <a:pt x="46" y="2"/>
                                </a:lnTo>
                                <a:lnTo>
                                  <a:pt x="46" y="3"/>
                                </a:lnTo>
                                <a:lnTo>
                                  <a:pt x="2" y="78"/>
                                </a:lnTo>
                                <a:lnTo>
                                  <a:pt x="1" y="80"/>
                                </a:lnTo>
                                <a:lnTo>
                                  <a:pt x="1" y="81"/>
                                </a:lnTo>
                                <a:lnTo>
                                  <a:pt x="1" y="82"/>
                                </a:lnTo>
                                <a:lnTo>
                                  <a:pt x="0" y="83"/>
                                </a:lnTo>
                                <a:lnTo>
                                  <a:pt x="0" y="85"/>
                                </a:lnTo>
                                <a:lnTo>
                                  <a:pt x="0" y="86"/>
                                </a:lnTo>
                                <a:lnTo>
                                  <a:pt x="0" y="90"/>
                                </a:lnTo>
                                <a:lnTo>
                                  <a:pt x="0" y="91"/>
                                </a:lnTo>
                                <a:lnTo>
                                  <a:pt x="0" y="92"/>
                                </a:lnTo>
                                <a:lnTo>
                                  <a:pt x="0" y="93"/>
                                </a:lnTo>
                                <a:lnTo>
                                  <a:pt x="1" y="94"/>
                                </a:lnTo>
                                <a:lnTo>
                                  <a:pt x="1" y="95"/>
                                </a:lnTo>
                                <a:lnTo>
                                  <a:pt x="2" y="95"/>
                                </a:lnTo>
                                <a:lnTo>
                                  <a:pt x="3" y="95"/>
                                </a:lnTo>
                                <a:lnTo>
                                  <a:pt x="3" y="96"/>
                                </a:lnTo>
                                <a:lnTo>
                                  <a:pt x="86" y="96"/>
                                </a:lnTo>
                                <a:lnTo>
                                  <a:pt x="87" y="95"/>
                                </a:lnTo>
                                <a:lnTo>
                                  <a:pt x="88" y="93"/>
                                </a:lnTo>
                                <a:lnTo>
                                  <a:pt x="88" y="91"/>
                                </a:lnTo>
                                <a:lnTo>
                                  <a:pt x="88" y="86"/>
                                </a:lnTo>
                                <a:lnTo>
                                  <a:pt x="88" y="85"/>
                                </a:lnTo>
                                <a:lnTo>
                                  <a:pt x="87" y="83"/>
                                </a:lnTo>
                                <a:lnTo>
                                  <a:pt x="86" y="82"/>
                                </a:lnTo>
                                <a:lnTo>
                                  <a:pt x="15" y="82"/>
                                </a:lnTo>
                                <a:lnTo>
                                  <a:pt x="54" y="14"/>
                                </a:lnTo>
                                <a:lnTo>
                                  <a:pt x="71" y="14"/>
                                </a:lnTo>
                                <a:lnTo>
                                  <a:pt x="71" y="2"/>
                                </a:lnTo>
                                <a:lnTo>
                                  <a:pt x="70" y="2"/>
                                </a:lnTo>
                                <a:lnTo>
                                  <a:pt x="69" y="1"/>
                                </a:lnTo>
                                <a:lnTo>
                                  <a:pt x="68" y="1"/>
                                </a:lnTo>
                                <a:lnTo>
                                  <a:pt x="67" y="1"/>
                                </a:lnTo>
                                <a:lnTo>
                                  <a:pt x="66" y="0"/>
                                </a:lnTo>
                                <a:close/>
                                <a:moveTo>
                                  <a:pt x="71" y="14"/>
                                </a:moveTo>
                                <a:lnTo>
                                  <a:pt x="54" y="14"/>
                                </a:lnTo>
                                <a:lnTo>
                                  <a:pt x="54" y="82"/>
                                </a:lnTo>
                                <a:lnTo>
                                  <a:pt x="71" y="82"/>
                                </a:lnTo>
                                <a:lnTo>
                                  <a:pt x="71" y="14"/>
                                </a:lnTo>
                                <a:close/>
                                <a:moveTo>
                                  <a:pt x="62" y="0"/>
                                </a:moveTo>
                                <a:lnTo>
                                  <a:pt x="54" y="0"/>
                                </a:lnTo>
                                <a:lnTo>
                                  <a:pt x="52" y="0"/>
                                </a:lnTo>
                                <a:lnTo>
                                  <a:pt x="64" y="0"/>
                                </a:lnTo>
                                <a:lnTo>
                                  <a:pt x="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5" name="Picture 35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269" y="503"/>
                            <a:ext cx="267"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6" name="Rectangle 357"/>
                        <wps:cNvSpPr>
                          <a:spLocks noChangeArrowheads="1"/>
                        </wps:cNvSpPr>
                        <wps:spPr bwMode="auto">
                          <a:xfrm>
                            <a:off x="9" y="9"/>
                            <a:ext cx="658" cy="462"/>
                          </a:xfrm>
                          <a:prstGeom prst="rect">
                            <a:avLst/>
                          </a:prstGeom>
                          <a:noFill/>
                          <a:ln w="103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7" name="Picture 35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156" y="157"/>
                            <a:ext cx="373"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8" name="AutoShape 355"/>
                        <wps:cNvSpPr>
                          <a:spLocks/>
                        </wps:cNvSpPr>
                        <wps:spPr bwMode="auto">
                          <a:xfrm>
                            <a:off x="1208" y="523"/>
                            <a:ext cx="84" cy="128"/>
                          </a:xfrm>
                          <a:custGeom>
                            <a:avLst/>
                            <a:gdLst>
                              <a:gd name="T0" fmla="+- 0 1239 1208"/>
                              <a:gd name="T1" fmla="*/ T0 w 84"/>
                              <a:gd name="T2" fmla="+- 0 524 523"/>
                              <a:gd name="T3" fmla="*/ 524 h 128"/>
                              <a:gd name="T4" fmla="+- 0 1225 1208"/>
                              <a:gd name="T5" fmla="*/ T4 w 84"/>
                              <a:gd name="T6" fmla="+- 0 529 523"/>
                              <a:gd name="T7" fmla="*/ 529 h 128"/>
                              <a:gd name="T8" fmla="+- 0 1216 1208"/>
                              <a:gd name="T9" fmla="*/ T8 w 84"/>
                              <a:gd name="T10" fmla="+- 0 538 523"/>
                              <a:gd name="T11" fmla="*/ 538 h 128"/>
                              <a:gd name="T12" fmla="+- 0 1212 1208"/>
                              <a:gd name="T13" fmla="*/ T12 w 84"/>
                              <a:gd name="T14" fmla="+- 0 557 523"/>
                              <a:gd name="T15" fmla="*/ 557 h 128"/>
                              <a:gd name="T16" fmla="+- 0 1215 1208"/>
                              <a:gd name="T17" fmla="*/ T16 w 84"/>
                              <a:gd name="T18" fmla="+- 0 567 523"/>
                              <a:gd name="T19" fmla="*/ 567 h 128"/>
                              <a:gd name="T20" fmla="+- 0 1221 1208"/>
                              <a:gd name="T21" fmla="*/ T20 w 84"/>
                              <a:gd name="T22" fmla="+- 0 574 523"/>
                              <a:gd name="T23" fmla="*/ 574 h 128"/>
                              <a:gd name="T24" fmla="+- 0 1229 1208"/>
                              <a:gd name="T25" fmla="*/ T24 w 84"/>
                              <a:gd name="T26" fmla="+- 0 581 523"/>
                              <a:gd name="T27" fmla="*/ 581 h 128"/>
                              <a:gd name="T28" fmla="+- 0 1228 1208"/>
                              <a:gd name="T29" fmla="*/ T28 w 84"/>
                              <a:gd name="T30" fmla="+- 0 589 523"/>
                              <a:gd name="T31" fmla="*/ 589 h 128"/>
                              <a:gd name="T32" fmla="+- 0 1218 1208"/>
                              <a:gd name="T33" fmla="*/ T32 w 84"/>
                              <a:gd name="T34" fmla="+- 0 597 523"/>
                              <a:gd name="T35" fmla="*/ 597 h 128"/>
                              <a:gd name="T36" fmla="+- 0 1210 1208"/>
                              <a:gd name="T37" fmla="*/ T36 w 84"/>
                              <a:gd name="T38" fmla="+- 0 609 523"/>
                              <a:gd name="T39" fmla="*/ 609 h 128"/>
                              <a:gd name="T40" fmla="+- 0 1208 1208"/>
                              <a:gd name="T41" fmla="*/ T40 w 84"/>
                              <a:gd name="T42" fmla="+- 0 624 523"/>
                              <a:gd name="T43" fmla="*/ 624 h 128"/>
                              <a:gd name="T44" fmla="+- 0 1215 1208"/>
                              <a:gd name="T45" fmla="*/ T44 w 84"/>
                              <a:gd name="T46" fmla="+- 0 639 523"/>
                              <a:gd name="T47" fmla="*/ 639 h 128"/>
                              <a:gd name="T48" fmla="+- 0 1232 1208"/>
                              <a:gd name="T49" fmla="*/ T48 w 84"/>
                              <a:gd name="T50" fmla="+- 0 648 523"/>
                              <a:gd name="T51" fmla="*/ 648 h 128"/>
                              <a:gd name="T52" fmla="+- 0 1256 1208"/>
                              <a:gd name="T53" fmla="*/ T52 w 84"/>
                              <a:gd name="T54" fmla="+- 0 650 523"/>
                              <a:gd name="T55" fmla="*/ 650 h 128"/>
                              <a:gd name="T56" fmla="+- 0 1277 1208"/>
                              <a:gd name="T57" fmla="*/ T56 w 84"/>
                              <a:gd name="T58" fmla="+- 0 644 523"/>
                              <a:gd name="T59" fmla="*/ 644 h 128"/>
                              <a:gd name="T60" fmla="+- 0 1285 1208"/>
                              <a:gd name="T61" fmla="*/ T60 w 84"/>
                              <a:gd name="T62" fmla="+- 0 637 523"/>
                              <a:gd name="T63" fmla="*/ 637 h 128"/>
                              <a:gd name="T64" fmla="+- 0 1231 1208"/>
                              <a:gd name="T65" fmla="*/ T64 w 84"/>
                              <a:gd name="T66" fmla="+- 0 632 523"/>
                              <a:gd name="T67" fmla="*/ 632 h 128"/>
                              <a:gd name="T68" fmla="+- 0 1225 1208"/>
                              <a:gd name="T69" fmla="*/ T68 w 84"/>
                              <a:gd name="T70" fmla="+- 0 615 523"/>
                              <a:gd name="T71" fmla="*/ 615 h 128"/>
                              <a:gd name="T72" fmla="+- 0 1227 1208"/>
                              <a:gd name="T73" fmla="*/ T72 w 84"/>
                              <a:gd name="T74" fmla="+- 0 608 523"/>
                              <a:gd name="T75" fmla="*/ 608 h 128"/>
                              <a:gd name="T76" fmla="+- 0 1233 1208"/>
                              <a:gd name="T77" fmla="*/ T76 w 84"/>
                              <a:gd name="T78" fmla="+- 0 601 523"/>
                              <a:gd name="T79" fmla="*/ 601 h 128"/>
                              <a:gd name="T80" fmla="+- 0 1241 1208"/>
                              <a:gd name="T81" fmla="*/ T80 w 84"/>
                              <a:gd name="T82" fmla="+- 0 595 523"/>
                              <a:gd name="T83" fmla="*/ 595 h 128"/>
                              <a:gd name="T84" fmla="+- 0 1277 1208"/>
                              <a:gd name="T85" fmla="*/ T84 w 84"/>
                              <a:gd name="T86" fmla="+- 0 591 523"/>
                              <a:gd name="T87" fmla="*/ 591 h 128"/>
                              <a:gd name="T88" fmla="+- 0 1263 1208"/>
                              <a:gd name="T89" fmla="*/ T88 w 84"/>
                              <a:gd name="T90" fmla="+- 0 584 523"/>
                              <a:gd name="T91" fmla="*/ 584 h 128"/>
                              <a:gd name="T92" fmla="+- 0 1273 1208"/>
                              <a:gd name="T93" fmla="*/ T92 w 84"/>
                              <a:gd name="T94" fmla="+- 0 577 523"/>
                              <a:gd name="T95" fmla="*/ 577 h 128"/>
                              <a:gd name="T96" fmla="+- 0 1241 1208"/>
                              <a:gd name="T97" fmla="*/ T96 w 84"/>
                              <a:gd name="T98" fmla="+- 0 572 523"/>
                              <a:gd name="T99" fmla="*/ 572 h 128"/>
                              <a:gd name="T100" fmla="+- 0 1234 1208"/>
                              <a:gd name="T101" fmla="*/ T100 w 84"/>
                              <a:gd name="T102" fmla="+- 0 566 523"/>
                              <a:gd name="T103" fmla="*/ 566 h 128"/>
                              <a:gd name="T104" fmla="+- 0 1230 1208"/>
                              <a:gd name="T105" fmla="*/ T104 w 84"/>
                              <a:gd name="T106" fmla="+- 0 560 523"/>
                              <a:gd name="T107" fmla="*/ 560 h 128"/>
                              <a:gd name="T108" fmla="+- 0 1229 1208"/>
                              <a:gd name="T109" fmla="*/ T108 w 84"/>
                              <a:gd name="T110" fmla="+- 0 548 523"/>
                              <a:gd name="T111" fmla="*/ 548 h 128"/>
                              <a:gd name="T112" fmla="+- 0 1243 1208"/>
                              <a:gd name="T113" fmla="*/ T112 w 84"/>
                              <a:gd name="T114" fmla="+- 0 536 523"/>
                              <a:gd name="T115" fmla="*/ 536 h 128"/>
                              <a:gd name="T116" fmla="+- 0 1278 1208"/>
                              <a:gd name="T117" fmla="*/ T116 w 84"/>
                              <a:gd name="T118" fmla="+- 0 531 523"/>
                              <a:gd name="T119" fmla="*/ 531 h 128"/>
                              <a:gd name="T120" fmla="+- 0 1267 1208"/>
                              <a:gd name="T121" fmla="*/ T120 w 84"/>
                              <a:gd name="T122" fmla="+- 0 525 523"/>
                              <a:gd name="T123" fmla="*/ 525 h 128"/>
                              <a:gd name="T124" fmla="+- 0 1277 1208"/>
                              <a:gd name="T125" fmla="*/ T124 w 84"/>
                              <a:gd name="T126" fmla="+- 0 591 523"/>
                              <a:gd name="T127" fmla="*/ 591 h 128"/>
                              <a:gd name="T128" fmla="+- 0 1257 1208"/>
                              <a:gd name="T129" fmla="*/ T128 w 84"/>
                              <a:gd name="T130" fmla="+- 0 595 523"/>
                              <a:gd name="T131" fmla="*/ 595 h 128"/>
                              <a:gd name="T132" fmla="+- 0 1266 1208"/>
                              <a:gd name="T133" fmla="*/ T132 w 84"/>
                              <a:gd name="T134" fmla="+- 0 601 523"/>
                              <a:gd name="T135" fmla="*/ 601 h 128"/>
                              <a:gd name="T136" fmla="+- 0 1272 1208"/>
                              <a:gd name="T137" fmla="*/ T136 w 84"/>
                              <a:gd name="T138" fmla="+- 0 608 523"/>
                              <a:gd name="T139" fmla="*/ 608 h 128"/>
                              <a:gd name="T140" fmla="+- 0 1275 1208"/>
                              <a:gd name="T141" fmla="*/ T140 w 84"/>
                              <a:gd name="T142" fmla="+- 0 615 523"/>
                              <a:gd name="T143" fmla="*/ 615 h 128"/>
                              <a:gd name="T144" fmla="+- 0 1268 1208"/>
                              <a:gd name="T145" fmla="*/ T144 w 84"/>
                              <a:gd name="T146" fmla="+- 0 632 523"/>
                              <a:gd name="T147" fmla="*/ 632 h 128"/>
                              <a:gd name="T148" fmla="+- 0 1285 1208"/>
                              <a:gd name="T149" fmla="*/ T148 w 84"/>
                              <a:gd name="T150" fmla="+- 0 637 523"/>
                              <a:gd name="T151" fmla="*/ 637 h 128"/>
                              <a:gd name="T152" fmla="+- 0 1290 1208"/>
                              <a:gd name="T153" fmla="*/ T152 w 84"/>
                              <a:gd name="T154" fmla="+- 0 626 523"/>
                              <a:gd name="T155" fmla="*/ 626 h 128"/>
                              <a:gd name="T156" fmla="+- 0 1291 1208"/>
                              <a:gd name="T157" fmla="*/ T156 w 84"/>
                              <a:gd name="T158" fmla="+- 0 609 523"/>
                              <a:gd name="T159" fmla="*/ 609 h 128"/>
                              <a:gd name="T160" fmla="+- 0 1286 1208"/>
                              <a:gd name="T161" fmla="*/ T160 w 84"/>
                              <a:gd name="T162" fmla="+- 0 600 523"/>
                              <a:gd name="T163" fmla="*/ 600 h 128"/>
                              <a:gd name="T164" fmla="+- 0 1277 1208"/>
                              <a:gd name="T165" fmla="*/ T164 w 84"/>
                              <a:gd name="T166" fmla="+- 0 591 523"/>
                              <a:gd name="T167" fmla="*/ 591 h 128"/>
                              <a:gd name="T168" fmla="+- 0 1256 1208"/>
                              <a:gd name="T169" fmla="*/ T168 w 84"/>
                              <a:gd name="T170" fmla="+- 0 536 523"/>
                              <a:gd name="T171" fmla="*/ 536 h 128"/>
                              <a:gd name="T172" fmla="+- 0 1264 1208"/>
                              <a:gd name="T173" fmla="*/ T172 w 84"/>
                              <a:gd name="T174" fmla="+- 0 539 523"/>
                              <a:gd name="T175" fmla="*/ 539 h 128"/>
                              <a:gd name="T176" fmla="+- 0 1269 1208"/>
                              <a:gd name="T177" fmla="*/ T176 w 84"/>
                              <a:gd name="T178" fmla="+- 0 546 523"/>
                              <a:gd name="T179" fmla="*/ 546 h 128"/>
                              <a:gd name="T180" fmla="+- 0 1271 1208"/>
                              <a:gd name="T181" fmla="*/ T180 w 84"/>
                              <a:gd name="T182" fmla="+- 0 558 523"/>
                              <a:gd name="T183" fmla="*/ 558 h 128"/>
                              <a:gd name="T184" fmla="+- 0 1262 1208"/>
                              <a:gd name="T185" fmla="*/ T184 w 84"/>
                              <a:gd name="T186" fmla="+- 0 570 523"/>
                              <a:gd name="T187" fmla="*/ 570 h 128"/>
                              <a:gd name="T188" fmla="+- 0 1273 1208"/>
                              <a:gd name="T189" fmla="*/ T188 w 84"/>
                              <a:gd name="T190" fmla="+- 0 577 523"/>
                              <a:gd name="T191" fmla="*/ 577 h 128"/>
                              <a:gd name="T192" fmla="+- 0 1279 1208"/>
                              <a:gd name="T193" fmla="*/ T192 w 84"/>
                              <a:gd name="T194" fmla="+- 0 572 523"/>
                              <a:gd name="T195" fmla="*/ 572 h 128"/>
                              <a:gd name="T196" fmla="+- 0 1284 1208"/>
                              <a:gd name="T197" fmla="*/ T196 w 84"/>
                              <a:gd name="T198" fmla="+- 0 564 523"/>
                              <a:gd name="T199" fmla="*/ 564 h 128"/>
                              <a:gd name="T200" fmla="+- 0 1287 1208"/>
                              <a:gd name="T201" fmla="*/ T200 w 84"/>
                              <a:gd name="T202" fmla="+- 0 555 523"/>
                              <a:gd name="T203" fmla="*/ 555 h 128"/>
                              <a:gd name="T204" fmla="+- 0 1283 1208"/>
                              <a:gd name="T205" fmla="*/ T204 w 84"/>
                              <a:gd name="T206" fmla="+- 0 537 523"/>
                              <a:gd name="T207" fmla="*/ 53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84" h="128">
                                <a:moveTo>
                                  <a:pt x="49" y="0"/>
                                </a:moveTo>
                                <a:lnTo>
                                  <a:pt x="36" y="0"/>
                                </a:lnTo>
                                <a:lnTo>
                                  <a:pt x="31" y="1"/>
                                </a:lnTo>
                                <a:lnTo>
                                  <a:pt x="26" y="2"/>
                                </a:lnTo>
                                <a:lnTo>
                                  <a:pt x="21" y="4"/>
                                </a:lnTo>
                                <a:lnTo>
                                  <a:pt x="17" y="6"/>
                                </a:lnTo>
                                <a:lnTo>
                                  <a:pt x="14" y="9"/>
                                </a:lnTo>
                                <a:lnTo>
                                  <a:pt x="11" y="12"/>
                                </a:lnTo>
                                <a:lnTo>
                                  <a:pt x="8" y="15"/>
                                </a:lnTo>
                                <a:lnTo>
                                  <a:pt x="5" y="23"/>
                                </a:lnTo>
                                <a:lnTo>
                                  <a:pt x="4" y="27"/>
                                </a:lnTo>
                                <a:lnTo>
                                  <a:pt x="4" y="34"/>
                                </a:lnTo>
                                <a:lnTo>
                                  <a:pt x="5" y="38"/>
                                </a:lnTo>
                                <a:lnTo>
                                  <a:pt x="6" y="41"/>
                                </a:lnTo>
                                <a:lnTo>
                                  <a:pt x="7" y="44"/>
                                </a:lnTo>
                                <a:lnTo>
                                  <a:pt x="9" y="46"/>
                                </a:lnTo>
                                <a:lnTo>
                                  <a:pt x="11" y="49"/>
                                </a:lnTo>
                                <a:lnTo>
                                  <a:pt x="13" y="51"/>
                                </a:lnTo>
                                <a:lnTo>
                                  <a:pt x="15" y="54"/>
                                </a:lnTo>
                                <a:lnTo>
                                  <a:pt x="18" y="56"/>
                                </a:lnTo>
                                <a:lnTo>
                                  <a:pt x="21" y="58"/>
                                </a:lnTo>
                                <a:lnTo>
                                  <a:pt x="24" y="60"/>
                                </a:lnTo>
                                <a:lnTo>
                                  <a:pt x="28" y="62"/>
                                </a:lnTo>
                                <a:lnTo>
                                  <a:pt x="20" y="66"/>
                                </a:lnTo>
                                <a:lnTo>
                                  <a:pt x="16" y="69"/>
                                </a:lnTo>
                                <a:lnTo>
                                  <a:pt x="13" y="71"/>
                                </a:lnTo>
                                <a:lnTo>
                                  <a:pt x="10" y="74"/>
                                </a:lnTo>
                                <a:lnTo>
                                  <a:pt x="5" y="79"/>
                                </a:lnTo>
                                <a:lnTo>
                                  <a:pt x="3" y="82"/>
                                </a:lnTo>
                                <a:lnTo>
                                  <a:pt x="2" y="86"/>
                                </a:lnTo>
                                <a:lnTo>
                                  <a:pt x="1" y="89"/>
                                </a:lnTo>
                                <a:lnTo>
                                  <a:pt x="0" y="92"/>
                                </a:lnTo>
                                <a:lnTo>
                                  <a:pt x="0" y="101"/>
                                </a:lnTo>
                                <a:lnTo>
                                  <a:pt x="1" y="105"/>
                                </a:lnTo>
                                <a:lnTo>
                                  <a:pt x="5" y="113"/>
                                </a:lnTo>
                                <a:lnTo>
                                  <a:pt x="7" y="116"/>
                                </a:lnTo>
                                <a:lnTo>
                                  <a:pt x="15" y="122"/>
                                </a:lnTo>
                                <a:lnTo>
                                  <a:pt x="19" y="123"/>
                                </a:lnTo>
                                <a:lnTo>
                                  <a:pt x="24" y="125"/>
                                </a:lnTo>
                                <a:lnTo>
                                  <a:pt x="29" y="126"/>
                                </a:lnTo>
                                <a:lnTo>
                                  <a:pt x="34" y="127"/>
                                </a:lnTo>
                                <a:lnTo>
                                  <a:pt x="48" y="127"/>
                                </a:lnTo>
                                <a:lnTo>
                                  <a:pt x="53" y="126"/>
                                </a:lnTo>
                                <a:lnTo>
                                  <a:pt x="64" y="123"/>
                                </a:lnTo>
                                <a:lnTo>
                                  <a:pt x="69" y="121"/>
                                </a:lnTo>
                                <a:lnTo>
                                  <a:pt x="72" y="118"/>
                                </a:lnTo>
                                <a:lnTo>
                                  <a:pt x="76" y="115"/>
                                </a:lnTo>
                                <a:lnTo>
                                  <a:pt x="77" y="114"/>
                                </a:lnTo>
                                <a:lnTo>
                                  <a:pt x="34" y="114"/>
                                </a:lnTo>
                                <a:lnTo>
                                  <a:pt x="27" y="112"/>
                                </a:lnTo>
                                <a:lnTo>
                                  <a:pt x="23" y="109"/>
                                </a:lnTo>
                                <a:lnTo>
                                  <a:pt x="19" y="105"/>
                                </a:lnTo>
                                <a:lnTo>
                                  <a:pt x="17" y="101"/>
                                </a:lnTo>
                                <a:lnTo>
                                  <a:pt x="17" y="92"/>
                                </a:lnTo>
                                <a:lnTo>
                                  <a:pt x="17" y="89"/>
                                </a:lnTo>
                                <a:lnTo>
                                  <a:pt x="18" y="87"/>
                                </a:lnTo>
                                <a:lnTo>
                                  <a:pt x="19" y="85"/>
                                </a:lnTo>
                                <a:lnTo>
                                  <a:pt x="21" y="83"/>
                                </a:lnTo>
                                <a:lnTo>
                                  <a:pt x="23" y="80"/>
                                </a:lnTo>
                                <a:lnTo>
                                  <a:pt x="25" y="78"/>
                                </a:lnTo>
                                <a:lnTo>
                                  <a:pt x="27" y="76"/>
                                </a:lnTo>
                                <a:lnTo>
                                  <a:pt x="30" y="74"/>
                                </a:lnTo>
                                <a:lnTo>
                                  <a:pt x="33" y="72"/>
                                </a:lnTo>
                                <a:lnTo>
                                  <a:pt x="37" y="70"/>
                                </a:lnTo>
                                <a:lnTo>
                                  <a:pt x="41" y="68"/>
                                </a:lnTo>
                                <a:lnTo>
                                  <a:pt x="69" y="68"/>
                                </a:lnTo>
                                <a:lnTo>
                                  <a:pt x="64" y="65"/>
                                </a:lnTo>
                                <a:lnTo>
                                  <a:pt x="59" y="63"/>
                                </a:lnTo>
                                <a:lnTo>
                                  <a:pt x="55" y="61"/>
                                </a:lnTo>
                                <a:lnTo>
                                  <a:pt x="59" y="58"/>
                                </a:lnTo>
                                <a:lnTo>
                                  <a:pt x="62" y="56"/>
                                </a:lnTo>
                                <a:lnTo>
                                  <a:pt x="65" y="54"/>
                                </a:lnTo>
                                <a:lnTo>
                                  <a:pt x="43" y="54"/>
                                </a:lnTo>
                                <a:lnTo>
                                  <a:pt x="36" y="50"/>
                                </a:lnTo>
                                <a:lnTo>
                                  <a:pt x="33" y="49"/>
                                </a:lnTo>
                                <a:lnTo>
                                  <a:pt x="30" y="47"/>
                                </a:lnTo>
                                <a:lnTo>
                                  <a:pt x="28" y="45"/>
                                </a:lnTo>
                                <a:lnTo>
                                  <a:pt x="26" y="43"/>
                                </a:lnTo>
                                <a:lnTo>
                                  <a:pt x="24" y="41"/>
                                </a:lnTo>
                                <a:lnTo>
                                  <a:pt x="23" y="39"/>
                                </a:lnTo>
                                <a:lnTo>
                                  <a:pt x="22" y="37"/>
                                </a:lnTo>
                                <a:lnTo>
                                  <a:pt x="21" y="35"/>
                                </a:lnTo>
                                <a:lnTo>
                                  <a:pt x="21" y="33"/>
                                </a:lnTo>
                                <a:lnTo>
                                  <a:pt x="21" y="25"/>
                                </a:lnTo>
                                <a:lnTo>
                                  <a:pt x="23" y="20"/>
                                </a:lnTo>
                                <a:lnTo>
                                  <a:pt x="30" y="14"/>
                                </a:lnTo>
                                <a:lnTo>
                                  <a:pt x="35" y="13"/>
                                </a:lnTo>
                                <a:lnTo>
                                  <a:pt x="74" y="13"/>
                                </a:lnTo>
                                <a:lnTo>
                                  <a:pt x="73" y="11"/>
                                </a:lnTo>
                                <a:lnTo>
                                  <a:pt x="70" y="8"/>
                                </a:lnTo>
                                <a:lnTo>
                                  <a:pt x="67" y="6"/>
                                </a:lnTo>
                                <a:lnTo>
                                  <a:pt x="64" y="4"/>
                                </a:lnTo>
                                <a:lnTo>
                                  <a:pt x="59" y="2"/>
                                </a:lnTo>
                                <a:lnTo>
                                  <a:pt x="54" y="1"/>
                                </a:lnTo>
                                <a:lnTo>
                                  <a:pt x="49" y="0"/>
                                </a:lnTo>
                                <a:close/>
                                <a:moveTo>
                                  <a:pt x="69" y="68"/>
                                </a:moveTo>
                                <a:lnTo>
                                  <a:pt x="41" y="68"/>
                                </a:lnTo>
                                <a:lnTo>
                                  <a:pt x="45" y="71"/>
                                </a:lnTo>
                                <a:lnTo>
                                  <a:pt x="49" y="72"/>
                                </a:lnTo>
                                <a:lnTo>
                                  <a:pt x="52" y="74"/>
                                </a:lnTo>
                                <a:lnTo>
                                  <a:pt x="55" y="76"/>
                                </a:lnTo>
                                <a:lnTo>
                                  <a:pt x="58" y="78"/>
                                </a:lnTo>
                                <a:lnTo>
                                  <a:pt x="60" y="80"/>
                                </a:lnTo>
                                <a:lnTo>
                                  <a:pt x="62" y="83"/>
                                </a:lnTo>
                                <a:lnTo>
                                  <a:pt x="64" y="85"/>
                                </a:lnTo>
                                <a:lnTo>
                                  <a:pt x="65" y="87"/>
                                </a:lnTo>
                                <a:lnTo>
                                  <a:pt x="66" y="89"/>
                                </a:lnTo>
                                <a:lnTo>
                                  <a:pt x="67" y="92"/>
                                </a:lnTo>
                                <a:lnTo>
                                  <a:pt x="67" y="101"/>
                                </a:lnTo>
                                <a:lnTo>
                                  <a:pt x="65" y="105"/>
                                </a:lnTo>
                                <a:lnTo>
                                  <a:pt x="60" y="109"/>
                                </a:lnTo>
                                <a:lnTo>
                                  <a:pt x="56" y="112"/>
                                </a:lnTo>
                                <a:lnTo>
                                  <a:pt x="50" y="114"/>
                                </a:lnTo>
                                <a:lnTo>
                                  <a:pt x="77" y="114"/>
                                </a:lnTo>
                                <a:lnTo>
                                  <a:pt x="78" y="112"/>
                                </a:lnTo>
                                <a:lnTo>
                                  <a:pt x="80" y="108"/>
                                </a:lnTo>
                                <a:lnTo>
                                  <a:pt x="82" y="103"/>
                                </a:lnTo>
                                <a:lnTo>
                                  <a:pt x="83" y="99"/>
                                </a:lnTo>
                                <a:lnTo>
                                  <a:pt x="83" y="90"/>
                                </a:lnTo>
                                <a:lnTo>
                                  <a:pt x="83" y="86"/>
                                </a:lnTo>
                                <a:lnTo>
                                  <a:pt x="81" y="83"/>
                                </a:lnTo>
                                <a:lnTo>
                                  <a:pt x="80" y="80"/>
                                </a:lnTo>
                                <a:lnTo>
                                  <a:pt x="78" y="77"/>
                                </a:lnTo>
                                <a:lnTo>
                                  <a:pt x="73" y="72"/>
                                </a:lnTo>
                                <a:lnTo>
                                  <a:pt x="71" y="70"/>
                                </a:lnTo>
                                <a:lnTo>
                                  <a:pt x="69" y="68"/>
                                </a:lnTo>
                                <a:close/>
                                <a:moveTo>
                                  <a:pt x="74" y="13"/>
                                </a:moveTo>
                                <a:lnTo>
                                  <a:pt x="45" y="13"/>
                                </a:lnTo>
                                <a:lnTo>
                                  <a:pt x="48" y="13"/>
                                </a:lnTo>
                                <a:lnTo>
                                  <a:pt x="51" y="14"/>
                                </a:lnTo>
                                <a:lnTo>
                                  <a:pt x="53" y="15"/>
                                </a:lnTo>
                                <a:lnTo>
                                  <a:pt x="56" y="16"/>
                                </a:lnTo>
                                <a:lnTo>
                                  <a:pt x="59" y="19"/>
                                </a:lnTo>
                                <a:lnTo>
                                  <a:pt x="60" y="21"/>
                                </a:lnTo>
                                <a:lnTo>
                                  <a:pt x="61" y="23"/>
                                </a:lnTo>
                                <a:lnTo>
                                  <a:pt x="62" y="25"/>
                                </a:lnTo>
                                <a:lnTo>
                                  <a:pt x="63" y="27"/>
                                </a:lnTo>
                                <a:lnTo>
                                  <a:pt x="63" y="35"/>
                                </a:lnTo>
                                <a:lnTo>
                                  <a:pt x="61" y="39"/>
                                </a:lnTo>
                                <a:lnTo>
                                  <a:pt x="58" y="43"/>
                                </a:lnTo>
                                <a:lnTo>
                                  <a:pt x="54" y="47"/>
                                </a:lnTo>
                                <a:lnTo>
                                  <a:pt x="49" y="51"/>
                                </a:lnTo>
                                <a:lnTo>
                                  <a:pt x="43" y="54"/>
                                </a:lnTo>
                                <a:lnTo>
                                  <a:pt x="65" y="54"/>
                                </a:lnTo>
                                <a:lnTo>
                                  <a:pt x="68" y="52"/>
                                </a:lnTo>
                                <a:lnTo>
                                  <a:pt x="71" y="49"/>
                                </a:lnTo>
                                <a:lnTo>
                                  <a:pt x="73" y="47"/>
                                </a:lnTo>
                                <a:lnTo>
                                  <a:pt x="75" y="44"/>
                                </a:lnTo>
                                <a:lnTo>
                                  <a:pt x="76" y="41"/>
                                </a:lnTo>
                                <a:lnTo>
                                  <a:pt x="77" y="38"/>
                                </a:lnTo>
                                <a:lnTo>
                                  <a:pt x="78" y="35"/>
                                </a:lnTo>
                                <a:lnTo>
                                  <a:pt x="79" y="32"/>
                                </a:lnTo>
                                <a:lnTo>
                                  <a:pt x="79" y="24"/>
                                </a:lnTo>
                                <a:lnTo>
                                  <a:pt x="78" y="21"/>
                                </a:lnTo>
                                <a:lnTo>
                                  <a:pt x="75" y="14"/>
                                </a:lnTo>
                                <a:lnTo>
                                  <a:pt x="74"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9" name="Picture 35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358" y="515"/>
                            <a:ext cx="266"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0" name="Rectangle 353"/>
                        <wps:cNvSpPr>
                          <a:spLocks noChangeArrowheads="1"/>
                        </wps:cNvSpPr>
                        <wps:spPr bwMode="auto">
                          <a:xfrm>
                            <a:off x="3187" y="9"/>
                            <a:ext cx="2138" cy="460"/>
                          </a:xfrm>
                          <a:prstGeom prst="rect">
                            <a:avLst/>
                          </a:prstGeom>
                          <a:noFill/>
                          <a:ln w="103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1" name="Picture 35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4036" y="167"/>
                            <a:ext cx="221"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2" name="Picture 35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4293" y="165"/>
                            <a:ext cx="193"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3" name="Picture 35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2083" y="0"/>
                            <a:ext cx="3078"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 name="Picture 34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2595" y="517"/>
                            <a:ext cx="266"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5" name="Picture 34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4022" y="529"/>
                            <a:ext cx="173" cy="1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6" name="Picture 34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4262" y="522"/>
                            <a:ext cx="266"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41D44F4" id="Group 346" o:spid="_x0000_s1026" style="width:266.7pt;height:39.2pt;mso-position-horizontal-relative:char;mso-position-vertical-relative:line" coordsize="5334,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">
                <v:rect id="Rectangle 368" o:spid="_x0000_s1027" style="position:absolute;left:666;top:8;width:1425;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" fillcolor="#d8d8d8" stroked="f"/>
                <v:rect id="Rectangle 367" o:spid="_x0000_s1028" style="position:absolute;left:666;top:9;width:1480;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" filled="f" strokeweight=".28678mm"/>
                <v:shape id="AutoShape 366" o:spid="_x0000_s1029" style="position:absolute;left:762;top:169;width:1290;height:159;visibility:visible;mso-wrap-style:square;v-text-anchor:top" coordsize="1290,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" path="m62,7l44,7,37,8r-7,3l24,14r-6,4l13,23,9,28,6,35,3,42,1,50,,58,,77r1,9l3,93r2,7l8,106r5,6l17,116r5,4l35,126r7,1l60,127r8,-2l74,123r7,-3l87,115r1,-2l45,113r-6,-1l35,110r-5,-2l27,104,21,96,19,91,18,85,17,79,16,73r,-13l17,54r1,-5l20,43r2,-5l27,30r4,-4l36,24r4,-3l46,20r44,l88,17,82,13,76,11,69,8,62,7xm90,20r-31,l65,21r4,3l74,26r3,3l80,33r3,4l85,42r2,12l88,60r,13l87,79,85,90r-2,5l80,99r-3,4l74,107r-5,2l64,112r-5,1l88,113r3,-3l95,105r4,-7l101,91r2,-8l104,75r,-19l103,48,99,33,96,27,92,22,90,20xm138,125r-7,l132,126r5,l138,125xm140,125r-11,l130,125r9,l140,125xm140,40r-12,l127,40r,1l127,123r,1l128,125r12,l141,125r,-1l142,124r,-54l144,66r2,-3l148,61r1,-2l151,57r1,-1l154,54r1,-1l141,53r,-12l140,41r,-1xm174,52r-11,l164,52r1,l166,52r4,1l171,54r2,l174,53r,-1xm164,38r-3,l159,38r-1,l156,39r-2,1l152,41r-2,1l149,44r-2,2l145,48r-2,2l141,53r14,l156,53r3,-1l160,52r14,l174,42r,-1l173,40r-1,l169,39r-1,-1l167,38r-2,l164,38xm138,39r-8,l128,40r11,l138,39xm136,39r-5,l130,39r7,l136,39xm210,52r-15,l195,104r,4l196,111r1,4l198,117r2,3l202,122r3,2l208,125r3,1l214,126r7,l223,126r1,l225,126r3,-1l229,125r1,l231,124r1,-1l233,123r,-1l233,121r,-1l233,119r,-4l233,114r-16,l214,112r-2,-3l211,107r-1,-4l210,52xm232,111r-1,l228,112r-1,1l226,113r-2,l224,114r-2,l233,114r,-1l233,112r-1,l232,111xm231,40r-48,l182,40r-1,1l181,42r,1l180,44r,4l181,49r,1l182,51r1,1l231,52r1,-1l233,50r,-1l233,48r,-4l233,43r,-1l233,41r-1,-1l231,40xm208,18r-11,l196,18r-1,1l195,40r15,l210,19r-1,l209,18r-1,xm206,17r-7,l198,18r9,l206,17xm204,17r-3,l199,17r6,l204,17xm264,125r-7,l258,126r5,l264,125xm319,125r-7,l313,126r5,l319,125xm266,125r-11,l256,125r9,l266,125xm321,125r-11,l311,125r9,l321,125xm267,1r-13,l253,1r,1l253,124r2,1l266,125r1,-1l268,124r,-1l268,66r4,-5l276,57r4,-2l283,52r2,-1l268,51r,-49l267,1xm318,51r-24,l296,51r2,1l300,53r2,2l304,57r1,2l306,61r1,3l308,67r,4l308,124r1,1l321,125r1,l322,124r1,l323,68r-1,-5l321,59r-1,-5l319,51r-1,xm299,38r-10,l285,39r-4,2l276,43r-4,4l268,51r17,l287,51r31,l316,48r-2,-3l311,42r-4,-2l304,39r-5,-1xm265,r-9,l255,1r11,l266,r-1,xm263,r-5,l257,r7,l263,xm392,38r-14,l372,39r-5,2l362,43r-4,3l355,51r-4,3l348,59r-1,6l345,70r-1,6l344,90r1,6l347,101r1,6l351,111r6,8l361,122r5,2l371,126r6,1l391,127r6,-1l402,123r5,-2l411,118r3,-4l380,114r-4,-1l372,112r-3,-2l367,108r-2,-3l363,102r-2,-4l361,95r-1,-4l360,87r,-10l360,73r1,-4l362,65r1,-3l366,59r2,-3l370,54r3,-1l377,51r3,-1l416,50r-4,-5l408,43r-5,-2l398,39r-6,-1xm416,50r-26,l394,51r3,2l400,54r2,3l405,60r1,3l408,66r,4l409,74r1,4l410,87r-1,4l408,95r-1,4l406,103r-2,2l402,108r-3,2l396,112r-3,1l389,114r25,l415,114r3,-4l421,105r1,-5l424,94r1,-6l425,75r-1,-7l423,63r-2,-5l419,53r-3,-3xm479,38r-9,l466,39r-4,1l458,41r-4,2l449,48r-2,3l445,55r-1,4l443,63r,8l443,75r1,3l446,80r1,3l449,85r-2,2l445,90r-3,6l441,99r,6l442,108r1,2l444,112r3,2l449,116r-3,3l443,122r-1,1l441,125r-2,3l439,130r-1,2l438,134r,5l438,142r2,3l441,148r2,2l446,152r3,1l453,155r5,1l462,157r6,1l481,158r6,-1l492,156r5,-2l501,152r3,-2l508,147r,-1l468,146r-6,-1l458,143r-3,-1l452,139r,-6l453,131r,-1l454,128r1,-1l455,126r1,-1l457,123r1,-1l460,121r2,-2l511,119r-1,-1l508,116r-2,-2l503,112r-3,-1l497,110r-3,-1l490,108r-4,l465,107r-3,l459,106r-2,-1l455,104r-1,-2l454,98r1,-2l455,95r1,-1l458,91r35,l494,91r3,-3l500,86r1,-2l469,84r-5,-1l458,77r-1,-4l457,65r,-2l458,60r1,-2l460,56r3,-3l464,52r2,-1l469,50r2,-1l514,49r1,-1l515,43r-1,-1l514,41r-1,-1l487,40r-2,-1l479,38xm511,119r-49,l483,120r5,l492,121r2,2l497,125r2,2l499,133r-1,2l498,137r-1,2l496,140r-2,2l492,143r-3,1l483,146r-3,l508,146r2,-2l513,137r1,-3l514,127r-1,-4l512,121r-1,-2xm493,91r-35,l460,93r2,1l468,95r3,1l479,96r4,-1l491,93r2,-2xm514,49r-34,l484,51r6,6l491,61r,8l491,71r-1,2l490,76r-3,3l486,81r-2,1l482,83r-2,1l477,84r24,l502,83r3,-7l506,71r,-7l505,61r-2,-5l502,53r-2,-2l512,51r1,l514,50r,-1xm576,38r-14,l556,39r-5,2l546,43r-4,3l538,51r-3,3l532,59r-2,6l529,70r-1,6l528,90r1,6l530,101r2,6l535,111r6,8l545,122r5,2l555,126r6,1l574,127r6,-1l586,123r5,-2l595,118r3,-4l563,114r-3,-1l556,112r-3,-2l551,108r-2,-3l547,102r-2,-4l545,95r-1,-4l543,87r,-10l544,73r1,-4l546,65r1,-3l549,59r3,-3l554,54r3,-1l561,51r3,-1l600,50r-4,-5l592,43,582,39r-6,-1xm600,50r-26,l577,51r4,2l584,54r2,3l588,60r2,3l591,66r1,4l593,74r1,4l594,87r-1,4l592,95r-1,4l590,103r-2,2l586,108r-3,2l580,112r-3,1l573,114r25,l599,114r3,-4l605,105r1,-5l608,94r1,-6l609,75r-1,-7l607,63r-2,-5l602,53r-2,-3xm642,125r-7,l636,126r5,l642,125xm697,125r-8,l691,126r5,l697,125xm644,125r-11,l634,125r9,l644,125xm699,125r-11,l698,125r1,xm643,40r-11,l631,40r,1l631,123r,1l632,125r12,l645,125r,-1l646,124r,-58l650,61r4,-4l657,55r3,-2l644,53r,-12l644,40r-1,xm696,51r-24,l674,51r2,1l678,53r2,2l681,57r2,2l684,61r1,3l685,67r1,4l686,124r1,1l699,125r1,-1l701,123r,-56l700,63r-1,-4l698,54r-1,-3l696,51xm677,38r-10,l662,39r-9,5l649,48r-5,5l660,53r1,-1l665,51r31,l692,45r-3,-3l682,39r-5,-1xm642,39r-9,l632,40r11,l642,39xm640,39r-5,l634,39r7,l640,39xm785,50r-26,l762,50r2,1l766,52r2,1l770,55r1,1l772,58r1,3l774,63r,3l774,75r-18,l751,76r-5,1l741,78r-5,2l733,82r-3,2l727,87r-2,3l723,94r-1,4l722,106r1,3l724,112r1,3l727,118r5,4l735,124r4,1l742,126r4,1l755,127r5,-1l764,123r4,-2l772,118r4,-3l748,115r-4,-1l741,111r-2,-2l737,106r,-7l738,97r1,-2l740,93r1,-2l743,90r2,-1l748,88r3,-1l754,86r3,l789,86r,-23l788,59r-1,-4l786,51r-1,-1xm786,125r-7,l780,126r5,l786,125xm789,115r-13,l776,124r1,l777,125r10,l788,124r1,-1l789,115xm789,86r-15,l774,103r-4,4l767,110r-7,4l756,115r20,l789,115r,-29xm763,38r-9,l750,38r-9,2l739,41r-3,1l734,42r-2,2l730,45r-1,l728,46r-1,2l726,49r,1l726,51r,2l726,54r,2l727,57r,1l728,58r1,l730,58r1,l734,56r4,-2l740,53r3,-1l746,51r2,-1l752,50r33,l784,48r-5,-5l776,41r-4,-1l767,38r-4,xm827,125r-7,l821,126r5,l827,125xm829,125r-11,l819,125r9,l829,125xm830,1r-13,l816,1r,1l816,124r1,1l829,125r1,l830,124r1,l831,2,830,1xm828,r-9,l818,r-1,1l829,1,828,xm826,r-5,l820,r7,l826,xm913,125r-8,l907,126r5,l913,125xm915,125r-12,l904,125r1,l914,125r1,xm935,9r-29,l905,9r-2,1l902,11r,2l902,123r,1l902,125r14,l916,124r1,l917,123r,-42l937,81r7,-1l949,78r5,-2l958,74r7,-6l917,68r,-47l966,21r-2,-3l961,16r-3,-2l954,12r-3,-1l948,10,945,9r-3,l940,9r-2,l935,9xm966,21r-32,l939,22r3,1l945,23r3,2l950,26r2,3l956,35r1,4l957,48r-1,3l954,56r-2,3l948,63r-2,2l940,67r-4,1l965,68r1,-1l968,63r2,-4l972,54r1,-6l973,38r-1,-4l971,31r-1,-4l968,24r-2,-3xm1006,125r-7,l1000,126r5,l1006,125xm1008,125r-11,l998,125r9,l1008,125xm1007,39r-9,l996,40r-1,1l995,124r1,l996,125r1,l1008,125r1,l1010,124r,-1l1010,41r-1,-1l1008,40r-1,-1xm1004,39r-3,l1000,39r5,l1004,39xm1006,6r-7,l997,6r-2,2l994,9r-1,2l993,18r1,2l995,22r2,1l999,23r7,l1008,23r2,-1l1011,20r1,-2l1012,11r-1,-2l1010,7r-2,-1l1006,6xm1048,125r-7,l1042,126r5,l1048,125xm1050,125r-11,l1040,125r9,l1050,125xm1051,1r-13,l1037,2r,122l1038,125r1,l1051,125r1,-1l1052,2r,-1l1051,1xm1049,r-9,l1039,r,1l1051,1,1050,r-1,xm1047,r-5,l1041,r7,l1047,xm1122,38r-14,l1102,39r-5,2l1092,43r-4,3l1084,51r-3,3l1078,59r-1,6l1075,70r-1,6l1074,90r1,6l1076,101r2,6l1080,111r7,8l1091,122r5,2l1101,126r6,1l1120,127r6,-1l1132,123r5,-2l1141,118r3,-4l1110,114r-5,-1l1102,112r-3,-2l1097,108r-2,-3l1093,102r-2,-4l1091,95r-1,-4l1089,87r,-10l1090,73r1,-4l1092,65r1,-3l1095,59r2,-3l1100,54r3,-1l1106,51r4,-1l1146,50r-4,-5l1138,43r-5,-2l1128,39r-6,-1xm1146,50r-27,l1123,51r4,2l1130,54r2,3l1134,60r2,3l1138,66r,4l1139,74r,4l1139,87r,4l1138,95r-1,4l1136,103r-3,2l1131,108r-2,2l1122,113r-3,1l1144,114r4,-4l1151,105r1,-5l1154,94r1,-6l1155,75r-1,-7l1152,63r-1,-5l1148,53r-2,-3xm1195,52r-15,l1180,104r1,4l1182,111r1,4l1184,117r2,3l1188,122r2,2l1193,125r3,1l1200,126r7,l1208,126r1,l1211,126r3,-1l1215,125r1,-1l1217,124r,-1l1218,123r,-1l1219,121r,-1l1219,115r,-1l1202,114r-3,-2l1198,109r-2,-2l1195,103r,-51xm1217,111r-1,l1216,112r-1,l1213,113r-1,l1211,113r-1,l1208,114r11,l1219,113r-1,-1l1217,112r,-1xm1217,40r-49,l1167,40r,1l1166,41r,1l1166,43r,1l1166,45r,3l1166,49r1,1l1167,51r1,1l1217,52r1,-1l1218,50r1,-1l1219,48r,-4l1219,43r,-1l1218,41r,-1l1217,40xm1193,18r-11,l1181,18r,1l1180,19r,1l1180,40r15,l1195,19r-1,l1194,18r-1,xm1191,17r-7,l1183,18r9,l1191,17xm1189,17r-3,l1185,17r5,l1189,17xm1235,107r-1,l1233,107r,1l1233,109r-1,l1232,110r,1l1232,115r,2l1233,117r,2l1233,120r1,l1235,121r1,l1237,122r1,1l1240,124r4,1l1249,126r6,1l1262,127r4,-1l1274,124r4,-2l1280,120r3,-2l1286,115r-31,l1252,115r-6,-2l1242,111r-2,-1l1237,108r-1,-1l1235,107xm1266,38r-8,l1254,38r-3,2l1247,41r-3,2l1241,45r-2,2l1237,50r-1,3l1235,56r-1,3l1234,65r1,3l1236,71r1,3l1238,76r4,4l1244,81r5,3l1252,85r2,1l1257,87r2,1l1262,89r4,2l1270,93r2,2l1273,96r1,2l1275,100r,4l1274,106r-1,2l1273,109r-1,2l1270,112r-1,1l1267,114r-2,l1263,115r-3,l1286,115r2,-6l1289,105r,-8l1289,94r-1,-2l1286,89r-1,-2l1283,85r-2,-1l1279,82r-5,-3l1271,78r-2,-1l1266,76r-2,-1l1261,74r-2,-1l1255,71r-2,-1l1251,68r-2,-3l1248,63r,-4l1249,58r1,-3l1251,53r1,l1253,51r5,-1l1261,49r24,l1285,48r,-1l1285,46r,-1l1284,44r-1,-2l1279,41r-2,-1l1276,40r-2,-1l1272,39r-2,-1l1268,38r-2,xm1285,49r-19,l1269,50r2,l1273,51r2,1l1277,52r1,1l1280,54r2,1l1282,56r1,l1283,55r1,l1285,54r,-1l1285,52r,-1l1285,49xe" fillcolor="black" stroked="f">
                  <v:path arrowok="t" o:connecttype="custom" o:connectlocs="74,292;88,186;59,282;128,209;141,210;150,211;139,209;229,294;224,283;183,221;206,186;321,294;268,220;322,293;265,169;347,270;360,246;408,235;421,227;442,277;487,326;508,285;464,252;462,288;493,260;501,253;528,259;544,260;590,232;607,232;632,209;696,220;696,220;785,219;723,278;743,259;788,293;728,215;779,212;829,294;903,294;958,243;956,204;1005,295;1009,209;1012,180;1052,293;1078,228;1095,274;1123,220;1154,263;1214,294;1210,282;1217,221;1194,188;1233,286;1237,277;1257,256;1288,261;1261,218;1277,221" o:connectangles="0,0,0,0,0,0,0,0,0,0,0,0,0,0,0,0,0,0,0,0,0,0,0,0,0,0,0,0,0,0,0,0,0,0,0,0,0,0,0,0,0,0,0,0,0,0,0,0,0,0,0,0,0,0,0,0,0,0,0,0,0"/>
                </v:shape>
                <v:line id="Line 365" o:spid="_x0000_s1030" style="position:absolute;visibility:visible;mso-wrap-style:square" from="732,740" to="2025,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" strokeweight=".28678mm"/>
                <v:shape id="Freeform 364" o:spid="_x0000_s1031" style="position:absolute;left:666;top:696;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" path="m87,l,44,87,88,79,66,77,44,79,22,87,xe" fillcolor="black" stroked="f">
                  <v:path arrowok="t" o:connecttype="custom" o:connectlocs="87,696;0,740;87,784;79,762;77,740;79,718;87,696" o:connectangles="0,0,0,0,0,0,0"/>
                </v:shape>
                <v:shape id="Freeform 363" o:spid="_x0000_s1032" style="position:absolute;left:2004;top:696;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" path="m,l8,22r2,22l8,66,,88,87,44,,xe" fillcolor="black" stroked="f">
                  <v:path arrowok="t" o:connecttype="custom" o:connectlocs="0,696;8,718;10,740;8,762;0,784;87,740;0,696" o:connectangles="0,0,0,0,0,0,0"/>
                </v:shape>
                <v:line id="Line 362" o:spid="_x0000_s1033" style="position:absolute;visibility:visible;mso-wrap-style:square" from="74,740" to="600,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" strokeweight=".28678mm"/>
                <v:shape id="Freeform 361" o:spid="_x0000_s1034" style="position:absolute;left:9;top:696;width:88;height:88;visibility:visible;mso-wrap-style:square;v-text-anchor:top" coordsize="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" path="m87,l,44,87,88,79,66,76,44,79,22,87,xe" fillcolor="black" stroked="f">
                  <v:path arrowok="t" o:connecttype="custom" o:connectlocs="87,696;0,740;87,784;79,762;76,740;79,718;87,696" o:connectangles="0,0,0,0,0,0,0"/>
                </v:shape>
                <v:shape id="Freeform 360" o:spid="_x0000_s1035" style="position:absolute;left:579;top:696;width:88;height:88;visibility:visible;mso-wrap-style:square;v-text-anchor:top" coordsize="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" path="m,l8,22r2,22l8,66,,88,87,44,,xe" fillcolor="black" stroked="f">
                  <v:path arrowok="t" o:connecttype="custom" o:connectlocs="0,696;8,718;10,740;8,762;0,784;87,740;0,696" o:connectangles="0,0,0,0,0,0,0"/>
                </v:shape>
                <v:shape id="AutoShape 359" o:spid="_x0000_s1036" style="position:absolute;left:116;top:512;width:89;height:125;visibility:visible;mso-wrap-style:square;v-text-anchor:top" coordsize="8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" path="m65,124r-5,l61,124r3,l65,124xm71,96r-17,l54,122r1,l55,123r2,1l58,124r10,l69,124r1,-1l71,122r,-26xm66,l51,,50,1r-1,l47,2r-1,l46,3,2,78,1,80r,1l1,82,,83r,2l,86r,4l,91r,1l,93r1,1l1,95r1,l3,95r,1l86,96r1,-1l88,93r,-2l88,86r,-1l87,83,86,82r-71,l54,14r17,l71,2r-1,l69,1r-1,l67,1,66,xm71,14r-17,l54,82r17,l71,14xm62,l54,,52,,64,,62,xe" fillcolor="black" stroked="f">
                  <v:path arrowok="t" o:connecttype="custom" o:connectlocs="60,636;64,636;71,608;54,634;55,635;57,636;68,636;69,636;71,634;66,512;50,513;47,514;46,515;1,592;1,593;0,595;0,597;0,602;0,604;1,606;1,607;3,607;86,608;88,605;88,598;87,595;15,594;71,526;70,514;68,513;66,512;54,526;71,594;62,512;52,512;62,512" o:connectangles="0,0,0,0,0,0,0,0,0,0,0,0,0,0,0,0,0,0,0,0,0,0,0,0,0,0,0,0,0,0,0,0,0,0,0,0"/>
                </v:shape>
                <v:shape id="Picture 358" o:spid="_x0000_s1037" type="#_x0000_t75" style="position:absolute;left:269;top:503;width:26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">
                  <v:imagedata r:id="rId131" o:title=""/>
                </v:shape>
                <v:rect id="Rectangle 357" o:spid="_x0000_s1038" style="position:absolute;left:9;top:9;width:658;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" filled="f" strokeweight=".28678mm"/>
                <v:shape id="Picture 356" o:spid="_x0000_s1039" type="#_x0000_t75" style="position:absolute;left:156;top:157;width:37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">
                  <v:imagedata r:id="rId132" o:title=""/>
                </v:shape>
                <v:shape id="AutoShape 355" o:spid="_x0000_s1040" style="position:absolute;left:1208;top:523;width:84;height:128;visibility:visible;mso-wrap-style:square;v-text-anchor:top" coordsize="8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" path="m49,l36,,31,1,26,2,21,4,17,6,14,9r-3,3l8,15,5,23,4,27r,7l5,38r1,3l7,44r2,2l11,49r2,2l15,54r3,2l21,58r3,2l28,62r-8,4l16,69r-3,2l10,74,5,79,3,82,2,86,1,89,,92r,9l1,105r4,8l7,116r8,6l19,123r5,2l29,126r5,1l48,127r5,-1l64,123r5,-2l72,118r4,-3l77,114r-43,l27,112r-4,-3l19,105r-2,-4l17,92r,-3l18,87r1,-2l21,83r2,-3l25,78r2,-2l30,74r3,-2l37,70r4,-2l69,68,64,65,59,63,55,61r4,-3l62,56r3,-2l43,54,36,50,33,49,30,47,28,45,26,43,24,41,23,39,22,37,21,35r,-2l21,25r2,-5l30,14r5,-1l74,13,73,11,70,8,67,6,64,4,59,2,54,1,49,xm69,68r-28,l45,71r4,1l52,74r3,2l58,78r2,2l62,83r2,2l65,87r1,2l67,92r,9l65,105r-5,4l56,112r-6,2l77,114r1,-2l80,108r2,-5l83,99r,-9l83,86,81,83,80,80,78,77,73,72,71,70,69,68xm74,13r-29,l48,13r3,1l53,15r3,1l59,19r1,2l61,23r1,2l63,27r,8l61,39r-3,4l54,47r-5,4l43,54r22,l68,52r3,-3l73,47r2,-3l76,41r1,-3l78,35r1,-3l79,24,78,21,75,14,74,13xe" fillcolor="black" stroked="f">
                  <v:path arrowok="t" o:connecttype="custom" o:connectlocs="31,524;17,529;8,538;4,557;7,567;13,574;21,581;20,589;10,597;2,609;0,624;7,639;24,648;48,650;69,644;77,637;23,632;17,615;19,608;25,601;33,595;69,591;55,584;65,577;33,572;26,566;22,560;21,548;35,536;70,531;59,525;69,591;49,595;58,601;64,608;67,615;60,632;77,637;82,626;83,609;78,600;69,591;48,536;56,539;61,546;63,558;54,570;65,577;71,572;76,564;79,555;75,537" o:connectangles="0,0,0,0,0,0,0,0,0,0,0,0,0,0,0,0,0,0,0,0,0,0,0,0,0,0,0,0,0,0,0,0,0,0,0,0,0,0,0,0,0,0,0,0,0,0,0,0,0,0,0,0"/>
                </v:shape>
                <v:shape id="Picture 354" o:spid="_x0000_s1041" type="#_x0000_t75" style="position:absolute;left:1358;top:515;width:266;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">
                  <v:imagedata r:id="rId133" o:title=""/>
                </v:shape>
                <v:rect id="Rectangle 353" o:spid="_x0000_s1042" style="position:absolute;left:3187;top:9;width:2138;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" filled="f" strokeweight=".28678mm"/>
                <v:shape id="Picture 352" o:spid="_x0000_s1043" type="#_x0000_t75" style="position:absolute;left:4036;top:167;width:221;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">
                  <v:imagedata r:id="rId134" o:title=""/>
                </v:shape>
                <v:shape id="Picture 351" o:spid="_x0000_s1044" type="#_x0000_t75" style="position:absolute;left:4293;top:165;width:193;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">
                  <v:imagedata r:id="rId135" o:title=""/>
                </v:shape>
                <v:shape id="Picture 350" o:spid="_x0000_s1045" type="#_x0000_t75" style="position:absolute;left:2083;width:3078;height: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">
                  <v:imagedata r:id="rId136" o:title=""/>
                </v:shape>
                <v:shape id="Picture 349" o:spid="_x0000_s1046" type="#_x0000_t75" style="position:absolute;left:2595;top:517;width:266;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">
                  <v:imagedata r:id="rId137" o:title=""/>
                </v:shape>
                <v:shape id="Picture 348" o:spid="_x0000_s1047" type="#_x0000_t75" style="position:absolute;left:4022;top:529;width:173;height: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">
                  <v:imagedata r:id="rId138" o:title=""/>
                </v:shape>
                <v:shape id="Picture 347" o:spid="_x0000_s1048" type="#_x0000_t75" style="position:absolute;left:4262;top:522;width:266;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">
                  <v:imagedata r:id="rId139" o:title=""/>
                </v:shape>
                <w10:anchorlock/>
              </v:group>
            </w:pict>
          </mc:Fallback>
        </mc:AlternateContent>
      </w:r>
    </w:p>
    <w:p w14:paraId="257ED520" w14:textId="77777777" w:rsidR="0092676A" w:rsidRDefault="00E142A3">
      <w:pPr>
        <w:pStyle w:val="BodyText"/>
        <w:spacing w:before="176"/>
        <w:ind w:left="2201" w:hanging="1722"/>
      </w:pPr>
      <w:r>
        <w:rPr>
          <w:w w:val="110"/>
        </w:rPr>
        <w:t>Figure</w:t>
      </w:r>
      <w:r>
        <w:rPr>
          <w:spacing w:val="-17"/>
          <w:w w:val="110"/>
        </w:rPr>
        <w:t xml:space="preserve"> </w:t>
      </w:r>
      <w:r>
        <w:rPr>
          <w:w w:val="110"/>
        </w:rPr>
        <w:t>6.3:</w:t>
      </w:r>
      <w:r>
        <w:rPr>
          <w:spacing w:val="10"/>
          <w:w w:val="110"/>
        </w:rPr>
        <w:t xml:space="preserve"> </w:t>
      </w:r>
      <w:r>
        <w:rPr>
          <w:spacing w:val="-7"/>
          <w:w w:val="110"/>
        </w:rPr>
        <w:t>Tag</w:t>
      </w:r>
      <w:r>
        <w:rPr>
          <w:spacing w:val="-17"/>
          <w:w w:val="110"/>
        </w:rPr>
        <w:t xml:space="preserve"> </w:t>
      </w:r>
      <w:r>
        <w:rPr>
          <w:w w:val="110"/>
        </w:rPr>
        <w:t>response</w:t>
      </w:r>
      <w:r>
        <w:rPr>
          <w:spacing w:val="-17"/>
          <w:w w:val="110"/>
        </w:rPr>
        <w:t xml:space="preserve"> </w:t>
      </w:r>
      <w:r>
        <w:rPr>
          <w:w w:val="110"/>
        </w:rPr>
        <w:t>of</w:t>
      </w:r>
      <w:r>
        <w:rPr>
          <w:spacing w:val="-17"/>
          <w:w w:val="110"/>
        </w:rPr>
        <w:t xml:space="preserve"> </w:t>
      </w:r>
      <w:r>
        <w:rPr>
          <w:w w:val="110"/>
        </w:rPr>
        <w:t>the</w:t>
      </w:r>
      <w:r>
        <w:rPr>
          <w:spacing w:val="-17"/>
          <w:w w:val="110"/>
        </w:rPr>
        <w:t xml:space="preserve"> </w:t>
      </w:r>
      <w:r>
        <w:rPr>
          <w:w w:val="110"/>
        </w:rPr>
        <w:t>proposed</w:t>
      </w:r>
      <w:r>
        <w:rPr>
          <w:spacing w:val="-17"/>
          <w:w w:val="110"/>
        </w:rPr>
        <w:t xml:space="preserve"> </w:t>
      </w:r>
      <w:r>
        <w:rPr>
          <w:w w:val="110"/>
        </w:rPr>
        <w:t>tags</w:t>
      </w:r>
      <w:r>
        <w:rPr>
          <w:spacing w:val="-17"/>
          <w:w w:val="110"/>
        </w:rPr>
        <w:t xml:space="preserve"> </w:t>
      </w:r>
      <w:r>
        <w:rPr>
          <w:w w:val="110"/>
        </w:rPr>
        <w:t>including</w:t>
      </w:r>
      <w:r>
        <w:rPr>
          <w:spacing w:val="-17"/>
          <w:w w:val="110"/>
        </w:rPr>
        <w:t xml:space="preserve"> </w:t>
      </w:r>
      <w:r>
        <w:rPr>
          <w:w w:val="110"/>
        </w:rPr>
        <w:t>the</w:t>
      </w:r>
      <w:r>
        <w:rPr>
          <w:spacing w:val="-17"/>
          <w:w w:val="110"/>
        </w:rPr>
        <w:t xml:space="preserve"> </w:t>
      </w:r>
      <w:r>
        <w:rPr>
          <w:w w:val="110"/>
        </w:rPr>
        <w:t>new</w:t>
      </w:r>
      <w:r>
        <w:rPr>
          <w:spacing w:val="-17"/>
          <w:w w:val="110"/>
        </w:rPr>
        <w:t xml:space="preserve"> </w:t>
      </w:r>
      <w:r>
        <w:rPr>
          <w:w w:val="110"/>
        </w:rPr>
        <w:t>pilot</w:t>
      </w:r>
      <w:r>
        <w:rPr>
          <w:spacing w:val="-17"/>
          <w:w w:val="110"/>
        </w:rPr>
        <w:t xml:space="preserve"> </w:t>
      </w:r>
      <w:r>
        <w:rPr>
          <w:w w:val="110"/>
        </w:rPr>
        <w:t>sequences</w:t>
      </w:r>
    </w:p>
    <w:p w14:paraId="0DC2F888" w14:textId="77777777" w:rsidR="0092676A" w:rsidRDefault="0092676A">
      <w:pPr>
        <w:pStyle w:val="BodyText"/>
        <w:spacing w:before="6"/>
        <w:rPr>
          <w:sz w:val="48"/>
        </w:rPr>
      </w:pPr>
    </w:p>
    <w:p w14:paraId="0BC52CF6" w14:textId="77777777" w:rsidR="0092676A" w:rsidRDefault="00E142A3">
      <w:pPr>
        <w:pStyle w:val="BodyText"/>
        <w:ind w:left="2201"/>
      </w:pPr>
      <w:r>
        <w:rPr>
          <w:w w:val="105"/>
        </w:rPr>
        <w:t>Table 6.1:  Set of 8 orthogonal sequences   [96]</w:t>
      </w:r>
    </w:p>
    <w:p w14:paraId="265A8BA5" w14:textId="77777777" w:rsidR="0092676A" w:rsidRDefault="0092676A">
      <w:pPr>
        <w:pStyle w:val="BodyText"/>
        <w:spacing w:before="8"/>
        <w:rPr>
          <w:sz w:val="19"/>
        </w:rPr>
      </w:pPr>
    </w:p>
    <w:tbl>
      <w:tblPr>
        <w:tblW w:w="0" w:type="auto"/>
        <w:tblInd w:w="1938"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177"/>
        <w:gridCol w:w="3915"/>
      </w:tblGrid>
      <w:tr w:rsidR="0092676A" w14:paraId="553DB8A6" w14:textId="77777777">
        <w:trPr>
          <w:trHeight w:hRule="exact" w:val="586"/>
        </w:trPr>
        <w:tc>
          <w:tcPr>
            <w:tcW w:w="1177" w:type="dxa"/>
          </w:tcPr>
          <w:p w14:paraId="7AAC0E35" w14:textId="77777777" w:rsidR="0092676A" w:rsidRDefault="00E142A3">
            <w:pPr>
              <w:pStyle w:val="TableParagraph"/>
              <w:spacing w:before="140"/>
              <w:ind w:left="106" w:right="106"/>
              <w:rPr>
                <w:sz w:val="24"/>
              </w:rPr>
            </w:pPr>
            <w:r>
              <w:rPr>
                <w:w w:val="105"/>
                <w:sz w:val="24"/>
              </w:rPr>
              <w:t>Sequence</w:t>
            </w:r>
          </w:p>
        </w:tc>
        <w:tc>
          <w:tcPr>
            <w:tcW w:w="3915" w:type="dxa"/>
          </w:tcPr>
          <w:p w14:paraId="35A9FC38" w14:textId="77777777" w:rsidR="0092676A" w:rsidRDefault="00E142A3">
            <w:pPr>
              <w:pStyle w:val="TableParagraph"/>
              <w:spacing w:before="140"/>
              <w:ind w:left="201" w:right="201"/>
              <w:rPr>
                <w:sz w:val="24"/>
              </w:rPr>
            </w:pPr>
            <w:r>
              <w:rPr>
                <w:w w:val="110"/>
                <w:sz w:val="24"/>
              </w:rPr>
              <w:t>Orthogonal Pilots</w:t>
            </w:r>
          </w:p>
        </w:tc>
      </w:tr>
      <w:tr w:rsidR="0092676A" w14:paraId="1B529713" w14:textId="77777777">
        <w:trPr>
          <w:trHeight w:hRule="exact" w:val="586"/>
        </w:trPr>
        <w:tc>
          <w:tcPr>
            <w:tcW w:w="1177" w:type="dxa"/>
          </w:tcPr>
          <w:p w14:paraId="3BE19D02" w14:textId="77777777" w:rsidR="0092676A" w:rsidRDefault="00E142A3">
            <w:pPr>
              <w:pStyle w:val="TableParagraph"/>
              <w:spacing w:before="94"/>
              <w:ind w:left="97" w:right="106"/>
              <w:rPr>
                <w:rFonts w:ascii="Tahoma"/>
                <w:sz w:val="16"/>
              </w:rPr>
            </w:pPr>
            <w:r>
              <w:rPr>
                <w:rFonts w:ascii="Palatino Linotype"/>
                <w:i/>
                <w:sz w:val="24"/>
              </w:rPr>
              <w:t>P</w:t>
            </w:r>
            <w:r>
              <w:rPr>
                <w:rFonts w:ascii="Tahoma"/>
                <w:position w:val="-3"/>
                <w:sz w:val="16"/>
              </w:rPr>
              <w:t>1</w:t>
            </w:r>
          </w:p>
        </w:tc>
        <w:tc>
          <w:tcPr>
            <w:tcW w:w="3915" w:type="dxa"/>
          </w:tcPr>
          <w:p w14:paraId="5951345C" w14:textId="77777777" w:rsidR="0092676A" w:rsidRDefault="00E142A3">
            <w:pPr>
              <w:pStyle w:val="TableParagraph"/>
              <w:spacing w:before="140"/>
              <w:ind w:left="201" w:right="201"/>
              <w:rPr>
                <w:sz w:val="24"/>
              </w:rPr>
            </w:pPr>
            <w:r>
              <w:rPr>
                <w:w w:val="105"/>
                <w:sz w:val="24"/>
              </w:rPr>
              <w:t>1 -1 1 -1 1 -1 1 -1 1 -1 1 -1 1 -1 1 -1</w:t>
            </w:r>
          </w:p>
        </w:tc>
      </w:tr>
      <w:tr w:rsidR="0092676A" w14:paraId="309552B2" w14:textId="77777777">
        <w:trPr>
          <w:trHeight w:hRule="exact" w:val="586"/>
        </w:trPr>
        <w:tc>
          <w:tcPr>
            <w:tcW w:w="1177" w:type="dxa"/>
          </w:tcPr>
          <w:p w14:paraId="4A7A6BB9" w14:textId="77777777" w:rsidR="0092676A" w:rsidRDefault="00E142A3">
            <w:pPr>
              <w:pStyle w:val="TableParagraph"/>
              <w:spacing w:before="90"/>
              <w:ind w:left="99" w:right="106"/>
              <w:rPr>
                <w:rFonts w:ascii="Tahoma"/>
                <w:sz w:val="16"/>
              </w:rPr>
            </w:pPr>
            <w:r>
              <w:rPr>
                <w:rFonts w:ascii="Palatino Linotype"/>
                <w:i/>
                <w:position w:val="4"/>
                <w:sz w:val="24"/>
              </w:rPr>
              <w:t>P</w:t>
            </w:r>
            <w:r>
              <w:rPr>
                <w:rFonts w:ascii="Tahoma"/>
                <w:sz w:val="16"/>
              </w:rPr>
              <w:t>18</w:t>
            </w:r>
          </w:p>
        </w:tc>
        <w:tc>
          <w:tcPr>
            <w:tcW w:w="3915" w:type="dxa"/>
          </w:tcPr>
          <w:p w14:paraId="55837E69" w14:textId="77777777" w:rsidR="0092676A" w:rsidRDefault="00E142A3">
            <w:pPr>
              <w:pStyle w:val="TableParagraph"/>
              <w:spacing w:before="140"/>
              <w:ind w:left="201" w:right="201"/>
              <w:rPr>
                <w:sz w:val="24"/>
              </w:rPr>
            </w:pPr>
            <w:r>
              <w:rPr>
                <w:w w:val="105"/>
                <w:sz w:val="24"/>
              </w:rPr>
              <w:t>1 -1 1 -1 1 -1 1 1 -1 1 -1 1 -1 1 -1 -1</w:t>
            </w:r>
          </w:p>
        </w:tc>
      </w:tr>
      <w:tr w:rsidR="0092676A" w14:paraId="00B20E75" w14:textId="77777777">
        <w:trPr>
          <w:trHeight w:hRule="exact" w:val="586"/>
        </w:trPr>
        <w:tc>
          <w:tcPr>
            <w:tcW w:w="1177" w:type="dxa"/>
          </w:tcPr>
          <w:p w14:paraId="6B923441" w14:textId="77777777" w:rsidR="0092676A" w:rsidRDefault="00E142A3">
            <w:pPr>
              <w:pStyle w:val="TableParagraph"/>
              <w:spacing w:before="90"/>
              <w:ind w:left="99" w:right="106"/>
              <w:rPr>
                <w:rFonts w:ascii="Tahoma"/>
                <w:sz w:val="16"/>
              </w:rPr>
            </w:pPr>
            <w:r>
              <w:rPr>
                <w:rFonts w:ascii="Palatino Linotype"/>
                <w:i/>
                <w:position w:val="4"/>
                <w:sz w:val="24"/>
              </w:rPr>
              <w:t>P</w:t>
            </w:r>
            <w:r>
              <w:rPr>
                <w:rFonts w:ascii="Tahoma"/>
                <w:sz w:val="16"/>
              </w:rPr>
              <w:t>69</w:t>
            </w:r>
          </w:p>
        </w:tc>
        <w:tc>
          <w:tcPr>
            <w:tcW w:w="3915" w:type="dxa"/>
          </w:tcPr>
          <w:p w14:paraId="62EB874A" w14:textId="77777777" w:rsidR="0092676A" w:rsidRDefault="00E142A3">
            <w:pPr>
              <w:pStyle w:val="TableParagraph"/>
              <w:spacing w:before="140"/>
              <w:ind w:left="201" w:right="201"/>
              <w:rPr>
                <w:sz w:val="24"/>
              </w:rPr>
            </w:pPr>
            <w:r>
              <w:rPr>
                <w:w w:val="105"/>
                <w:sz w:val="24"/>
              </w:rPr>
              <w:t>1 -1 1 1 -1 1 -1 1 -1 1 -1 -1 1 -1 1 -1</w:t>
            </w:r>
          </w:p>
        </w:tc>
      </w:tr>
      <w:tr w:rsidR="0092676A" w14:paraId="44510C5E" w14:textId="77777777">
        <w:trPr>
          <w:trHeight w:hRule="exact" w:val="586"/>
        </w:trPr>
        <w:tc>
          <w:tcPr>
            <w:tcW w:w="1177" w:type="dxa"/>
          </w:tcPr>
          <w:p w14:paraId="49E1598C" w14:textId="77777777" w:rsidR="0092676A" w:rsidRDefault="00E142A3">
            <w:pPr>
              <w:pStyle w:val="TableParagraph"/>
              <w:spacing w:before="90"/>
              <w:ind w:left="99" w:right="106"/>
              <w:rPr>
                <w:rFonts w:ascii="Tahoma"/>
                <w:sz w:val="16"/>
              </w:rPr>
            </w:pPr>
            <w:r>
              <w:rPr>
                <w:rFonts w:ascii="Palatino Linotype"/>
                <w:i/>
                <w:position w:val="4"/>
                <w:sz w:val="24"/>
              </w:rPr>
              <w:t>P</w:t>
            </w:r>
            <w:r>
              <w:rPr>
                <w:rFonts w:ascii="Tahoma"/>
                <w:sz w:val="16"/>
              </w:rPr>
              <w:t>86</w:t>
            </w:r>
          </w:p>
        </w:tc>
        <w:tc>
          <w:tcPr>
            <w:tcW w:w="3915" w:type="dxa"/>
          </w:tcPr>
          <w:p w14:paraId="65352ECB" w14:textId="77777777" w:rsidR="0092676A" w:rsidRDefault="00E142A3">
            <w:pPr>
              <w:pStyle w:val="TableParagraph"/>
              <w:spacing w:before="140"/>
              <w:ind w:left="201" w:right="201"/>
              <w:rPr>
                <w:sz w:val="24"/>
              </w:rPr>
            </w:pPr>
            <w:r>
              <w:rPr>
                <w:w w:val="105"/>
                <w:sz w:val="24"/>
              </w:rPr>
              <w:t>1 -1 1 1 -1 1 -1 -1 1 -1 1 1 -1 1 -1 -1</w:t>
            </w:r>
          </w:p>
        </w:tc>
      </w:tr>
      <w:tr w:rsidR="0092676A" w14:paraId="37B78306" w14:textId="77777777">
        <w:trPr>
          <w:trHeight w:hRule="exact" w:val="586"/>
        </w:trPr>
        <w:tc>
          <w:tcPr>
            <w:tcW w:w="1177" w:type="dxa"/>
          </w:tcPr>
          <w:p w14:paraId="74545E31" w14:textId="77777777" w:rsidR="0092676A" w:rsidRDefault="00E142A3">
            <w:pPr>
              <w:pStyle w:val="TableParagraph"/>
              <w:spacing w:before="90"/>
              <w:ind w:left="99" w:right="106"/>
              <w:rPr>
                <w:rFonts w:ascii="Tahoma"/>
                <w:sz w:val="16"/>
              </w:rPr>
            </w:pPr>
            <w:r>
              <w:rPr>
                <w:rFonts w:ascii="Palatino Linotype"/>
                <w:i/>
                <w:position w:val="4"/>
                <w:sz w:val="24"/>
              </w:rPr>
              <w:t>P</w:t>
            </w:r>
            <w:r>
              <w:rPr>
                <w:rFonts w:ascii="Tahoma"/>
                <w:sz w:val="16"/>
              </w:rPr>
              <w:t>171</w:t>
            </w:r>
          </w:p>
        </w:tc>
        <w:tc>
          <w:tcPr>
            <w:tcW w:w="3915" w:type="dxa"/>
          </w:tcPr>
          <w:p w14:paraId="63AE7B27" w14:textId="77777777" w:rsidR="0092676A" w:rsidRDefault="00E142A3">
            <w:pPr>
              <w:pStyle w:val="TableParagraph"/>
              <w:spacing w:before="140"/>
              <w:ind w:left="201" w:right="201"/>
              <w:rPr>
                <w:sz w:val="24"/>
              </w:rPr>
            </w:pPr>
            <w:r>
              <w:rPr>
                <w:w w:val="105"/>
                <w:sz w:val="24"/>
              </w:rPr>
              <w:t>1 1 -1 1 -1 -1 1 -1 1 1 -1 1 -1 -1 1 -1</w:t>
            </w:r>
          </w:p>
        </w:tc>
      </w:tr>
      <w:tr w:rsidR="0092676A" w14:paraId="1687ECB3" w14:textId="77777777">
        <w:trPr>
          <w:trHeight w:hRule="exact" w:val="586"/>
        </w:trPr>
        <w:tc>
          <w:tcPr>
            <w:tcW w:w="1177" w:type="dxa"/>
          </w:tcPr>
          <w:p w14:paraId="162A60B0" w14:textId="77777777" w:rsidR="0092676A" w:rsidRDefault="00E142A3">
            <w:pPr>
              <w:pStyle w:val="TableParagraph"/>
              <w:spacing w:before="90"/>
              <w:ind w:left="99" w:right="106"/>
              <w:rPr>
                <w:rFonts w:ascii="Tahoma"/>
                <w:sz w:val="16"/>
              </w:rPr>
            </w:pPr>
            <w:r>
              <w:rPr>
                <w:rFonts w:ascii="Palatino Linotype"/>
                <w:i/>
                <w:position w:val="4"/>
                <w:sz w:val="24"/>
              </w:rPr>
              <w:t>P</w:t>
            </w:r>
            <w:r>
              <w:rPr>
                <w:rFonts w:ascii="Tahoma"/>
                <w:sz w:val="16"/>
              </w:rPr>
              <w:t>188</w:t>
            </w:r>
          </w:p>
        </w:tc>
        <w:tc>
          <w:tcPr>
            <w:tcW w:w="3915" w:type="dxa"/>
          </w:tcPr>
          <w:p w14:paraId="72CBFBCD" w14:textId="77777777" w:rsidR="0092676A" w:rsidRDefault="00E142A3">
            <w:pPr>
              <w:pStyle w:val="TableParagraph"/>
              <w:spacing w:before="140"/>
              <w:ind w:left="201" w:right="201"/>
              <w:rPr>
                <w:sz w:val="24"/>
              </w:rPr>
            </w:pPr>
            <w:r>
              <w:rPr>
                <w:w w:val="105"/>
                <w:sz w:val="24"/>
              </w:rPr>
              <w:t>1 1 -1 1 -1 -1 1 1 -1 -1 1 -1 1 1 -1 -1</w:t>
            </w:r>
          </w:p>
        </w:tc>
      </w:tr>
      <w:tr w:rsidR="0092676A" w14:paraId="3CF0BB7F" w14:textId="77777777">
        <w:trPr>
          <w:trHeight w:hRule="exact" w:val="586"/>
        </w:trPr>
        <w:tc>
          <w:tcPr>
            <w:tcW w:w="1177" w:type="dxa"/>
          </w:tcPr>
          <w:p w14:paraId="77904100" w14:textId="77777777" w:rsidR="0092676A" w:rsidRDefault="00E142A3">
            <w:pPr>
              <w:pStyle w:val="TableParagraph"/>
              <w:spacing w:before="90"/>
              <w:ind w:left="99" w:right="106"/>
              <w:rPr>
                <w:rFonts w:ascii="Tahoma"/>
                <w:sz w:val="16"/>
              </w:rPr>
            </w:pPr>
            <w:r>
              <w:rPr>
                <w:rFonts w:ascii="Palatino Linotype"/>
                <w:i/>
                <w:position w:val="4"/>
                <w:sz w:val="24"/>
              </w:rPr>
              <w:t>P</w:t>
            </w:r>
            <w:r>
              <w:rPr>
                <w:rFonts w:ascii="Tahoma"/>
                <w:sz w:val="16"/>
              </w:rPr>
              <w:t>239</w:t>
            </w:r>
          </w:p>
        </w:tc>
        <w:tc>
          <w:tcPr>
            <w:tcW w:w="3915" w:type="dxa"/>
          </w:tcPr>
          <w:p w14:paraId="741AA31E" w14:textId="77777777" w:rsidR="0092676A" w:rsidRDefault="00E142A3">
            <w:pPr>
              <w:pStyle w:val="TableParagraph"/>
              <w:spacing w:before="140"/>
              <w:ind w:left="201" w:right="201"/>
              <w:rPr>
                <w:sz w:val="24"/>
              </w:rPr>
            </w:pPr>
            <w:r>
              <w:rPr>
                <w:w w:val="105"/>
                <w:sz w:val="24"/>
              </w:rPr>
              <w:t>1 1 -1 -1 1 1 -1 1 -1 -1 1 1 -1 -1 1 -1</w:t>
            </w:r>
          </w:p>
        </w:tc>
      </w:tr>
      <w:tr w:rsidR="0092676A" w14:paraId="405012BF" w14:textId="77777777">
        <w:trPr>
          <w:trHeight w:hRule="exact" w:val="586"/>
        </w:trPr>
        <w:tc>
          <w:tcPr>
            <w:tcW w:w="1177" w:type="dxa"/>
          </w:tcPr>
          <w:p w14:paraId="7A55CBE1" w14:textId="77777777" w:rsidR="0092676A" w:rsidRDefault="00E142A3">
            <w:pPr>
              <w:pStyle w:val="TableParagraph"/>
              <w:spacing w:before="90"/>
              <w:ind w:left="99" w:right="106"/>
              <w:rPr>
                <w:rFonts w:ascii="Tahoma"/>
                <w:sz w:val="16"/>
              </w:rPr>
            </w:pPr>
            <w:r>
              <w:rPr>
                <w:rFonts w:ascii="Palatino Linotype"/>
                <w:i/>
                <w:position w:val="4"/>
                <w:sz w:val="24"/>
              </w:rPr>
              <w:t>P</w:t>
            </w:r>
            <w:r>
              <w:rPr>
                <w:rFonts w:ascii="Tahoma"/>
                <w:sz w:val="16"/>
              </w:rPr>
              <w:t>256</w:t>
            </w:r>
          </w:p>
        </w:tc>
        <w:tc>
          <w:tcPr>
            <w:tcW w:w="3915" w:type="dxa"/>
          </w:tcPr>
          <w:p w14:paraId="487B6149" w14:textId="77777777" w:rsidR="0092676A" w:rsidRDefault="00E142A3">
            <w:pPr>
              <w:pStyle w:val="TableParagraph"/>
              <w:spacing w:before="140"/>
              <w:ind w:left="201" w:right="201"/>
              <w:rPr>
                <w:sz w:val="24"/>
              </w:rPr>
            </w:pPr>
            <w:r>
              <w:rPr>
                <w:w w:val="105"/>
                <w:sz w:val="24"/>
              </w:rPr>
              <w:t>1 1 -1 -1 1 1 -1 -1 1 1 -1 -1 1 1 -1 -1</w:t>
            </w:r>
          </w:p>
        </w:tc>
      </w:tr>
    </w:tbl>
    <w:p w14:paraId="5AEC126F" w14:textId="77777777" w:rsidR="0092676A" w:rsidRDefault="0092676A">
      <w:pPr>
        <w:pStyle w:val="BodyText"/>
        <w:spacing w:before="3"/>
        <w:rPr>
          <w:sz w:val="38"/>
        </w:rPr>
      </w:pPr>
    </w:p>
    <w:p w14:paraId="2D8C1F7E" w14:textId="77777777" w:rsidR="0092676A" w:rsidRDefault="00E142A3">
      <w:pPr>
        <w:pStyle w:val="BodyText"/>
        <w:spacing w:line="240" w:lineRule="exact"/>
        <w:ind w:left="480"/>
      </w:pPr>
      <w:r>
        <w:rPr>
          <w:w w:val="110"/>
        </w:rPr>
        <w:t>their system.</w:t>
      </w:r>
    </w:p>
    <w:p w14:paraId="73A0DF37" w14:textId="77777777" w:rsidR="0092676A" w:rsidRDefault="00E142A3">
      <w:pPr>
        <w:pStyle w:val="BodyText"/>
        <w:spacing w:before="39" w:line="358" w:lineRule="exact"/>
        <w:ind w:left="479" w:right="105" w:firstLine="351"/>
        <w:jc w:val="both"/>
      </w:pPr>
      <w:r>
        <w:rPr>
          <w:w w:val="105"/>
        </w:rPr>
        <w:t xml:space="preserve">In case of a resolved collision of multiple </w:t>
      </w:r>
      <w:r>
        <w:rPr>
          <w:rFonts w:ascii="Palatino Linotype" w:hAnsi="Palatino Linotype"/>
          <w:i/>
          <w:w w:val="105"/>
        </w:rPr>
        <w:t xml:space="preserve">RN </w:t>
      </w:r>
      <w:r>
        <w:rPr>
          <w:rFonts w:ascii="Arial Unicode MS" w:hAnsi="Arial Unicode MS"/>
          <w:w w:val="105"/>
        </w:rPr>
        <w:t>16</w:t>
      </w:r>
      <w:r>
        <w:rPr>
          <w:rFonts w:ascii="Palatino Linotype" w:hAnsi="Palatino Linotype"/>
          <w:i/>
          <w:w w:val="105"/>
        </w:rPr>
        <w:t>s</w:t>
      </w:r>
      <w:r>
        <w:rPr>
          <w:w w:val="105"/>
        </w:rPr>
        <w:t xml:space="preserve">, the proposed pseudo par- allel reading process is applied. A tag receiving its </w:t>
      </w:r>
      <w:r>
        <w:rPr>
          <w:spacing w:val="-4"/>
          <w:w w:val="105"/>
        </w:rPr>
        <w:t xml:space="preserve">valid </w:t>
      </w:r>
      <w:r>
        <w:rPr>
          <w:rFonts w:ascii="Palatino Linotype" w:hAnsi="Palatino Linotype"/>
          <w:i/>
          <w:w w:val="105"/>
        </w:rPr>
        <w:t xml:space="preserve">RN </w:t>
      </w:r>
      <w:r>
        <w:rPr>
          <w:rFonts w:ascii="Arial Unicode MS" w:hAnsi="Arial Unicode MS"/>
          <w:w w:val="105"/>
        </w:rPr>
        <w:t xml:space="preserve">16 </w:t>
      </w:r>
      <w:r>
        <w:rPr>
          <w:w w:val="105"/>
        </w:rPr>
        <w:t xml:space="preserve">replies with its EPC and goes to the “Acknowledged” state. In contrast, a tag receiving an in- </w:t>
      </w:r>
      <w:r>
        <w:rPr>
          <w:spacing w:val="-4"/>
          <w:w w:val="105"/>
        </w:rPr>
        <w:t xml:space="preserve">valid </w:t>
      </w:r>
      <w:r>
        <w:rPr>
          <w:rFonts w:ascii="Palatino Linotype" w:hAnsi="Palatino Linotype"/>
          <w:i/>
          <w:w w:val="105"/>
        </w:rPr>
        <w:t xml:space="preserve">RN </w:t>
      </w:r>
      <w:r>
        <w:rPr>
          <w:rFonts w:ascii="Arial Unicode MS" w:hAnsi="Arial Unicode MS"/>
          <w:w w:val="105"/>
        </w:rPr>
        <w:t xml:space="preserve">16 </w:t>
      </w:r>
      <w:r>
        <w:rPr>
          <w:w w:val="105"/>
        </w:rPr>
        <w:t xml:space="preserve">(e.g.  </w:t>
      </w:r>
      <w:del w:id="41" w:author="Raghda Wahdan" w:date="2017-11-14T14:05:00Z">
        <w:r w:rsidDel="00C112D0">
          <w:rPr>
            <w:spacing w:val="-4"/>
            <w:w w:val="105"/>
          </w:rPr>
          <w:delText xml:space="preserve">valid  </w:delText>
        </w:r>
        <w:r w:rsidDel="00C112D0">
          <w:rPr>
            <w:w w:val="105"/>
          </w:rPr>
          <w:delText>for</w:delText>
        </w:r>
      </w:del>
      <w:ins w:id="42" w:author="Raghda Wahdan" w:date="2017-11-14T14:05:00Z">
        <w:r w:rsidR="00C112D0">
          <w:rPr>
            <w:spacing w:val="-4"/>
            <w:w w:val="105"/>
          </w:rPr>
          <w:t>valid for</w:t>
        </w:r>
      </w:ins>
      <w:r>
        <w:rPr>
          <w:w w:val="105"/>
        </w:rPr>
        <w:t xml:space="preserve"> another tag) goes to a new state called </w:t>
      </w:r>
      <w:r>
        <w:rPr>
          <w:spacing w:val="-4"/>
          <w:w w:val="105"/>
        </w:rPr>
        <w:t xml:space="preserve">“Wait”  </w:t>
      </w:r>
      <w:r>
        <w:rPr>
          <w:w w:val="105"/>
        </w:rPr>
        <w:t xml:space="preserve">state.  In the latter state the tag memorizes its </w:t>
      </w:r>
      <w:r>
        <w:rPr>
          <w:rFonts w:ascii="Palatino Linotype" w:hAnsi="Palatino Linotype"/>
          <w:i/>
          <w:w w:val="105"/>
        </w:rPr>
        <w:t xml:space="preserve">RN </w:t>
      </w:r>
      <w:r>
        <w:rPr>
          <w:rFonts w:ascii="Arial Unicode MS" w:hAnsi="Arial Unicode MS"/>
          <w:w w:val="105"/>
        </w:rPr>
        <w:t xml:space="preserve">16 </w:t>
      </w:r>
      <w:r>
        <w:rPr>
          <w:w w:val="105"/>
        </w:rPr>
        <w:t xml:space="preserve">until one of the </w:t>
      </w:r>
      <w:r>
        <w:rPr>
          <w:spacing w:val="-5"/>
          <w:w w:val="105"/>
        </w:rPr>
        <w:t xml:space="preserve">two </w:t>
      </w:r>
      <w:r>
        <w:rPr>
          <w:w w:val="105"/>
        </w:rPr>
        <w:t xml:space="preserve">possibilities occurs: a) receiving an “ACK” command containing its </w:t>
      </w:r>
      <w:r>
        <w:rPr>
          <w:rFonts w:ascii="Palatino Linotype" w:hAnsi="Palatino Linotype"/>
          <w:i/>
          <w:w w:val="105"/>
        </w:rPr>
        <w:t xml:space="preserve">RN </w:t>
      </w:r>
      <w:r>
        <w:rPr>
          <w:rFonts w:ascii="Arial Unicode MS" w:hAnsi="Arial Unicode MS"/>
          <w:w w:val="105"/>
        </w:rPr>
        <w:t>16</w:t>
      </w:r>
      <w:r>
        <w:rPr>
          <w:w w:val="105"/>
        </w:rPr>
        <w:t xml:space="preserve">. In this case the tag replies with its EPC and goes to the “Acknowledged” state, b) receiving      the “ACK” command with wrong </w:t>
      </w:r>
      <w:r>
        <w:rPr>
          <w:rFonts w:ascii="Palatino Linotype" w:hAnsi="Palatino Linotype"/>
          <w:i/>
          <w:w w:val="105"/>
        </w:rPr>
        <w:t xml:space="preserve">RN </w:t>
      </w:r>
      <w:r>
        <w:rPr>
          <w:rFonts w:ascii="Arial Unicode MS" w:hAnsi="Arial Unicode MS"/>
          <w:w w:val="105"/>
        </w:rPr>
        <w:t>16</w:t>
      </w:r>
      <w:r>
        <w:rPr>
          <w:w w:val="105"/>
        </w:rPr>
        <w:t xml:space="preserve">. In this case, the tag remains in the </w:t>
      </w:r>
      <w:r>
        <w:rPr>
          <w:spacing w:val="-4"/>
          <w:w w:val="105"/>
        </w:rPr>
        <w:t xml:space="preserve">“Wait”  </w:t>
      </w:r>
      <w:r>
        <w:rPr>
          <w:w w:val="105"/>
        </w:rPr>
        <w:t xml:space="preserve">state waiting for a new  </w:t>
      </w:r>
      <w:del w:id="43" w:author="Raghda Wahdan" w:date="2017-11-14T14:06:00Z">
        <w:r w:rsidDel="00F81C45">
          <w:rPr>
            <w:w w:val="105"/>
          </w:rPr>
          <w:delText xml:space="preserve"> </w:delText>
        </w:r>
        <w:r w:rsidDel="00F81C45">
          <w:rPr>
            <w:spacing w:val="9"/>
            <w:w w:val="105"/>
          </w:rPr>
          <w:delText xml:space="preserve"> </w:delText>
        </w:r>
      </w:del>
      <w:r>
        <w:rPr>
          <w:w w:val="105"/>
        </w:rPr>
        <w:t>command.</w:t>
      </w:r>
    </w:p>
    <w:p w14:paraId="7DA034E4" w14:textId="77777777" w:rsidR="0092676A" w:rsidRDefault="00E142A3">
      <w:pPr>
        <w:pStyle w:val="BodyText"/>
        <w:spacing w:before="80" w:line="319" w:lineRule="auto"/>
        <w:ind w:left="479" w:right="106" w:firstLine="351"/>
        <w:jc w:val="both"/>
      </w:pPr>
      <w:r>
        <w:rPr>
          <w:w w:val="110"/>
        </w:rPr>
        <w:t xml:space="preserve">Figure 6.4 presents a state diagram with the required modifications of the tag state diagram given in [11] on page 47 </w:t>
      </w:r>
      <w:ins w:id="44" w:author="Raghda Wahdan" w:date="2017-11-14T14:06:00Z">
        <w:r w:rsidR="00C112D0">
          <w:rPr>
            <w:w w:val="110"/>
          </w:rPr>
          <w:t>F</w:t>
        </w:r>
      </w:ins>
      <w:del w:id="45" w:author="Raghda Wahdan" w:date="2017-11-14T14:06:00Z">
        <w:r w:rsidDel="00C112D0">
          <w:rPr>
            <w:w w:val="110"/>
          </w:rPr>
          <w:delText>f</w:delText>
        </w:r>
      </w:del>
      <w:r>
        <w:rPr>
          <w:w w:val="110"/>
        </w:rPr>
        <w:t>igure  6.19.</w:t>
      </w:r>
    </w:p>
    <w:p w14:paraId="061A0F09" w14:textId="77777777" w:rsidR="0092676A" w:rsidRDefault="0092676A">
      <w:pPr>
        <w:spacing w:line="319" w:lineRule="auto"/>
        <w:jc w:val="both"/>
        <w:sectPr w:rsidR="0092676A">
          <w:headerReference w:type="even" r:id="rId140"/>
          <w:headerReference w:type="default" r:id="rId141"/>
          <w:pgSz w:w="11910" w:h="16840"/>
          <w:pgMar w:top="1920" w:right="1620" w:bottom="280" w:left="1680" w:header="1603" w:footer="0" w:gutter="0"/>
          <w:pgNumType w:start="93"/>
          <w:cols w:space="720"/>
        </w:sectPr>
      </w:pPr>
    </w:p>
    <w:p w14:paraId="30BF77A7" w14:textId="77777777" w:rsidR="0092676A" w:rsidRDefault="0092676A">
      <w:pPr>
        <w:pStyle w:val="BodyText"/>
        <w:rPr>
          <w:sz w:val="20"/>
        </w:rPr>
      </w:pPr>
    </w:p>
    <w:p w14:paraId="3C5E2207" w14:textId="77777777" w:rsidR="0092676A" w:rsidRDefault="0092676A">
      <w:pPr>
        <w:pStyle w:val="BodyText"/>
        <w:rPr>
          <w:sz w:val="14"/>
        </w:rPr>
      </w:pPr>
    </w:p>
    <w:p w14:paraId="024C30A7" w14:textId="77777777" w:rsidR="0092676A" w:rsidRDefault="00AC2220">
      <w:pPr>
        <w:pStyle w:val="BodyText"/>
        <w:ind w:left="1210"/>
        <w:rPr>
          <w:sz w:val="20"/>
        </w:rPr>
      </w:pPr>
      <w:r>
        <w:rPr>
          <w:noProof/>
          <w:sz w:val="20"/>
        </w:rPr>
        <mc:AlternateContent>
          <mc:Choice Requires="wpg">
            <w:drawing>
              <wp:inline distT="0" distB="0" distL="0" distR="0" wp14:anchorId="119F9FCC" wp14:editId="33C21E77">
                <wp:extent cx="4133215" cy="2274570"/>
                <wp:effectExtent l="0" t="0" r="635" b="1905"/>
                <wp:docPr id="321"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3215" cy="2274570"/>
                          <a:chOff x="0" y="0"/>
                          <a:chExt cx="6509" cy="3582"/>
                        </a:xfrm>
                      </wpg:grpSpPr>
                      <wps:wsp>
                        <wps:cNvPr id="322" name="Rectangle 345"/>
                        <wps:cNvSpPr>
                          <a:spLocks noChangeArrowheads="1"/>
                        </wps:cNvSpPr>
                        <wps:spPr bwMode="auto">
                          <a:xfrm>
                            <a:off x="11" y="11"/>
                            <a:ext cx="4136" cy="507"/>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344"/>
                        <wps:cNvSpPr>
                          <a:spLocks noChangeArrowheads="1"/>
                        </wps:cNvSpPr>
                        <wps:spPr bwMode="auto">
                          <a:xfrm>
                            <a:off x="11" y="11"/>
                            <a:ext cx="4136" cy="507"/>
                          </a:xfrm>
                          <a:prstGeom prst="rect">
                            <a:avLst/>
                          </a:prstGeom>
                          <a:noFill/>
                          <a:ln w="1391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4" name="Picture 34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794" y="181"/>
                            <a:ext cx="2571"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5" name="AutoShape 342"/>
                        <wps:cNvSpPr>
                          <a:spLocks/>
                        </wps:cNvSpPr>
                        <wps:spPr bwMode="auto">
                          <a:xfrm>
                            <a:off x="1106" y="848"/>
                            <a:ext cx="1825" cy="711"/>
                          </a:xfrm>
                          <a:custGeom>
                            <a:avLst/>
                            <a:gdLst>
                              <a:gd name="T0" fmla="+- 0 2837 1106"/>
                              <a:gd name="T1" fmla="*/ T0 w 1825"/>
                              <a:gd name="T2" fmla="+- 0 1359 848"/>
                              <a:gd name="T3" fmla="*/ 1359 h 711"/>
                              <a:gd name="T4" fmla="+- 0 1198 1106"/>
                              <a:gd name="T5" fmla="*/ T4 w 1825"/>
                              <a:gd name="T6" fmla="+- 0 1359 848"/>
                              <a:gd name="T7" fmla="*/ 1359 h 711"/>
                              <a:gd name="T8" fmla="+- 0 1248 1106"/>
                              <a:gd name="T9" fmla="*/ T8 w 1825"/>
                              <a:gd name="T10" fmla="+- 0 1393 848"/>
                              <a:gd name="T11" fmla="*/ 1393 h 711"/>
                              <a:gd name="T12" fmla="+- 0 1306 1106"/>
                              <a:gd name="T13" fmla="*/ T12 w 1825"/>
                              <a:gd name="T14" fmla="+- 0 1425 848"/>
                              <a:gd name="T15" fmla="*/ 1425 h 711"/>
                              <a:gd name="T16" fmla="+- 0 1373 1106"/>
                              <a:gd name="T17" fmla="*/ T16 w 1825"/>
                              <a:gd name="T18" fmla="+- 0 1454 848"/>
                              <a:gd name="T19" fmla="*/ 1454 h 711"/>
                              <a:gd name="T20" fmla="+- 0 1447 1106"/>
                              <a:gd name="T21" fmla="*/ T20 w 1825"/>
                              <a:gd name="T22" fmla="+- 0 1480 848"/>
                              <a:gd name="T23" fmla="*/ 1480 h 711"/>
                              <a:gd name="T24" fmla="+- 0 1529 1106"/>
                              <a:gd name="T25" fmla="*/ T24 w 1825"/>
                              <a:gd name="T26" fmla="+- 0 1502 848"/>
                              <a:gd name="T27" fmla="*/ 1502 h 711"/>
                              <a:gd name="T28" fmla="+- 0 1617 1106"/>
                              <a:gd name="T29" fmla="*/ T28 w 1825"/>
                              <a:gd name="T30" fmla="+- 0 1522 848"/>
                              <a:gd name="T31" fmla="*/ 1522 h 711"/>
                              <a:gd name="T32" fmla="+- 0 1710 1106"/>
                              <a:gd name="T33" fmla="*/ T32 w 1825"/>
                              <a:gd name="T34" fmla="+- 0 1537 848"/>
                              <a:gd name="T35" fmla="*/ 1537 h 711"/>
                              <a:gd name="T36" fmla="+- 0 1809 1106"/>
                              <a:gd name="T37" fmla="*/ T36 w 1825"/>
                              <a:gd name="T38" fmla="+- 0 1548 848"/>
                              <a:gd name="T39" fmla="*/ 1548 h 711"/>
                              <a:gd name="T40" fmla="+- 0 1912 1106"/>
                              <a:gd name="T41" fmla="*/ T40 w 1825"/>
                              <a:gd name="T42" fmla="+- 0 1555 848"/>
                              <a:gd name="T43" fmla="*/ 1555 h 711"/>
                              <a:gd name="T44" fmla="+- 0 2018 1106"/>
                              <a:gd name="T45" fmla="*/ T44 w 1825"/>
                              <a:gd name="T46" fmla="+- 0 1558 848"/>
                              <a:gd name="T47" fmla="*/ 1558 h 711"/>
                              <a:gd name="T48" fmla="+- 0 2124 1106"/>
                              <a:gd name="T49" fmla="*/ T48 w 1825"/>
                              <a:gd name="T50" fmla="+- 0 1555 848"/>
                              <a:gd name="T51" fmla="*/ 1555 h 711"/>
                              <a:gd name="T52" fmla="+- 0 2227 1106"/>
                              <a:gd name="T53" fmla="*/ T52 w 1825"/>
                              <a:gd name="T54" fmla="+- 0 1548 848"/>
                              <a:gd name="T55" fmla="*/ 1548 h 711"/>
                              <a:gd name="T56" fmla="+- 0 2326 1106"/>
                              <a:gd name="T57" fmla="*/ T56 w 1825"/>
                              <a:gd name="T58" fmla="+- 0 1537 848"/>
                              <a:gd name="T59" fmla="*/ 1537 h 711"/>
                              <a:gd name="T60" fmla="+- 0 2419 1106"/>
                              <a:gd name="T61" fmla="*/ T60 w 1825"/>
                              <a:gd name="T62" fmla="+- 0 1522 848"/>
                              <a:gd name="T63" fmla="*/ 1522 h 711"/>
                              <a:gd name="T64" fmla="+- 0 2507 1106"/>
                              <a:gd name="T65" fmla="*/ T64 w 1825"/>
                              <a:gd name="T66" fmla="+- 0 1502 848"/>
                              <a:gd name="T67" fmla="*/ 1502 h 711"/>
                              <a:gd name="T68" fmla="+- 0 2588 1106"/>
                              <a:gd name="T69" fmla="*/ T68 w 1825"/>
                              <a:gd name="T70" fmla="+- 0 1480 848"/>
                              <a:gd name="T71" fmla="*/ 1480 h 711"/>
                              <a:gd name="T72" fmla="+- 0 2663 1106"/>
                              <a:gd name="T73" fmla="*/ T72 w 1825"/>
                              <a:gd name="T74" fmla="+- 0 1454 848"/>
                              <a:gd name="T75" fmla="*/ 1454 h 711"/>
                              <a:gd name="T76" fmla="+- 0 2730 1106"/>
                              <a:gd name="T77" fmla="*/ T76 w 1825"/>
                              <a:gd name="T78" fmla="+- 0 1425 848"/>
                              <a:gd name="T79" fmla="*/ 1425 h 711"/>
                              <a:gd name="T80" fmla="+- 0 2788 1106"/>
                              <a:gd name="T81" fmla="*/ T80 w 1825"/>
                              <a:gd name="T82" fmla="+- 0 1393 848"/>
                              <a:gd name="T83" fmla="*/ 1393 h 711"/>
                              <a:gd name="T84" fmla="+- 0 2837 1106"/>
                              <a:gd name="T85" fmla="*/ T84 w 1825"/>
                              <a:gd name="T86" fmla="+- 0 1359 848"/>
                              <a:gd name="T87" fmla="*/ 1359 h 711"/>
                              <a:gd name="T88" fmla="+- 0 2930 1106"/>
                              <a:gd name="T89" fmla="*/ T88 w 1825"/>
                              <a:gd name="T90" fmla="+- 0 1203 848"/>
                              <a:gd name="T91" fmla="*/ 1203 h 711"/>
                              <a:gd name="T92" fmla="+- 0 1106 1106"/>
                              <a:gd name="T93" fmla="*/ T92 w 1825"/>
                              <a:gd name="T94" fmla="+- 0 1203 848"/>
                              <a:gd name="T95" fmla="*/ 1203 h 711"/>
                              <a:gd name="T96" fmla="+- 0 1112 1106"/>
                              <a:gd name="T97" fmla="*/ T96 w 1825"/>
                              <a:gd name="T98" fmla="+- 0 1244 848"/>
                              <a:gd name="T99" fmla="*/ 1244 h 711"/>
                              <a:gd name="T100" fmla="+- 0 2924 1106"/>
                              <a:gd name="T101" fmla="*/ T100 w 1825"/>
                              <a:gd name="T102" fmla="+- 0 1244 848"/>
                              <a:gd name="T103" fmla="*/ 1244 h 711"/>
                              <a:gd name="T104" fmla="+- 0 2930 1106"/>
                              <a:gd name="T105" fmla="*/ T104 w 1825"/>
                              <a:gd name="T106" fmla="+- 0 1203 848"/>
                              <a:gd name="T107" fmla="*/ 1203 h 711"/>
                              <a:gd name="T108" fmla="+- 0 2018 1106"/>
                              <a:gd name="T109" fmla="*/ T108 w 1825"/>
                              <a:gd name="T110" fmla="+- 0 848 848"/>
                              <a:gd name="T111" fmla="*/ 848 h 711"/>
                              <a:gd name="T112" fmla="+- 0 1912 1106"/>
                              <a:gd name="T113" fmla="*/ T112 w 1825"/>
                              <a:gd name="T114" fmla="+- 0 850 848"/>
                              <a:gd name="T115" fmla="*/ 850 h 711"/>
                              <a:gd name="T116" fmla="+- 0 1809 1106"/>
                              <a:gd name="T117" fmla="*/ T116 w 1825"/>
                              <a:gd name="T118" fmla="+- 0 857 848"/>
                              <a:gd name="T119" fmla="*/ 857 h 711"/>
                              <a:gd name="T120" fmla="+- 0 1710 1106"/>
                              <a:gd name="T121" fmla="*/ T120 w 1825"/>
                              <a:gd name="T122" fmla="+- 0 868 848"/>
                              <a:gd name="T123" fmla="*/ 868 h 711"/>
                              <a:gd name="T124" fmla="+- 0 1617 1106"/>
                              <a:gd name="T125" fmla="*/ T124 w 1825"/>
                              <a:gd name="T126" fmla="+- 0 884 848"/>
                              <a:gd name="T127" fmla="*/ 884 h 711"/>
                              <a:gd name="T128" fmla="+- 0 1529 1106"/>
                              <a:gd name="T129" fmla="*/ T128 w 1825"/>
                              <a:gd name="T130" fmla="+- 0 903 848"/>
                              <a:gd name="T131" fmla="*/ 903 h 711"/>
                              <a:gd name="T132" fmla="+- 0 1447 1106"/>
                              <a:gd name="T133" fmla="*/ T132 w 1825"/>
                              <a:gd name="T134" fmla="+- 0 926 848"/>
                              <a:gd name="T135" fmla="*/ 926 h 711"/>
                              <a:gd name="T136" fmla="+- 0 1373 1106"/>
                              <a:gd name="T137" fmla="*/ T136 w 1825"/>
                              <a:gd name="T138" fmla="+- 0 952 848"/>
                              <a:gd name="T139" fmla="*/ 952 h 711"/>
                              <a:gd name="T140" fmla="+- 0 1306 1106"/>
                              <a:gd name="T141" fmla="*/ T140 w 1825"/>
                              <a:gd name="T142" fmla="+- 0 981 848"/>
                              <a:gd name="T143" fmla="*/ 981 h 711"/>
                              <a:gd name="T144" fmla="+- 0 1248 1106"/>
                              <a:gd name="T145" fmla="*/ T144 w 1825"/>
                              <a:gd name="T146" fmla="+- 0 1012 848"/>
                              <a:gd name="T147" fmla="*/ 1012 h 711"/>
                              <a:gd name="T148" fmla="+- 0 1198 1106"/>
                              <a:gd name="T149" fmla="*/ T148 w 1825"/>
                              <a:gd name="T150" fmla="+- 0 1047 848"/>
                              <a:gd name="T151" fmla="*/ 1047 h 711"/>
                              <a:gd name="T152" fmla="+- 0 1159 1106"/>
                              <a:gd name="T153" fmla="*/ T152 w 1825"/>
                              <a:gd name="T154" fmla="+- 0 1083 848"/>
                              <a:gd name="T155" fmla="*/ 1083 h 711"/>
                              <a:gd name="T156" fmla="+- 0 2877 1106"/>
                              <a:gd name="T157" fmla="*/ T156 w 1825"/>
                              <a:gd name="T158" fmla="+- 0 1083 848"/>
                              <a:gd name="T159" fmla="*/ 1083 h 711"/>
                              <a:gd name="T160" fmla="+- 0 2837 1106"/>
                              <a:gd name="T161" fmla="*/ T160 w 1825"/>
                              <a:gd name="T162" fmla="+- 0 1047 848"/>
                              <a:gd name="T163" fmla="*/ 1047 h 711"/>
                              <a:gd name="T164" fmla="+- 0 2788 1106"/>
                              <a:gd name="T165" fmla="*/ T164 w 1825"/>
                              <a:gd name="T166" fmla="+- 0 1012 848"/>
                              <a:gd name="T167" fmla="*/ 1012 h 711"/>
                              <a:gd name="T168" fmla="+- 0 2730 1106"/>
                              <a:gd name="T169" fmla="*/ T168 w 1825"/>
                              <a:gd name="T170" fmla="+- 0 981 848"/>
                              <a:gd name="T171" fmla="*/ 981 h 711"/>
                              <a:gd name="T172" fmla="+- 0 2663 1106"/>
                              <a:gd name="T173" fmla="*/ T172 w 1825"/>
                              <a:gd name="T174" fmla="+- 0 952 848"/>
                              <a:gd name="T175" fmla="*/ 952 h 711"/>
                              <a:gd name="T176" fmla="+- 0 2588 1106"/>
                              <a:gd name="T177" fmla="*/ T176 w 1825"/>
                              <a:gd name="T178" fmla="+- 0 926 848"/>
                              <a:gd name="T179" fmla="*/ 926 h 711"/>
                              <a:gd name="T180" fmla="+- 0 2507 1106"/>
                              <a:gd name="T181" fmla="*/ T180 w 1825"/>
                              <a:gd name="T182" fmla="+- 0 903 848"/>
                              <a:gd name="T183" fmla="*/ 903 h 711"/>
                              <a:gd name="T184" fmla="+- 0 2419 1106"/>
                              <a:gd name="T185" fmla="*/ T184 w 1825"/>
                              <a:gd name="T186" fmla="+- 0 884 848"/>
                              <a:gd name="T187" fmla="*/ 884 h 711"/>
                              <a:gd name="T188" fmla="+- 0 2326 1106"/>
                              <a:gd name="T189" fmla="*/ T188 w 1825"/>
                              <a:gd name="T190" fmla="+- 0 868 848"/>
                              <a:gd name="T191" fmla="*/ 868 h 711"/>
                              <a:gd name="T192" fmla="+- 0 2227 1106"/>
                              <a:gd name="T193" fmla="*/ T192 w 1825"/>
                              <a:gd name="T194" fmla="+- 0 857 848"/>
                              <a:gd name="T195" fmla="*/ 857 h 711"/>
                              <a:gd name="T196" fmla="+- 0 2124 1106"/>
                              <a:gd name="T197" fmla="*/ T196 w 1825"/>
                              <a:gd name="T198" fmla="+- 0 850 848"/>
                              <a:gd name="T199" fmla="*/ 850 h 711"/>
                              <a:gd name="T200" fmla="+- 0 2018 1106"/>
                              <a:gd name="T201" fmla="*/ T200 w 1825"/>
                              <a:gd name="T202" fmla="+- 0 848 848"/>
                              <a:gd name="T203" fmla="*/ 848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825" h="711">
                                <a:moveTo>
                                  <a:pt x="1731" y="511"/>
                                </a:moveTo>
                                <a:lnTo>
                                  <a:pt x="92" y="511"/>
                                </a:lnTo>
                                <a:lnTo>
                                  <a:pt x="142" y="545"/>
                                </a:lnTo>
                                <a:lnTo>
                                  <a:pt x="200" y="577"/>
                                </a:lnTo>
                                <a:lnTo>
                                  <a:pt x="267" y="606"/>
                                </a:lnTo>
                                <a:lnTo>
                                  <a:pt x="341" y="632"/>
                                </a:lnTo>
                                <a:lnTo>
                                  <a:pt x="423" y="654"/>
                                </a:lnTo>
                                <a:lnTo>
                                  <a:pt x="511" y="674"/>
                                </a:lnTo>
                                <a:lnTo>
                                  <a:pt x="604" y="689"/>
                                </a:lnTo>
                                <a:lnTo>
                                  <a:pt x="703" y="700"/>
                                </a:lnTo>
                                <a:lnTo>
                                  <a:pt x="806" y="707"/>
                                </a:lnTo>
                                <a:lnTo>
                                  <a:pt x="912" y="710"/>
                                </a:lnTo>
                                <a:lnTo>
                                  <a:pt x="1018" y="707"/>
                                </a:lnTo>
                                <a:lnTo>
                                  <a:pt x="1121" y="700"/>
                                </a:lnTo>
                                <a:lnTo>
                                  <a:pt x="1220" y="689"/>
                                </a:lnTo>
                                <a:lnTo>
                                  <a:pt x="1313" y="674"/>
                                </a:lnTo>
                                <a:lnTo>
                                  <a:pt x="1401" y="654"/>
                                </a:lnTo>
                                <a:lnTo>
                                  <a:pt x="1482" y="632"/>
                                </a:lnTo>
                                <a:lnTo>
                                  <a:pt x="1557" y="606"/>
                                </a:lnTo>
                                <a:lnTo>
                                  <a:pt x="1624" y="577"/>
                                </a:lnTo>
                                <a:lnTo>
                                  <a:pt x="1682" y="545"/>
                                </a:lnTo>
                                <a:lnTo>
                                  <a:pt x="1731" y="511"/>
                                </a:lnTo>
                                <a:close/>
                                <a:moveTo>
                                  <a:pt x="1824" y="355"/>
                                </a:moveTo>
                                <a:lnTo>
                                  <a:pt x="0" y="355"/>
                                </a:lnTo>
                                <a:lnTo>
                                  <a:pt x="6" y="396"/>
                                </a:lnTo>
                                <a:lnTo>
                                  <a:pt x="1818" y="396"/>
                                </a:lnTo>
                                <a:lnTo>
                                  <a:pt x="1824" y="355"/>
                                </a:lnTo>
                                <a:close/>
                                <a:moveTo>
                                  <a:pt x="912" y="0"/>
                                </a:moveTo>
                                <a:lnTo>
                                  <a:pt x="806" y="2"/>
                                </a:lnTo>
                                <a:lnTo>
                                  <a:pt x="703" y="9"/>
                                </a:lnTo>
                                <a:lnTo>
                                  <a:pt x="604" y="20"/>
                                </a:lnTo>
                                <a:lnTo>
                                  <a:pt x="511" y="36"/>
                                </a:lnTo>
                                <a:lnTo>
                                  <a:pt x="423" y="55"/>
                                </a:lnTo>
                                <a:lnTo>
                                  <a:pt x="341" y="78"/>
                                </a:lnTo>
                                <a:lnTo>
                                  <a:pt x="267" y="104"/>
                                </a:lnTo>
                                <a:lnTo>
                                  <a:pt x="200" y="133"/>
                                </a:lnTo>
                                <a:lnTo>
                                  <a:pt x="142" y="164"/>
                                </a:lnTo>
                                <a:lnTo>
                                  <a:pt x="92" y="199"/>
                                </a:lnTo>
                                <a:lnTo>
                                  <a:pt x="53" y="235"/>
                                </a:lnTo>
                                <a:lnTo>
                                  <a:pt x="1771" y="235"/>
                                </a:lnTo>
                                <a:lnTo>
                                  <a:pt x="1731" y="199"/>
                                </a:lnTo>
                                <a:lnTo>
                                  <a:pt x="1682" y="164"/>
                                </a:lnTo>
                                <a:lnTo>
                                  <a:pt x="1624" y="133"/>
                                </a:lnTo>
                                <a:lnTo>
                                  <a:pt x="1557" y="104"/>
                                </a:lnTo>
                                <a:lnTo>
                                  <a:pt x="1482" y="78"/>
                                </a:lnTo>
                                <a:lnTo>
                                  <a:pt x="1401" y="55"/>
                                </a:lnTo>
                                <a:lnTo>
                                  <a:pt x="1313" y="36"/>
                                </a:lnTo>
                                <a:lnTo>
                                  <a:pt x="1220" y="20"/>
                                </a:lnTo>
                                <a:lnTo>
                                  <a:pt x="1121" y="9"/>
                                </a:lnTo>
                                <a:lnTo>
                                  <a:pt x="1018" y="2"/>
                                </a:lnTo>
                                <a:lnTo>
                                  <a:pt x="912"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341"/>
                        <wps:cNvSpPr>
                          <a:spLocks/>
                        </wps:cNvSpPr>
                        <wps:spPr bwMode="auto">
                          <a:xfrm>
                            <a:off x="1106" y="848"/>
                            <a:ext cx="1825" cy="711"/>
                          </a:xfrm>
                          <a:custGeom>
                            <a:avLst/>
                            <a:gdLst>
                              <a:gd name="T0" fmla="+- 0 2930 1106"/>
                              <a:gd name="T1" fmla="*/ T0 w 1825"/>
                              <a:gd name="T2" fmla="+- 0 1203 848"/>
                              <a:gd name="T3" fmla="*/ 1203 h 711"/>
                              <a:gd name="T4" fmla="+- 0 2906 1106"/>
                              <a:gd name="T5" fmla="*/ T4 w 1825"/>
                              <a:gd name="T6" fmla="+- 0 1121 848"/>
                              <a:gd name="T7" fmla="*/ 1121 h 711"/>
                              <a:gd name="T8" fmla="+- 0 2837 1106"/>
                              <a:gd name="T9" fmla="*/ T8 w 1825"/>
                              <a:gd name="T10" fmla="+- 0 1047 848"/>
                              <a:gd name="T11" fmla="*/ 1047 h 711"/>
                              <a:gd name="T12" fmla="+- 0 2788 1106"/>
                              <a:gd name="T13" fmla="*/ T12 w 1825"/>
                              <a:gd name="T14" fmla="+- 0 1012 848"/>
                              <a:gd name="T15" fmla="*/ 1012 h 711"/>
                              <a:gd name="T16" fmla="+- 0 2730 1106"/>
                              <a:gd name="T17" fmla="*/ T16 w 1825"/>
                              <a:gd name="T18" fmla="+- 0 981 848"/>
                              <a:gd name="T19" fmla="*/ 981 h 711"/>
                              <a:gd name="T20" fmla="+- 0 2663 1106"/>
                              <a:gd name="T21" fmla="*/ T20 w 1825"/>
                              <a:gd name="T22" fmla="+- 0 952 848"/>
                              <a:gd name="T23" fmla="*/ 952 h 711"/>
                              <a:gd name="T24" fmla="+- 0 2588 1106"/>
                              <a:gd name="T25" fmla="*/ T24 w 1825"/>
                              <a:gd name="T26" fmla="+- 0 926 848"/>
                              <a:gd name="T27" fmla="*/ 926 h 711"/>
                              <a:gd name="T28" fmla="+- 0 2507 1106"/>
                              <a:gd name="T29" fmla="*/ T28 w 1825"/>
                              <a:gd name="T30" fmla="+- 0 903 848"/>
                              <a:gd name="T31" fmla="*/ 903 h 711"/>
                              <a:gd name="T32" fmla="+- 0 2419 1106"/>
                              <a:gd name="T33" fmla="*/ T32 w 1825"/>
                              <a:gd name="T34" fmla="+- 0 884 848"/>
                              <a:gd name="T35" fmla="*/ 884 h 711"/>
                              <a:gd name="T36" fmla="+- 0 2326 1106"/>
                              <a:gd name="T37" fmla="*/ T36 w 1825"/>
                              <a:gd name="T38" fmla="+- 0 868 848"/>
                              <a:gd name="T39" fmla="*/ 868 h 711"/>
                              <a:gd name="T40" fmla="+- 0 2227 1106"/>
                              <a:gd name="T41" fmla="*/ T40 w 1825"/>
                              <a:gd name="T42" fmla="+- 0 857 848"/>
                              <a:gd name="T43" fmla="*/ 857 h 711"/>
                              <a:gd name="T44" fmla="+- 0 2124 1106"/>
                              <a:gd name="T45" fmla="*/ T44 w 1825"/>
                              <a:gd name="T46" fmla="+- 0 850 848"/>
                              <a:gd name="T47" fmla="*/ 850 h 711"/>
                              <a:gd name="T48" fmla="+- 0 2018 1106"/>
                              <a:gd name="T49" fmla="*/ T48 w 1825"/>
                              <a:gd name="T50" fmla="+- 0 848 848"/>
                              <a:gd name="T51" fmla="*/ 848 h 711"/>
                              <a:gd name="T52" fmla="+- 0 1912 1106"/>
                              <a:gd name="T53" fmla="*/ T52 w 1825"/>
                              <a:gd name="T54" fmla="+- 0 850 848"/>
                              <a:gd name="T55" fmla="*/ 850 h 711"/>
                              <a:gd name="T56" fmla="+- 0 1809 1106"/>
                              <a:gd name="T57" fmla="*/ T56 w 1825"/>
                              <a:gd name="T58" fmla="+- 0 857 848"/>
                              <a:gd name="T59" fmla="*/ 857 h 711"/>
                              <a:gd name="T60" fmla="+- 0 1710 1106"/>
                              <a:gd name="T61" fmla="*/ T60 w 1825"/>
                              <a:gd name="T62" fmla="+- 0 868 848"/>
                              <a:gd name="T63" fmla="*/ 868 h 711"/>
                              <a:gd name="T64" fmla="+- 0 1617 1106"/>
                              <a:gd name="T65" fmla="*/ T64 w 1825"/>
                              <a:gd name="T66" fmla="+- 0 884 848"/>
                              <a:gd name="T67" fmla="*/ 884 h 711"/>
                              <a:gd name="T68" fmla="+- 0 1529 1106"/>
                              <a:gd name="T69" fmla="*/ T68 w 1825"/>
                              <a:gd name="T70" fmla="+- 0 903 848"/>
                              <a:gd name="T71" fmla="*/ 903 h 711"/>
                              <a:gd name="T72" fmla="+- 0 1447 1106"/>
                              <a:gd name="T73" fmla="*/ T72 w 1825"/>
                              <a:gd name="T74" fmla="+- 0 926 848"/>
                              <a:gd name="T75" fmla="*/ 926 h 711"/>
                              <a:gd name="T76" fmla="+- 0 1373 1106"/>
                              <a:gd name="T77" fmla="*/ T76 w 1825"/>
                              <a:gd name="T78" fmla="+- 0 952 848"/>
                              <a:gd name="T79" fmla="*/ 952 h 711"/>
                              <a:gd name="T80" fmla="+- 0 1306 1106"/>
                              <a:gd name="T81" fmla="*/ T80 w 1825"/>
                              <a:gd name="T82" fmla="+- 0 981 848"/>
                              <a:gd name="T83" fmla="*/ 981 h 711"/>
                              <a:gd name="T84" fmla="+- 0 1248 1106"/>
                              <a:gd name="T85" fmla="*/ T84 w 1825"/>
                              <a:gd name="T86" fmla="+- 0 1012 848"/>
                              <a:gd name="T87" fmla="*/ 1012 h 711"/>
                              <a:gd name="T88" fmla="+- 0 1198 1106"/>
                              <a:gd name="T89" fmla="*/ T88 w 1825"/>
                              <a:gd name="T90" fmla="+- 0 1047 848"/>
                              <a:gd name="T91" fmla="*/ 1047 h 711"/>
                              <a:gd name="T92" fmla="+- 0 1130 1106"/>
                              <a:gd name="T93" fmla="*/ T92 w 1825"/>
                              <a:gd name="T94" fmla="+- 0 1121 848"/>
                              <a:gd name="T95" fmla="*/ 1121 h 711"/>
                              <a:gd name="T96" fmla="+- 0 1106 1106"/>
                              <a:gd name="T97" fmla="*/ T96 w 1825"/>
                              <a:gd name="T98" fmla="+- 0 1203 848"/>
                              <a:gd name="T99" fmla="*/ 1203 h 711"/>
                              <a:gd name="T100" fmla="+- 0 1112 1106"/>
                              <a:gd name="T101" fmla="*/ T100 w 1825"/>
                              <a:gd name="T102" fmla="+- 0 1244 848"/>
                              <a:gd name="T103" fmla="*/ 1244 h 711"/>
                              <a:gd name="T104" fmla="+- 0 1159 1106"/>
                              <a:gd name="T105" fmla="*/ T104 w 1825"/>
                              <a:gd name="T106" fmla="+- 0 1322 848"/>
                              <a:gd name="T107" fmla="*/ 1322 h 711"/>
                              <a:gd name="T108" fmla="+- 0 1248 1106"/>
                              <a:gd name="T109" fmla="*/ T108 w 1825"/>
                              <a:gd name="T110" fmla="+- 0 1393 848"/>
                              <a:gd name="T111" fmla="*/ 1393 h 711"/>
                              <a:gd name="T112" fmla="+- 0 1306 1106"/>
                              <a:gd name="T113" fmla="*/ T112 w 1825"/>
                              <a:gd name="T114" fmla="+- 0 1425 848"/>
                              <a:gd name="T115" fmla="*/ 1425 h 711"/>
                              <a:gd name="T116" fmla="+- 0 1373 1106"/>
                              <a:gd name="T117" fmla="*/ T116 w 1825"/>
                              <a:gd name="T118" fmla="+- 0 1454 848"/>
                              <a:gd name="T119" fmla="*/ 1454 h 711"/>
                              <a:gd name="T120" fmla="+- 0 1447 1106"/>
                              <a:gd name="T121" fmla="*/ T120 w 1825"/>
                              <a:gd name="T122" fmla="+- 0 1480 848"/>
                              <a:gd name="T123" fmla="*/ 1480 h 711"/>
                              <a:gd name="T124" fmla="+- 0 1529 1106"/>
                              <a:gd name="T125" fmla="*/ T124 w 1825"/>
                              <a:gd name="T126" fmla="+- 0 1502 848"/>
                              <a:gd name="T127" fmla="*/ 1502 h 711"/>
                              <a:gd name="T128" fmla="+- 0 1617 1106"/>
                              <a:gd name="T129" fmla="*/ T128 w 1825"/>
                              <a:gd name="T130" fmla="+- 0 1522 848"/>
                              <a:gd name="T131" fmla="*/ 1522 h 711"/>
                              <a:gd name="T132" fmla="+- 0 1710 1106"/>
                              <a:gd name="T133" fmla="*/ T132 w 1825"/>
                              <a:gd name="T134" fmla="+- 0 1537 848"/>
                              <a:gd name="T135" fmla="*/ 1537 h 711"/>
                              <a:gd name="T136" fmla="+- 0 1809 1106"/>
                              <a:gd name="T137" fmla="*/ T136 w 1825"/>
                              <a:gd name="T138" fmla="+- 0 1548 848"/>
                              <a:gd name="T139" fmla="*/ 1548 h 711"/>
                              <a:gd name="T140" fmla="+- 0 1912 1106"/>
                              <a:gd name="T141" fmla="*/ T140 w 1825"/>
                              <a:gd name="T142" fmla="+- 0 1555 848"/>
                              <a:gd name="T143" fmla="*/ 1555 h 711"/>
                              <a:gd name="T144" fmla="+- 0 2018 1106"/>
                              <a:gd name="T145" fmla="*/ T144 w 1825"/>
                              <a:gd name="T146" fmla="+- 0 1558 848"/>
                              <a:gd name="T147" fmla="*/ 1558 h 711"/>
                              <a:gd name="T148" fmla="+- 0 2124 1106"/>
                              <a:gd name="T149" fmla="*/ T148 w 1825"/>
                              <a:gd name="T150" fmla="+- 0 1555 848"/>
                              <a:gd name="T151" fmla="*/ 1555 h 711"/>
                              <a:gd name="T152" fmla="+- 0 2227 1106"/>
                              <a:gd name="T153" fmla="*/ T152 w 1825"/>
                              <a:gd name="T154" fmla="+- 0 1548 848"/>
                              <a:gd name="T155" fmla="*/ 1548 h 711"/>
                              <a:gd name="T156" fmla="+- 0 2326 1106"/>
                              <a:gd name="T157" fmla="*/ T156 w 1825"/>
                              <a:gd name="T158" fmla="+- 0 1537 848"/>
                              <a:gd name="T159" fmla="*/ 1537 h 711"/>
                              <a:gd name="T160" fmla="+- 0 2419 1106"/>
                              <a:gd name="T161" fmla="*/ T160 w 1825"/>
                              <a:gd name="T162" fmla="+- 0 1522 848"/>
                              <a:gd name="T163" fmla="*/ 1522 h 711"/>
                              <a:gd name="T164" fmla="+- 0 2507 1106"/>
                              <a:gd name="T165" fmla="*/ T164 w 1825"/>
                              <a:gd name="T166" fmla="+- 0 1502 848"/>
                              <a:gd name="T167" fmla="*/ 1502 h 711"/>
                              <a:gd name="T168" fmla="+- 0 2588 1106"/>
                              <a:gd name="T169" fmla="*/ T168 w 1825"/>
                              <a:gd name="T170" fmla="+- 0 1480 848"/>
                              <a:gd name="T171" fmla="*/ 1480 h 711"/>
                              <a:gd name="T172" fmla="+- 0 2663 1106"/>
                              <a:gd name="T173" fmla="*/ T172 w 1825"/>
                              <a:gd name="T174" fmla="+- 0 1454 848"/>
                              <a:gd name="T175" fmla="*/ 1454 h 711"/>
                              <a:gd name="T176" fmla="+- 0 2730 1106"/>
                              <a:gd name="T177" fmla="*/ T176 w 1825"/>
                              <a:gd name="T178" fmla="+- 0 1425 848"/>
                              <a:gd name="T179" fmla="*/ 1425 h 711"/>
                              <a:gd name="T180" fmla="+- 0 2788 1106"/>
                              <a:gd name="T181" fmla="*/ T180 w 1825"/>
                              <a:gd name="T182" fmla="+- 0 1393 848"/>
                              <a:gd name="T183" fmla="*/ 1393 h 711"/>
                              <a:gd name="T184" fmla="+- 0 2837 1106"/>
                              <a:gd name="T185" fmla="*/ T184 w 1825"/>
                              <a:gd name="T186" fmla="+- 0 1359 848"/>
                              <a:gd name="T187" fmla="*/ 1359 h 711"/>
                              <a:gd name="T188" fmla="+- 0 2906 1106"/>
                              <a:gd name="T189" fmla="*/ T188 w 1825"/>
                              <a:gd name="T190" fmla="+- 0 1284 848"/>
                              <a:gd name="T191" fmla="*/ 1284 h 711"/>
                              <a:gd name="T192" fmla="+- 0 2930 1106"/>
                              <a:gd name="T193" fmla="*/ T192 w 1825"/>
                              <a:gd name="T194" fmla="+- 0 1203 848"/>
                              <a:gd name="T195" fmla="*/ 1203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825" h="711">
                                <a:moveTo>
                                  <a:pt x="1824" y="355"/>
                                </a:moveTo>
                                <a:lnTo>
                                  <a:pt x="1800" y="273"/>
                                </a:lnTo>
                                <a:lnTo>
                                  <a:pt x="1731" y="199"/>
                                </a:lnTo>
                                <a:lnTo>
                                  <a:pt x="1682" y="164"/>
                                </a:lnTo>
                                <a:lnTo>
                                  <a:pt x="1624" y="133"/>
                                </a:lnTo>
                                <a:lnTo>
                                  <a:pt x="1557" y="104"/>
                                </a:lnTo>
                                <a:lnTo>
                                  <a:pt x="1482" y="78"/>
                                </a:lnTo>
                                <a:lnTo>
                                  <a:pt x="1401" y="55"/>
                                </a:lnTo>
                                <a:lnTo>
                                  <a:pt x="1313" y="36"/>
                                </a:lnTo>
                                <a:lnTo>
                                  <a:pt x="1220" y="20"/>
                                </a:lnTo>
                                <a:lnTo>
                                  <a:pt x="1121" y="9"/>
                                </a:lnTo>
                                <a:lnTo>
                                  <a:pt x="1018" y="2"/>
                                </a:lnTo>
                                <a:lnTo>
                                  <a:pt x="912" y="0"/>
                                </a:lnTo>
                                <a:lnTo>
                                  <a:pt x="806" y="2"/>
                                </a:lnTo>
                                <a:lnTo>
                                  <a:pt x="703" y="9"/>
                                </a:lnTo>
                                <a:lnTo>
                                  <a:pt x="604" y="20"/>
                                </a:lnTo>
                                <a:lnTo>
                                  <a:pt x="511" y="36"/>
                                </a:lnTo>
                                <a:lnTo>
                                  <a:pt x="423" y="55"/>
                                </a:lnTo>
                                <a:lnTo>
                                  <a:pt x="341" y="78"/>
                                </a:lnTo>
                                <a:lnTo>
                                  <a:pt x="267" y="104"/>
                                </a:lnTo>
                                <a:lnTo>
                                  <a:pt x="200" y="133"/>
                                </a:lnTo>
                                <a:lnTo>
                                  <a:pt x="142" y="164"/>
                                </a:lnTo>
                                <a:lnTo>
                                  <a:pt x="92" y="199"/>
                                </a:lnTo>
                                <a:lnTo>
                                  <a:pt x="24" y="273"/>
                                </a:lnTo>
                                <a:lnTo>
                                  <a:pt x="0" y="355"/>
                                </a:lnTo>
                                <a:lnTo>
                                  <a:pt x="6" y="396"/>
                                </a:lnTo>
                                <a:lnTo>
                                  <a:pt x="53" y="474"/>
                                </a:lnTo>
                                <a:lnTo>
                                  <a:pt x="142" y="545"/>
                                </a:lnTo>
                                <a:lnTo>
                                  <a:pt x="200" y="577"/>
                                </a:lnTo>
                                <a:lnTo>
                                  <a:pt x="267" y="606"/>
                                </a:lnTo>
                                <a:lnTo>
                                  <a:pt x="341" y="632"/>
                                </a:lnTo>
                                <a:lnTo>
                                  <a:pt x="423" y="654"/>
                                </a:lnTo>
                                <a:lnTo>
                                  <a:pt x="511" y="674"/>
                                </a:lnTo>
                                <a:lnTo>
                                  <a:pt x="604" y="689"/>
                                </a:lnTo>
                                <a:lnTo>
                                  <a:pt x="703" y="700"/>
                                </a:lnTo>
                                <a:lnTo>
                                  <a:pt x="806" y="707"/>
                                </a:lnTo>
                                <a:lnTo>
                                  <a:pt x="912" y="710"/>
                                </a:lnTo>
                                <a:lnTo>
                                  <a:pt x="1018" y="707"/>
                                </a:lnTo>
                                <a:lnTo>
                                  <a:pt x="1121" y="700"/>
                                </a:lnTo>
                                <a:lnTo>
                                  <a:pt x="1220" y="689"/>
                                </a:lnTo>
                                <a:lnTo>
                                  <a:pt x="1313" y="674"/>
                                </a:lnTo>
                                <a:lnTo>
                                  <a:pt x="1401" y="654"/>
                                </a:lnTo>
                                <a:lnTo>
                                  <a:pt x="1482" y="632"/>
                                </a:lnTo>
                                <a:lnTo>
                                  <a:pt x="1557" y="606"/>
                                </a:lnTo>
                                <a:lnTo>
                                  <a:pt x="1624" y="577"/>
                                </a:lnTo>
                                <a:lnTo>
                                  <a:pt x="1682" y="545"/>
                                </a:lnTo>
                                <a:lnTo>
                                  <a:pt x="1731" y="511"/>
                                </a:lnTo>
                                <a:lnTo>
                                  <a:pt x="1800" y="436"/>
                                </a:lnTo>
                                <a:lnTo>
                                  <a:pt x="1824" y="355"/>
                                </a:lnTo>
                                <a:close/>
                              </a:path>
                            </a:pathLst>
                          </a:custGeom>
                          <a:noFill/>
                          <a:ln w="139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AutoShape 340"/>
                        <wps:cNvSpPr>
                          <a:spLocks/>
                        </wps:cNvSpPr>
                        <wps:spPr bwMode="auto">
                          <a:xfrm>
                            <a:off x="1790" y="1119"/>
                            <a:ext cx="471" cy="188"/>
                          </a:xfrm>
                          <a:custGeom>
                            <a:avLst/>
                            <a:gdLst>
                              <a:gd name="T0" fmla="+- 0 1868 1790"/>
                              <a:gd name="T1" fmla="*/ T0 w 471"/>
                              <a:gd name="T2" fmla="+- 0 1269 1119"/>
                              <a:gd name="T3" fmla="*/ 1269 h 188"/>
                              <a:gd name="T4" fmla="+- 0 1855 1790"/>
                              <a:gd name="T5" fmla="*/ T4 w 471"/>
                              <a:gd name="T6" fmla="+- 0 1207 1119"/>
                              <a:gd name="T7" fmla="*/ 1207 h 188"/>
                              <a:gd name="T8" fmla="+- 0 1847 1790"/>
                              <a:gd name="T9" fmla="*/ T8 w 471"/>
                              <a:gd name="T10" fmla="+- 0 1225 1119"/>
                              <a:gd name="T11" fmla="*/ 1225 h 188"/>
                              <a:gd name="T12" fmla="+- 0 1864 1790"/>
                              <a:gd name="T13" fmla="*/ T12 w 471"/>
                              <a:gd name="T14" fmla="+- 0 1268 1119"/>
                              <a:gd name="T15" fmla="*/ 1268 h 188"/>
                              <a:gd name="T16" fmla="+- 0 1882 1790"/>
                              <a:gd name="T17" fmla="*/ T16 w 471"/>
                              <a:gd name="T18" fmla="+- 0 1262 1119"/>
                              <a:gd name="T19" fmla="*/ 1262 h 188"/>
                              <a:gd name="T20" fmla="+- 0 1860 1790"/>
                              <a:gd name="T21" fmla="*/ T20 w 471"/>
                              <a:gd name="T22" fmla="+- 0 1213 1119"/>
                              <a:gd name="T23" fmla="*/ 1213 h 188"/>
                              <a:gd name="T24" fmla="+- 0 1790 1790"/>
                              <a:gd name="T25" fmla="*/ T24 w 471"/>
                              <a:gd name="T26" fmla="+- 0 1267 1119"/>
                              <a:gd name="T27" fmla="*/ 1267 h 188"/>
                              <a:gd name="T28" fmla="+- 0 1855 1790"/>
                              <a:gd name="T29" fmla="*/ T28 w 471"/>
                              <a:gd name="T30" fmla="+- 0 1207 1119"/>
                              <a:gd name="T31" fmla="*/ 1207 h 188"/>
                              <a:gd name="T32" fmla="+- 0 1862 1790"/>
                              <a:gd name="T33" fmla="*/ T32 w 471"/>
                              <a:gd name="T34" fmla="+- 0 1194 1119"/>
                              <a:gd name="T35" fmla="*/ 1194 h 188"/>
                              <a:gd name="T36" fmla="+- 0 1856 1790"/>
                              <a:gd name="T37" fmla="*/ T36 w 471"/>
                              <a:gd name="T38" fmla="+- 0 1135 1119"/>
                              <a:gd name="T39" fmla="*/ 1135 h 188"/>
                              <a:gd name="T40" fmla="+- 0 1868 1790"/>
                              <a:gd name="T41" fmla="*/ T40 w 471"/>
                              <a:gd name="T42" fmla="+- 0 1145 1119"/>
                              <a:gd name="T43" fmla="*/ 1145 h 188"/>
                              <a:gd name="T44" fmla="+- 0 1851 1790"/>
                              <a:gd name="T45" fmla="*/ T44 w 471"/>
                              <a:gd name="T46" fmla="+- 0 1155 1119"/>
                              <a:gd name="T47" fmla="*/ 1155 h 188"/>
                              <a:gd name="T48" fmla="+- 0 1848 1790"/>
                              <a:gd name="T49" fmla="*/ T48 w 471"/>
                              <a:gd name="T50" fmla="+- 0 1185 1119"/>
                              <a:gd name="T51" fmla="*/ 1185 h 188"/>
                              <a:gd name="T52" fmla="+- 0 1867 1790"/>
                              <a:gd name="T53" fmla="*/ T52 w 471"/>
                              <a:gd name="T54" fmla="+- 0 1189 1119"/>
                              <a:gd name="T55" fmla="*/ 1189 h 188"/>
                              <a:gd name="T56" fmla="+- 0 1871 1790"/>
                              <a:gd name="T57" fmla="*/ T56 w 471"/>
                              <a:gd name="T58" fmla="+- 0 1149 1119"/>
                              <a:gd name="T59" fmla="*/ 1149 h 188"/>
                              <a:gd name="T60" fmla="+- 0 1917 1790"/>
                              <a:gd name="T61" fmla="*/ T60 w 471"/>
                              <a:gd name="T62" fmla="+- 0 1174 1119"/>
                              <a:gd name="T63" fmla="*/ 1174 h 188"/>
                              <a:gd name="T64" fmla="+- 0 1906 1790"/>
                              <a:gd name="T65" fmla="*/ T64 w 471"/>
                              <a:gd name="T66" fmla="+- 0 1247 1119"/>
                              <a:gd name="T67" fmla="*/ 1247 h 188"/>
                              <a:gd name="T68" fmla="+- 0 1958 1790"/>
                              <a:gd name="T69" fmla="*/ T68 w 471"/>
                              <a:gd name="T70" fmla="+- 0 1270 1119"/>
                              <a:gd name="T71" fmla="*/ 1270 h 188"/>
                              <a:gd name="T72" fmla="+- 0 1983 1790"/>
                              <a:gd name="T73" fmla="*/ T72 w 471"/>
                              <a:gd name="T74" fmla="+- 0 1263 1119"/>
                              <a:gd name="T75" fmla="*/ 1263 h 188"/>
                              <a:gd name="T76" fmla="+- 0 1985 1790"/>
                              <a:gd name="T77" fmla="*/ T76 w 471"/>
                              <a:gd name="T78" fmla="+- 0 1257 1119"/>
                              <a:gd name="T79" fmla="*/ 1257 h 188"/>
                              <a:gd name="T80" fmla="+- 0 1923 1790"/>
                              <a:gd name="T81" fmla="*/ T80 w 471"/>
                              <a:gd name="T82" fmla="+- 0 1243 1119"/>
                              <a:gd name="T83" fmla="*/ 1243 h 188"/>
                              <a:gd name="T84" fmla="+- 0 1987 1790"/>
                              <a:gd name="T85" fmla="*/ T84 w 471"/>
                              <a:gd name="T86" fmla="+- 0 1219 1119"/>
                              <a:gd name="T87" fmla="*/ 1219 h 188"/>
                              <a:gd name="T88" fmla="+- 0 1922 1790"/>
                              <a:gd name="T89" fmla="*/ T88 w 471"/>
                              <a:gd name="T90" fmla="+- 0 1193 1119"/>
                              <a:gd name="T91" fmla="*/ 1193 h 188"/>
                              <a:gd name="T92" fmla="+- 0 1980 1790"/>
                              <a:gd name="T93" fmla="*/ T92 w 471"/>
                              <a:gd name="T94" fmla="+- 0 1178 1119"/>
                              <a:gd name="T95" fmla="*/ 1178 h 188"/>
                              <a:gd name="T96" fmla="+- 0 1981 1790"/>
                              <a:gd name="T97" fmla="*/ T96 w 471"/>
                              <a:gd name="T98" fmla="+- 0 1249 1119"/>
                              <a:gd name="T99" fmla="*/ 1249 h 188"/>
                              <a:gd name="T100" fmla="+- 0 1959 1790"/>
                              <a:gd name="T101" fmla="*/ T100 w 471"/>
                              <a:gd name="T102" fmla="+- 0 1256 1119"/>
                              <a:gd name="T103" fmla="*/ 1256 h 188"/>
                              <a:gd name="T104" fmla="+- 0 1984 1790"/>
                              <a:gd name="T105" fmla="*/ T104 w 471"/>
                              <a:gd name="T106" fmla="+- 0 1249 1119"/>
                              <a:gd name="T107" fmla="*/ 1249 h 188"/>
                              <a:gd name="T108" fmla="+- 0 1972 1790"/>
                              <a:gd name="T109" fmla="*/ T108 w 471"/>
                              <a:gd name="T110" fmla="+- 0 1199 1119"/>
                              <a:gd name="T111" fmla="*/ 1199 h 188"/>
                              <a:gd name="T112" fmla="+- 0 1980 1790"/>
                              <a:gd name="T113" fmla="*/ T112 w 471"/>
                              <a:gd name="T114" fmla="+- 0 1178 1119"/>
                              <a:gd name="T115" fmla="*/ 1178 h 188"/>
                              <a:gd name="T116" fmla="+- 0 2016 1790"/>
                              <a:gd name="T117" fmla="*/ T116 w 471"/>
                              <a:gd name="T118" fmla="+- 0 1305 1119"/>
                              <a:gd name="T119" fmla="*/ 1305 h 188"/>
                              <a:gd name="T120" fmla="+- 0 2033 1790"/>
                              <a:gd name="T121" fmla="*/ T120 w 471"/>
                              <a:gd name="T122" fmla="+- 0 1305 1119"/>
                              <a:gd name="T123" fmla="*/ 1305 h 188"/>
                              <a:gd name="T124" fmla="+- 0 2043 1790"/>
                              <a:gd name="T125" fmla="*/ T124 w 471"/>
                              <a:gd name="T126" fmla="+- 0 1247 1119"/>
                              <a:gd name="T127" fmla="*/ 1247 h 188"/>
                              <a:gd name="T128" fmla="+- 0 2047 1790"/>
                              <a:gd name="T129" fmla="*/ T128 w 471"/>
                              <a:gd name="T130" fmla="+- 0 1186 1119"/>
                              <a:gd name="T131" fmla="*/ 1186 h 188"/>
                              <a:gd name="T132" fmla="+- 0 2030 1790"/>
                              <a:gd name="T133" fmla="*/ T132 w 471"/>
                              <a:gd name="T134" fmla="+- 0 1167 1119"/>
                              <a:gd name="T135" fmla="*/ 1167 h 188"/>
                              <a:gd name="T136" fmla="+- 0 2048 1790"/>
                              <a:gd name="T137" fmla="*/ T136 w 471"/>
                              <a:gd name="T138" fmla="+- 0 1267 1119"/>
                              <a:gd name="T139" fmla="*/ 1267 h 188"/>
                              <a:gd name="T140" fmla="+- 0 2081 1790"/>
                              <a:gd name="T141" fmla="*/ T140 w 471"/>
                              <a:gd name="T142" fmla="+- 0 1267 1119"/>
                              <a:gd name="T143" fmla="*/ 1267 h 188"/>
                              <a:gd name="T144" fmla="+- 0 2077 1790"/>
                              <a:gd name="T145" fmla="*/ T144 w 471"/>
                              <a:gd name="T146" fmla="+- 0 1185 1119"/>
                              <a:gd name="T147" fmla="*/ 1185 h 188"/>
                              <a:gd name="T148" fmla="+- 0 2086 1790"/>
                              <a:gd name="T149" fmla="*/ T148 w 471"/>
                              <a:gd name="T150" fmla="+- 0 1227 1119"/>
                              <a:gd name="T151" fmla="*/ 1227 h 188"/>
                              <a:gd name="T152" fmla="+- 0 2066 1790"/>
                              <a:gd name="T153" fmla="*/ T152 w 471"/>
                              <a:gd name="T154" fmla="+- 0 1255 1119"/>
                              <a:gd name="T155" fmla="*/ 1255 h 188"/>
                              <a:gd name="T156" fmla="+- 0 2102 1790"/>
                              <a:gd name="T157" fmla="*/ T156 w 471"/>
                              <a:gd name="T158" fmla="+- 0 1196 1119"/>
                              <a:gd name="T159" fmla="*/ 1196 h 188"/>
                              <a:gd name="T160" fmla="+- 0 2051 1790"/>
                              <a:gd name="T161" fmla="*/ T160 w 471"/>
                              <a:gd name="T162" fmla="+- 0 1167 1119"/>
                              <a:gd name="T163" fmla="*/ 1167 h 188"/>
                              <a:gd name="T164" fmla="+- 0 2052 1790"/>
                              <a:gd name="T165" fmla="*/ T164 w 471"/>
                              <a:gd name="T166" fmla="+- 0 1182 1119"/>
                              <a:gd name="T167" fmla="*/ 1182 h 188"/>
                              <a:gd name="T168" fmla="+- 0 2084 1790"/>
                              <a:gd name="T169" fmla="*/ T168 w 471"/>
                              <a:gd name="T170" fmla="+- 0 1169 1119"/>
                              <a:gd name="T171" fmla="*/ 1169 h 188"/>
                              <a:gd name="T172" fmla="+- 0 2025 1790"/>
                              <a:gd name="T173" fmla="*/ T172 w 471"/>
                              <a:gd name="T174" fmla="+- 0 1166 1119"/>
                              <a:gd name="T175" fmla="*/ 1166 h 188"/>
                              <a:gd name="T176" fmla="+- 0 2144 1790"/>
                              <a:gd name="T177" fmla="*/ T176 w 471"/>
                              <a:gd name="T178" fmla="+- 0 1269 1119"/>
                              <a:gd name="T179" fmla="*/ 1269 h 188"/>
                              <a:gd name="T180" fmla="+- 0 2131 1790"/>
                              <a:gd name="T181" fmla="*/ T180 w 471"/>
                              <a:gd name="T182" fmla="+- 0 1122 1119"/>
                              <a:gd name="T183" fmla="*/ 1122 h 188"/>
                              <a:gd name="T184" fmla="+- 0 2147 1790"/>
                              <a:gd name="T185" fmla="*/ T184 w 471"/>
                              <a:gd name="T186" fmla="+- 0 1268 1119"/>
                              <a:gd name="T187" fmla="*/ 1268 h 188"/>
                              <a:gd name="T188" fmla="+- 0 2148 1790"/>
                              <a:gd name="T189" fmla="*/ T188 w 471"/>
                              <a:gd name="T190" fmla="+- 0 1121 1119"/>
                              <a:gd name="T191" fmla="*/ 1121 h 188"/>
                              <a:gd name="T192" fmla="+- 0 2145 1790"/>
                              <a:gd name="T193" fmla="*/ T192 w 471"/>
                              <a:gd name="T194" fmla="+- 0 1120 1119"/>
                              <a:gd name="T195" fmla="*/ 1120 h 188"/>
                              <a:gd name="T196" fmla="+- 0 2169 1790"/>
                              <a:gd name="T197" fmla="*/ T196 w 471"/>
                              <a:gd name="T198" fmla="+- 0 1170 1119"/>
                              <a:gd name="T199" fmla="*/ 1170 h 188"/>
                              <a:gd name="T200" fmla="+- 0 2206 1790"/>
                              <a:gd name="T201" fmla="*/ T200 w 471"/>
                              <a:gd name="T202" fmla="+- 0 1268 1119"/>
                              <a:gd name="T203" fmla="*/ 1268 h 188"/>
                              <a:gd name="T204" fmla="+- 0 2195 1790"/>
                              <a:gd name="T205" fmla="*/ T204 w 471"/>
                              <a:gd name="T206" fmla="+- 0 1307 1119"/>
                              <a:gd name="T207" fmla="*/ 1307 h 188"/>
                              <a:gd name="T208" fmla="+- 0 2233 1790"/>
                              <a:gd name="T209" fmla="*/ T208 w 471"/>
                              <a:gd name="T210" fmla="+- 0 1247 1119"/>
                              <a:gd name="T211" fmla="*/ 1247 h 188"/>
                              <a:gd name="T212" fmla="+- 0 2185 1790"/>
                              <a:gd name="T213" fmla="*/ T212 w 471"/>
                              <a:gd name="T214" fmla="+- 0 1167 1119"/>
                              <a:gd name="T215" fmla="*/ 1167 h 188"/>
                              <a:gd name="T216" fmla="+- 0 2243 1790"/>
                              <a:gd name="T217" fmla="*/ T216 w 471"/>
                              <a:gd name="T218" fmla="+- 0 1169 1119"/>
                              <a:gd name="T219" fmla="*/ 1169 h 188"/>
                              <a:gd name="T220" fmla="+- 0 2260 1790"/>
                              <a:gd name="T221" fmla="*/ T220 w 471"/>
                              <a:gd name="T222" fmla="+- 0 1168 1119"/>
                              <a:gd name="T223" fmla="*/ 1168 h 188"/>
                              <a:gd name="T224" fmla="+- 0 2254 1790"/>
                              <a:gd name="T225" fmla="*/ T224 w 471"/>
                              <a:gd name="T226" fmla="+- 0 1166 1119"/>
                              <a:gd name="T227" fmla="*/ 1166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471" h="188">
                                <a:moveTo>
                                  <a:pt x="14" y="150"/>
                                </a:moveTo>
                                <a:lnTo>
                                  <a:pt x="5" y="150"/>
                                </a:lnTo>
                                <a:lnTo>
                                  <a:pt x="6" y="150"/>
                                </a:lnTo>
                                <a:lnTo>
                                  <a:pt x="13" y="150"/>
                                </a:lnTo>
                                <a:lnTo>
                                  <a:pt x="14" y="150"/>
                                </a:lnTo>
                                <a:close/>
                                <a:moveTo>
                                  <a:pt x="89" y="150"/>
                                </a:moveTo>
                                <a:lnTo>
                                  <a:pt x="77" y="150"/>
                                </a:lnTo>
                                <a:lnTo>
                                  <a:pt x="78" y="150"/>
                                </a:lnTo>
                                <a:lnTo>
                                  <a:pt x="88" y="150"/>
                                </a:lnTo>
                                <a:lnTo>
                                  <a:pt x="89" y="150"/>
                                </a:lnTo>
                                <a:close/>
                                <a:moveTo>
                                  <a:pt x="16" y="149"/>
                                </a:moveTo>
                                <a:lnTo>
                                  <a:pt x="3" y="149"/>
                                </a:lnTo>
                                <a:lnTo>
                                  <a:pt x="4" y="150"/>
                                </a:lnTo>
                                <a:lnTo>
                                  <a:pt x="15" y="150"/>
                                </a:lnTo>
                                <a:lnTo>
                                  <a:pt x="16" y="149"/>
                                </a:lnTo>
                                <a:close/>
                                <a:moveTo>
                                  <a:pt x="65" y="88"/>
                                </a:moveTo>
                                <a:lnTo>
                                  <a:pt x="35" y="88"/>
                                </a:lnTo>
                                <a:lnTo>
                                  <a:pt x="39" y="88"/>
                                </a:lnTo>
                                <a:lnTo>
                                  <a:pt x="45" y="91"/>
                                </a:lnTo>
                                <a:lnTo>
                                  <a:pt x="47" y="92"/>
                                </a:lnTo>
                                <a:lnTo>
                                  <a:pt x="49" y="95"/>
                                </a:lnTo>
                                <a:lnTo>
                                  <a:pt x="54" y="100"/>
                                </a:lnTo>
                                <a:lnTo>
                                  <a:pt x="55" y="103"/>
                                </a:lnTo>
                                <a:lnTo>
                                  <a:pt x="57" y="106"/>
                                </a:lnTo>
                                <a:lnTo>
                                  <a:pt x="58" y="109"/>
                                </a:lnTo>
                                <a:lnTo>
                                  <a:pt x="60" y="113"/>
                                </a:lnTo>
                                <a:lnTo>
                                  <a:pt x="73" y="146"/>
                                </a:lnTo>
                                <a:lnTo>
                                  <a:pt x="73" y="147"/>
                                </a:lnTo>
                                <a:lnTo>
                                  <a:pt x="74" y="148"/>
                                </a:lnTo>
                                <a:lnTo>
                                  <a:pt x="74" y="149"/>
                                </a:lnTo>
                                <a:lnTo>
                                  <a:pt x="76" y="150"/>
                                </a:lnTo>
                                <a:lnTo>
                                  <a:pt x="90" y="150"/>
                                </a:lnTo>
                                <a:lnTo>
                                  <a:pt x="91" y="149"/>
                                </a:lnTo>
                                <a:lnTo>
                                  <a:pt x="92" y="148"/>
                                </a:lnTo>
                                <a:lnTo>
                                  <a:pt x="92" y="145"/>
                                </a:lnTo>
                                <a:lnTo>
                                  <a:pt x="92" y="144"/>
                                </a:lnTo>
                                <a:lnTo>
                                  <a:pt x="92" y="143"/>
                                </a:lnTo>
                                <a:lnTo>
                                  <a:pt x="91" y="141"/>
                                </a:lnTo>
                                <a:lnTo>
                                  <a:pt x="90" y="139"/>
                                </a:lnTo>
                                <a:lnTo>
                                  <a:pt x="78" y="108"/>
                                </a:lnTo>
                                <a:lnTo>
                                  <a:pt x="76" y="105"/>
                                </a:lnTo>
                                <a:lnTo>
                                  <a:pt x="75" y="102"/>
                                </a:lnTo>
                                <a:lnTo>
                                  <a:pt x="73" y="99"/>
                                </a:lnTo>
                                <a:lnTo>
                                  <a:pt x="72" y="96"/>
                                </a:lnTo>
                                <a:lnTo>
                                  <a:pt x="70" y="94"/>
                                </a:lnTo>
                                <a:lnTo>
                                  <a:pt x="69" y="91"/>
                                </a:lnTo>
                                <a:lnTo>
                                  <a:pt x="65" y="88"/>
                                </a:lnTo>
                                <a:close/>
                                <a:moveTo>
                                  <a:pt x="43" y="11"/>
                                </a:moveTo>
                                <a:lnTo>
                                  <a:pt x="5" y="11"/>
                                </a:lnTo>
                                <a:lnTo>
                                  <a:pt x="4" y="12"/>
                                </a:lnTo>
                                <a:lnTo>
                                  <a:pt x="1" y="14"/>
                                </a:lnTo>
                                <a:lnTo>
                                  <a:pt x="0" y="16"/>
                                </a:lnTo>
                                <a:lnTo>
                                  <a:pt x="0" y="148"/>
                                </a:lnTo>
                                <a:lnTo>
                                  <a:pt x="1" y="148"/>
                                </a:lnTo>
                                <a:lnTo>
                                  <a:pt x="1" y="149"/>
                                </a:lnTo>
                                <a:lnTo>
                                  <a:pt x="2" y="149"/>
                                </a:lnTo>
                                <a:lnTo>
                                  <a:pt x="17" y="149"/>
                                </a:lnTo>
                                <a:lnTo>
                                  <a:pt x="18" y="148"/>
                                </a:lnTo>
                                <a:lnTo>
                                  <a:pt x="18" y="88"/>
                                </a:lnTo>
                                <a:lnTo>
                                  <a:pt x="65" y="88"/>
                                </a:lnTo>
                                <a:lnTo>
                                  <a:pt x="63" y="86"/>
                                </a:lnTo>
                                <a:lnTo>
                                  <a:pt x="62" y="84"/>
                                </a:lnTo>
                                <a:lnTo>
                                  <a:pt x="60" y="83"/>
                                </a:lnTo>
                                <a:lnTo>
                                  <a:pt x="57" y="82"/>
                                </a:lnTo>
                                <a:lnTo>
                                  <a:pt x="61" y="81"/>
                                </a:lnTo>
                                <a:lnTo>
                                  <a:pt x="65" y="79"/>
                                </a:lnTo>
                                <a:lnTo>
                                  <a:pt x="69" y="77"/>
                                </a:lnTo>
                                <a:lnTo>
                                  <a:pt x="72" y="75"/>
                                </a:lnTo>
                                <a:lnTo>
                                  <a:pt x="74" y="73"/>
                                </a:lnTo>
                                <a:lnTo>
                                  <a:pt x="18" y="73"/>
                                </a:lnTo>
                                <a:lnTo>
                                  <a:pt x="18" y="26"/>
                                </a:lnTo>
                                <a:lnTo>
                                  <a:pt x="78" y="26"/>
                                </a:lnTo>
                                <a:lnTo>
                                  <a:pt x="76" y="24"/>
                                </a:lnTo>
                                <a:lnTo>
                                  <a:pt x="73" y="21"/>
                                </a:lnTo>
                                <a:lnTo>
                                  <a:pt x="70" y="18"/>
                                </a:lnTo>
                                <a:lnTo>
                                  <a:pt x="66" y="16"/>
                                </a:lnTo>
                                <a:lnTo>
                                  <a:pt x="61" y="14"/>
                                </a:lnTo>
                                <a:lnTo>
                                  <a:pt x="57" y="13"/>
                                </a:lnTo>
                                <a:lnTo>
                                  <a:pt x="51" y="12"/>
                                </a:lnTo>
                                <a:lnTo>
                                  <a:pt x="49" y="12"/>
                                </a:lnTo>
                                <a:lnTo>
                                  <a:pt x="47" y="11"/>
                                </a:lnTo>
                                <a:lnTo>
                                  <a:pt x="45" y="11"/>
                                </a:lnTo>
                                <a:lnTo>
                                  <a:pt x="43" y="11"/>
                                </a:lnTo>
                                <a:close/>
                                <a:moveTo>
                                  <a:pt x="78" y="26"/>
                                </a:moveTo>
                                <a:lnTo>
                                  <a:pt x="41" y="26"/>
                                </a:lnTo>
                                <a:lnTo>
                                  <a:pt x="43" y="27"/>
                                </a:lnTo>
                                <a:lnTo>
                                  <a:pt x="45" y="27"/>
                                </a:lnTo>
                                <a:lnTo>
                                  <a:pt x="47" y="27"/>
                                </a:lnTo>
                                <a:lnTo>
                                  <a:pt x="49" y="28"/>
                                </a:lnTo>
                                <a:lnTo>
                                  <a:pt x="54" y="29"/>
                                </a:lnTo>
                                <a:lnTo>
                                  <a:pt x="59" y="32"/>
                                </a:lnTo>
                                <a:lnTo>
                                  <a:pt x="61" y="36"/>
                                </a:lnTo>
                                <a:lnTo>
                                  <a:pt x="63" y="39"/>
                                </a:lnTo>
                                <a:lnTo>
                                  <a:pt x="65" y="44"/>
                                </a:lnTo>
                                <a:lnTo>
                                  <a:pt x="65" y="53"/>
                                </a:lnTo>
                                <a:lnTo>
                                  <a:pt x="64" y="56"/>
                                </a:lnTo>
                                <a:lnTo>
                                  <a:pt x="63" y="59"/>
                                </a:lnTo>
                                <a:lnTo>
                                  <a:pt x="62" y="62"/>
                                </a:lnTo>
                                <a:lnTo>
                                  <a:pt x="60" y="64"/>
                                </a:lnTo>
                                <a:lnTo>
                                  <a:pt x="58" y="66"/>
                                </a:lnTo>
                                <a:lnTo>
                                  <a:pt x="55" y="68"/>
                                </a:lnTo>
                                <a:lnTo>
                                  <a:pt x="53" y="70"/>
                                </a:lnTo>
                                <a:lnTo>
                                  <a:pt x="49" y="71"/>
                                </a:lnTo>
                                <a:lnTo>
                                  <a:pt x="46" y="72"/>
                                </a:lnTo>
                                <a:lnTo>
                                  <a:pt x="41" y="73"/>
                                </a:lnTo>
                                <a:lnTo>
                                  <a:pt x="74" y="73"/>
                                </a:lnTo>
                                <a:lnTo>
                                  <a:pt x="74" y="72"/>
                                </a:lnTo>
                                <a:lnTo>
                                  <a:pt x="77" y="70"/>
                                </a:lnTo>
                                <a:lnTo>
                                  <a:pt x="79" y="67"/>
                                </a:lnTo>
                                <a:lnTo>
                                  <a:pt x="81" y="64"/>
                                </a:lnTo>
                                <a:lnTo>
                                  <a:pt x="82" y="60"/>
                                </a:lnTo>
                                <a:lnTo>
                                  <a:pt x="83" y="56"/>
                                </a:lnTo>
                                <a:lnTo>
                                  <a:pt x="84" y="52"/>
                                </a:lnTo>
                                <a:lnTo>
                                  <a:pt x="84" y="43"/>
                                </a:lnTo>
                                <a:lnTo>
                                  <a:pt x="83" y="38"/>
                                </a:lnTo>
                                <a:lnTo>
                                  <a:pt x="81" y="30"/>
                                </a:lnTo>
                                <a:lnTo>
                                  <a:pt x="79" y="27"/>
                                </a:lnTo>
                                <a:lnTo>
                                  <a:pt x="78" y="26"/>
                                </a:lnTo>
                                <a:close/>
                                <a:moveTo>
                                  <a:pt x="164" y="46"/>
                                </a:moveTo>
                                <a:lnTo>
                                  <a:pt x="150" y="46"/>
                                </a:lnTo>
                                <a:lnTo>
                                  <a:pt x="144" y="47"/>
                                </a:lnTo>
                                <a:lnTo>
                                  <a:pt x="138" y="49"/>
                                </a:lnTo>
                                <a:lnTo>
                                  <a:pt x="132" y="52"/>
                                </a:lnTo>
                                <a:lnTo>
                                  <a:pt x="127" y="55"/>
                                </a:lnTo>
                                <a:lnTo>
                                  <a:pt x="123" y="60"/>
                                </a:lnTo>
                                <a:lnTo>
                                  <a:pt x="119" y="64"/>
                                </a:lnTo>
                                <a:lnTo>
                                  <a:pt x="116" y="70"/>
                                </a:lnTo>
                                <a:lnTo>
                                  <a:pt x="112" y="83"/>
                                </a:lnTo>
                                <a:lnTo>
                                  <a:pt x="110" y="91"/>
                                </a:lnTo>
                                <a:lnTo>
                                  <a:pt x="110" y="108"/>
                                </a:lnTo>
                                <a:lnTo>
                                  <a:pt x="112" y="115"/>
                                </a:lnTo>
                                <a:lnTo>
                                  <a:pt x="116" y="128"/>
                                </a:lnTo>
                                <a:lnTo>
                                  <a:pt x="119" y="134"/>
                                </a:lnTo>
                                <a:lnTo>
                                  <a:pt x="127" y="143"/>
                                </a:lnTo>
                                <a:lnTo>
                                  <a:pt x="132" y="146"/>
                                </a:lnTo>
                                <a:lnTo>
                                  <a:pt x="138" y="148"/>
                                </a:lnTo>
                                <a:lnTo>
                                  <a:pt x="144" y="150"/>
                                </a:lnTo>
                                <a:lnTo>
                                  <a:pt x="151" y="151"/>
                                </a:lnTo>
                                <a:lnTo>
                                  <a:pt x="163" y="151"/>
                                </a:lnTo>
                                <a:lnTo>
                                  <a:pt x="168" y="151"/>
                                </a:lnTo>
                                <a:lnTo>
                                  <a:pt x="176" y="150"/>
                                </a:lnTo>
                                <a:lnTo>
                                  <a:pt x="179" y="149"/>
                                </a:lnTo>
                                <a:lnTo>
                                  <a:pt x="182" y="148"/>
                                </a:lnTo>
                                <a:lnTo>
                                  <a:pt x="185" y="147"/>
                                </a:lnTo>
                                <a:lnTo>
                                  <a:pt x="188" y="146"/>
                                </a:lnTo>
                                <a:lnTo>
                                  <a:pt x="190" y="146"/>
                                </a:lnTo>
                                <a:lnTo>
                                  <a:pt x="192" y="144"/>
                                </a:lnTo>
                                <a:lnTo>
                                  <a:pt x="193" y="144"/>
                                </a:lnTo>
                                <a:lnTo>
                                  <a:pt x="193" y="143"/>
                                </a:lnTo>
                                <a:lnTo>
                                  <a:pt x="194" y="143"/>
                                </a:lnTo>
                                <a:lnTo>
                                  <a:pt x="194" y="142"/>
                                </a:lnTo>
                                <a:lnTo>
                                  <a:pt x="195" y="141"/>
                                </a:lnTo>
                                <a:lnTo>
                                  <a:pt x="195" y="139"/>
                                </a:lnTo>
                                <a:lnTo>
                                  <a:pt x="195" y="138"/>
                                </a:lnTo>
                                <a:lnTo>
                                  <a:pt x="195" y="137"/>
                                </a:lnTo>
                                <a:lnTo>
                                  <a:pt x="154" y="137"/>
                                </a:lnTo>
                                <a:lnTo>
                                  <a:pt x="150" y="136"/>
                                </a:lnTo>
                                <a:lnTo>
                                  <a:pt x="146" y="135"/>
                                </a:lnTo>
                                <a:lnTo>
                                  <a:pt x="142" y="133"/>
                                </a:lnTo>
                                <a:lnTo>
                                  <a:pt x="138" y="131"/>
                                </a:lnTo>
                                <a:lnTo>
                                  <a:pt x="136" y="128"/>
                                </a:lnTo>
                                <a:lnTo>
                                  <a:pt x="133" y="124"/>
                                </a:lnTo>
                                <a:lnTo>
                                  <a:pt x="132" y="121"/>
                                </a:lnTo>
                                <a:lnTo>
                                  <a:pt x="130" y="116"/>
                                </a:lnTo>
                                <a:lnTo>
                                  <a:pt x="129" y="112"/>
                                </a:lnTo>
                                <a:lnTo>
                                  <a:pt x="129" y="107"/>
                                </a:lnTo>
                                <a:lnTo>
                                  <a:pt x="129" y="102"/>
                                </a:lnTo>
                                <a:lnTo>
                                  <a:pt x="194" y="102"/>
                                </a:lnTo>
                                <a:lnTo>
                                  <a:pt x="196" y="102"/>
                                </a:lnTo>
                                <a:lnTo>
                                  <a:pt x="197" y="100"/>
                                </a:lnTo>
                                <a:lnTo>
                                  <a:pt x="198" y="99"/>
                                </a:lnTo>
                                <a:lnTo>
                                  <a:pt x="199" y="97"/>
                                </a:lnTo>
                                <a:lnTo>
                                  <a:pt x="199" y="89"/>
                                </a:lnTo>
                                <a:lnTo>
                                  <a:pt x="129" y="89"/>
                                </a:lnTo>
                                <a:lnTo>
                                  <a:pt x="129" y="85"/>
                                </a:lnTo>
                                <a:lnTo>
                                  <a:pt x="130" y="82"/>
                                </a:lnTo>
                                <a:lnTo>
                                  <a:pt x="131" y="78"/>
                                </a:lnTo>
                                <a:lnTo>
                                  <a:pt x="132" y="74"/>
                                </a:lnTo>
                                <a:lnTo>
                                  <a:pt x="134" y="71"/>
                                </a:lnTo>
                                <a:lnTo>
                                  <a:pt x="136" y="68"/>
                                </a:lnTo>
                                <a:lnTo>
                                  <a:pt x="138" y="66"/>
                                </a:lnTo>
                                <a:lnTo>
                                  <a:pt x="141" y="63"/>
                                </a:lnTo>
                                <a:lnTo>
                                  <a:pt x="144" y="62"/>
                                </a:lnTo>
                                <a:lnTo>
                                  <a:pt x="148" y="60"/>
                                </a:lnTo>
                                <a:lnTo>
                                  <a:pt x="152" y="59"/>
                                </a:lnTo>
                                <a:lnTo>
                                  <a:pt x="190" y="59"/>
                                </a:lnTo>
                                <a:lnTo>
                                  <a:pt x="189" y="59"/>
                                </a:lnTo>
                                <a:lnTo>
                                  <a:pt x="186" y="55"/>
                                </a:lnTo>
                                <a:lnTo>
                                  <a:pt x="181" y="52"/>
                                </a:lnTo>
                                <a:lnTo>
                                  <a:pt x="176" y="49"/>
                                </a:lnTo>
                                <a:lnTo>
                                  <a:pt x="171" y="47"/>
                                </a:lnTo>
                                <a:lnTo>
                                  <a:pt x="164" y="46"/>
                                </a:lnTo>
                                <a:close/>
                                <a:moveTo>
                                  <a:pt x="193" y="130"/>
                                </a:moveTo>
                                <a:lnTo>
                                  <a:pt x="191" y="130"/>
                                </a:lnTo>
                                <a:lnTo>
                                  <a:pt x="190" y="130"/>
                                </a:lnTo>
                                <a:lnTo>
                                  <a:pt x="188" y="131"/>
                                </a:lnTo>
                                <a:lnTo>
                                  <a:pt x="187" y="132"/>
                                </a:lnTo>
                                <a:lnTo>
                                  <a:pt x="185" y="132"/>
                                </a:lnTo>
                                <a:lnTo>
                                  <a:pt x="182" y="134"/>
                                </a:lnTo>
                                <a:lnTo>
                                  <a:pt x="179" y="134"/>
                                </a:lnTo>
                                <a:lnTo>
                                  <a:pt x="176" y="135"/>
                                </a:lnTo>
                                <a:lnTo>
                                  <a:pt x="169" y="137"/>
                                </a:lnTo>
                                <a:lnTo>
                                  <a:pt x="165" y="137"/>
                                </a:lnTo>
                                <a:lnTo>
                                  <a:pt x="195" y="137"/>
                                </a:lnTo>
                                <a:lnTo>
                                  <a:pt x="195" y="134"/>
                                </a:lnTo>
                                <a:lnTo>
                                  <a:pt x="195" y="132"/>
                                </a:lnTo>
                                <a:lnTo>
                                  <a:pt x="194" y="131"/>
                                </a:lnTo>
                                <a:lnTo>
                                  <a:pt x="194" y="130"/>
                                </a:lnTo>
                                <a:lnTo>
                                  <a:pt x="193" y="130"/>
                                </a:lnTo>
                                <a:close/>
                                <a:moveTo>
                                  <a:pt x="190" y="59"/>
                                </a:moveTo>
                                <a:lnTo>
                                  <a:pt x="164" y="59"/>
                                </a:lnTo>
                                <a:lnTo>
                                  <a:pt x="171" y="62"/>
                                </a:lnTo>
                                <a:lnTo>
                                  <a:pt x="175" y="67"/>
                                </a:lnTo>
                                <a:lnTo>
                                  <a:pt x="180" y="72"/>
                                </a:lnTo>
                                <a:lnTo>
                                  <a:pt x="182" y="80"/>
                                </a:lnTo>
                                <a:lnTo>
                                  <a:pt x="181" y="89"/>
                                </a:lnTo>
                                <a:lnTo>
                                  <a:pt x="199" y="89"/>
                                </a:lnTo>
                                <a:lnTo>
                                  <a:pt x="199" y="85"/>
                                </a:lnTo>
                                <a:lnTo>
                                  <a:pt x="198" y="79"/>
                                </a:lnTo>
                                <a:lnTo>
                                  <a:pt x="197" y="74"/>
                                </a:lnTo>
                                <a:lnTo>
                                  <a:pt x="195" y="68"/>
                                </a:lnTo>
                                <a:lnTo>
                                  <a:pt x="193" y="63"/>
                                </a:lnTo>
                                <a:lnTo>
                                  <a:pt x="190" y="59"/>
                                </a:lnTo>
                                <a:close/>
                                <a:moveTo>
                                  <a:pt x="240" y="48"/>
                                </a:moveTo>
                                <a:lnTo>
                                  <a:pt x="228" y="48"/>
                                </a:lnTo>
                                <a:lnTo>
                                  <a:pt x="227" y="48"/>
                                </a:lnTo>
                                <a:lnTo>
                                  <a:pt x="226" y="48"/>
                                </a:lnTo>
                                <a:lnTo>
                                  <a:pt x="226" y="49"/>
                                </a:lnTo>
                                <a:lnTo>
                                  <a:pt x="226" y="186"/>
                                </a:lnTo>
                                <a:lnTo>
                                  <a:pt x="226" y="187"/>
                                </a:lnTo>
                                <a:lnTo>
                                  <a:pt x="228" y="187"/>
                                </a:lnTo>
                                <a:lnTo>
                                  <a:pt x="228" y="188"/>
                                </a:lnTo>
                                <a:lnTo>
                                  <a:pt x="229" y="188"/>
                                </a:lnTo>
                                <a:lnTo>
                                  <a:pt x="240" y="188"/>
                                </a:lnTo>
                                <a:lnTo>
                                  <a:pt x="242" y="187"/>
                                </a:lnTo>
                                <a:lnTo>
                                  <a:pt x="243" y="187"/>
                                </a:lnTo>
                                <a:lnTo>
                                  <a:pt x="243" y="186"/>
                                </a:lnTo>
                                <a:lnTo>
                                  <a:pt x="244" y="186"/>
                                </a:lnTo>
                                <a:lnTo>
                                  <a:pt x="244" y="137"/>
                                </a:lnTo>
                                <a:lnTo>
                                  <a:pt x="304" y="137"/>
                                </a:lnTo>
                                <a:lnTo>
                                  <a:pt x="304" y="136"/>
                                </a:lnTo>
                                <a:lnTo>
                                  <a:pt x="266" y="136"/>
                                </a:lnTo>
                                <a:lnTo>
                                  <a:pt x="262" y="135"/>
                                </a:lnTo>
                                <a:lnTo>
                                  <a:pt x="257" y="131"/>
                                </a:lnTo>
                                <a:lnTo>
                                  <a:pt x="253" y="128"/>
                                </a:lnTo>
                                <a:lnTo>
                                  <a:pt x="249" y="124"/>
                                </a:lnTo>
                                <a:lnTo>
                                  <a:pt x="244" y="118"/>
                                </a:lnTo>
                                <a:lnTo>
                                  <a:pt x="244" y="80"/>
                                </a:lnTo>
                                <a:lnTo>
                                  <a:pt x="246" y="76"/>
                                </a:lnTo>
                                <a:lnTo>
                                  <a:pt x="249" y="73"/>
                                </a:lnTo>
                                <a:lnTo>
                                  <a:pt x="252" y="71"/>
                                </a:lnTo>
                                <a:lnTo>
                                  <a:pt x="254" y="68"/>
                                </a:lnTo>
                                <a:lnTo>
                                  <a:pt x="257" y="67"/>
                                </a:lnTo>
                                <a:lnTo>
                                  <a:pt x="261" y="64"/>
                                </a:lnTo>
                                <a:lnTo>
                                  <a:pt x="262" y="63"/>
                                </a:lnTo>
                                <a:lnTo>
                                  <a:pt x="241" y="63"/>
                                </a:lnTo>
                                <a:lnTo>
                                  <a:pt x="241" y="49"/>
                                </a:lnTo>
                                <a:lnTo>
                                  <a:pt x="241" y="48"/>
                                </a:lnTo>
                                <a:lnTo>
                                  <a:pt x="240" y="48"/>
                                </a:lnTo>
                                <a:close/>
                                <a:moveTo>
                                  <a:pt x="304" y="137"/>
                                </a:moveTo>
                                <a:lnTo>
                                  <a:pt x="244" y="137"/>
                                </a:lnTo>
                                <a:lnTo>
                                  <a:pt x="246" y="139"/>
                                </a:lnTo>
                                <a:lnTo>
                                  <a:pt x="249" y="142"/>
                                </a:lnTo>
                                <a:lnTo>
                                  <a:pt x="251" y="143"/>
                                </a:lnTo>
                                <a:lnTo>
                                  <a:pt x="253" y="145"/>
                                </a:lnTo>
                                <a:lnTo>
                                  <a:pt x="256" y="147"/>
                                </a:lnTo>
                                <a:lnTo>
                                  <a:pt x="258" y="148"/>
                                </a:lnTo>
                                <a:lnTo>
                                  <a:pt x="260" y="149"/>
                                </a:lnTo>
                                <a:lnTo>
                                  <a:pt x="262" y="150"/>
                                </a:lnTo>
                                <a:lnTo>
                                  <a:pt x="265" y="151"/>
                                </a:lnTo>
                                <a:lnTo>
                                  <a:pt x="267" y="151"/>
                                </a:lnTo>
                                <a:lnTo>
                                  <a:pt x="270" y="151"/>
                                </a:lnTo>
                                <a:lnTo>
                                  <a:pt x="280" y="151"/>
                                </a:lnTo>
                                <a:lnTo>
                                  <a:pt x="285" y="150"/>
                                </a:lnTo>
                                <a:lnTo>
                                  <a:pt x="291" y="148"/>
                                </a:lnTo>
                                <a:lnTo>
                                  <a:pt x="296" y="145"/>
                                </a:lnTo>
                                <a:lnTo>
                                  <a:pt x="300" y="142"/>
                                </a:lnTo>
                                <a:lnTo>
                                  <a:pt x="304" y="137"/>
                                </a:lnTo>
                                <a:close/>
                                <a:moveTo>
                                  <a:pt x="306" y="61"/>
                                </a:moveTo>
                                <a:lnTo>
                                  <a:pt x="277" y="61"/>
                                </a:lnTo>
                                <a:lnTo>
                                  <a:pt x="281" y="62"/>
                                </a:lnTo>
                                <a:lnTo>
                                  <a:pt x="284" y="64"/>
                                </a:lnTo>
                                <a:lnTo>
                                  <a:pt x="287" y="66"/>
                                </a:lnTo>
                                <a:lnTo>
                                  <a:pt x="289" y="69"/>
                                </a:lnTo>
                                <a:lnTo>
                                  <a:pt x="291" y="72"/>
                                </a:lnTo>
                                <a:lnTo>
                                  <a:pt x="293" y="76"/>
                                </a:lnTo>
                                <a:lnTo>
                                  <a:pt x="294" y="80"/>
                                </a:lnTo>
                                <a:lnTo>
                                  <a:pt x="296" y="90"/>
                                </a:lnTo>
                                <a:lnTo>
                                  <a:pt x="296" y="94"/>
                                </a:lnTo>
                                <a:lnTo>
                                  <a:pt x="296" y="104"/>
                                </a:lnTo>
                                <a:lnTo>
                                  <a:pt x="296" y="108"/>
                                </a:lnTo>
                                <a:lnTo>
                                  <a:pt x="295" y="112"/>
                                </a:lnTo>
                                <a:lnTo>
                                  <a:pt x="294" y="117"/>
                                </a:lnTo>
                                <a:lnTo>
                                  <a:pt x="292" y="121"/>
                                </a:lnTo>
                                <a:lnTo>
                                  <a:pt x="289" y="128"/>
                                </a:lnTo>
                                <a:lnTo>
                                  <a:pt x="286" y="131"/>
                                </a:lnTo>
                                <a:lnTo>
                                  <a:pt x="283" y="133"/>
                                </a:lnTo>
                                <a:lnTo>
                                  <a:pt x="280" y="135"/>
                                </a:lnTo>
                                <a:lnTo>
                                  <a:pt x="276" y="136"/>
                                </a:lnTo>
                                <a:lnTo>
                                  <a:pt x="304" y="136"/>
                                </a:lnTo>
                                <a:lnTo>
                                  <a:pt x="307" y="132"/>
                                </a:lnTo>
                                <a:lnTo>
                                  <a:pt x="310" y="126"/>
                                </a:lnTo>
                                <a:lnTo>
                                  <a:pt x="314" y="113"/>
                                </a:lnTo>
                                <a:lnTo>
                                  <a:pt x="314" y="106"/>
                                </a:lnTo>
                                <a:lnTo>
                                  <a:pt x="314" y="90"/>
                                </a:lnTo>
                                <a:lnTo>
                                  <a:pt x="314" y="83"/>
                                </a:lnTo>
                                <a:lnTo>
                                  <a:pt x="312" y="77"/>
                                </a:lnTo>
                                <a:lnTo>
                                  <a:pt x="311" y="71"/>
                                </a:lnTo>
                                <a:lnTo>
                                  <a:pt x="309" y="66"/>
                                </a:lnTo>
                                <a:lnTo>
                                  <a:pt x="306" y="61"/>
                                </a:lnTo>
                                <a:close/>
                                <a:moveTo>
                                  <a:pt x="283" y="46"/>
                                </a:moveTo>
                                <a:lnTo>
                                  <a:pt x="273" y="46"/>
                                </a:lnTo>
                                <a:lnTo>
                                  <a:pt x="269" y="46"/>
                                </a:lnTo>
                                <a:lnTo>
                                  <a:pt x="264" y="47"/>
                                </a:lnTo>
                                <a:lnTo>
                                  <a:pt x="261" y="48"/>
                                </a:lnTo>
                                <a:lnTo>
                                  <a:pt x="258" y="50"/>
                                </a:lnTo>
                                <a:lnTo>
                                  <a:pt x="256" y="52"/>
                                </a:lnTo>
                                <a:lnTo>
                                  <a:pt x="253" y="54"/>
                                </a:lnTo>
                                <a:lnTo>
                                  <a:pt x="250" y="56"/>
                                </a:lnTo>
                                <a:lnTo>
                                  <a:pt x="247" y="58"/>
                                </a:lnTo>
                                <a:lnTo>
                                  <a:pt x="244" y="60"/>
                                </a:lnTo>
                                <a:lnTo>
                                  <a:pt x="241" y="63"/>
                                </a:lnTo>
                                <a:lnTo>
                                  <a:pt x="262" y="63"/>
                                </a:lnTo>
                                <a:lnTo>
                                  <a:pt x="263" y="63"/>
                                </a:lnTo>
                                <a:lnTo>
                                  <a:pt x="266" y="62"/>
                                </a:lnTo>
                                <a:lnTo>
                                  <a:pt x="268" y="61"/>
                                </a:lnTo>
                                <a:lnTo>
                                  <a:pt x="270" y="61"/>
                                </a:lnTo>
                                <a:lnTo>
                                  <a:pt x="306" y="61"/>
                                </a:lnTo>
                                <a:lnTo>
                                  <a:pt x="302" y="56"/>
                                </a:lnTo>
                                <a:lnTo>
                                  <a:pt x="298" y="52"/>
                                </a:lnTo>
                                <a:lnTo>
                                  <a:pt x="294" y="50"/>
                                </a:lnTo>
                                <a:lnTo>
                                  <a:pt x="289" y="47"/>
                                </a:lnTo>
                                <a:lnTo>
                                  <a:pt x="283" y="46"/>
                                </a:lnTo>
                                <a:close/>
                                <a:moveTo>
                                  <a:pt x="238" y="47"/>
                                </a:moveTo>
                                <a:lnTo>
                                  <a:pt x="229" y="47"/>
                                </a:lnTo>
                                <a:lnTo>
                                  <a:pt x="228" y="48"/>
                                </a:lnTo>
                                <a:lnTo>
                                  <a:pt x="239" y="48"/>
                                </a:lnTo>
                                <a:lnTo>
                                  <a:pt x="238" y="47"/>
                                </a:lnTo>
                                <a:close/>
                                <a:moveTo>
                                  <a:pt x="235" y="47"/>
                                </a:moveTo>
                                <a:lnTo>
                                  <a:pt x="232" y="47"/>
                                </a:lnTo>
                                <a:lnTo>
                                  <a:pt x="231" y="47"/>
                                </a:lnTo>
                                <a:lnTo>
                                  <a:pt x="236" y="47"/>
                                </a:lnTo>
                                <a:lnTo>
                                  <a:pt x="235" y="47"/>
                                </a:lnTo>
                                <a:close/>
                                <a:moveTo>
                                  <a:pt x="355" y="150"/>
                                </a:moveTo>
                                <a:lnTo>
                                  <a:pt x="344" y="150"/>
                                </a:lnTo>
                                <a:lnTo>
                                  <a:pt x="345" y="150"/>
                                </a:lnTo>
                                <a:lnTo>
                                  <a:pt x="354" y="150"/>
                                </a:lnTo>
                                <a:lnTo>
                                  <a:pt x="355" y="150"/>
                                </a:lnTo>
                                <a:close/>
                                <a:moveTo>
                                  <a:pt x="356" y="1"/>
                                </a:moveTo>
                                <a:lnTo>
                                  <a:pt x="344" y="1"/>
                                </a:lnTo>
                                <a:lnTo>
                                  <a:pt x="343" y="1"/>
                                </a:lnTo>
                                <a:lnTo>
                                  <a:pt x="342" y="1"/>
                                </a:lnTo>
                                <a:lnTo>
                                  <a:pt x="342" y="2"/>
                                </a:lnTo>
                                <a:lnTo>
                                  <a:pt x="341" y="2"/>
                                </a:lnTo>
                                <a:lnTo>
                                  <a:pt x="341" y="3"/>
                                </a:lnTo>
                                <a:lnTo>
                                  <a:pt x="341" y="148"/>
                                </a:lnTo>
                                <a:lnTo>
                                  <a:pt x="342" y="148"/>
                                </a:lnTo>
                                <a:lnTo>
                                  <a:pt x="342" y="149"/>
                                </a:lnTo>
                                <a:lnTo>
                                  <a:pt x="343" y="149"/>
                                </a:lnTo>
                                <a:lnTo>
                                  <a:pt x="344" y="150"/>
                                </a:lnTo>
                                <a:lnTo>
                                  <a:pt x="356" y="150"/>
                                </a:lnTo>
                                <a:lnTo>
                                  <a:pt x="357" y="149"/>
                                </a:lnTo>
                                <a:lnTo>
                                  <a:pt x="358" y="148"/>
                                </a:lnTo>
                                <a:lnTo>
                                  <a:pt x="359" y="147"/>
                                </a:lnTo>
                                <a:lnTo>
                                  <a:pt x="359" y="3"/>
                                </a:lnTo>
                                <a:lnTo>
                                  <a:pt x="358" y="3"/>
                                </a:lnTo>
                                <a:lnTo>
                                  <a:pt x="358" y="2"/>
                                </a:lnTo>
                                <a:lnTo>
                                  <a:pt x="357" y="1"/>
                                </a:lnTo>
                                <a:lnTo>
                                  <a:pt x="356" y="1"/>
                                </a:lnTo>
                                <a:close/>
                                <a:moveTo>
                                  <a:pt x="354" y="0"/>
                                </a:moveTo>
                                <a:lnTo>
                                  <a:pt x="345" y="0"/>
                                </a:lnTo>
                                <a:lnTo>
                                  <a:pt x="344" y="1"/>
                                </a:lnTo>
                                <a:lnTo>
                                  <a:pt x="355" y="1"/>
                                </a:lnTo>
                                <a:lnTo>
                                  <a:pt x="354" y="0"/>
                                </a:lnTo>
                                <a:close/>
                                <a:moveTo>
                                  <a:pt x="394" y="47"/>
                                </a:moveTo>
                                <a:lnTo>
                                  <a:pt x="382" y="47"/>
                                </a:lnTo>
                                <a:lnTo>
                                  <a:pt x="380" y="48"/>
                                </a:lnTo>
                                <a:lnTo>
                                  <a:pt x="379" y="49"/>
                                </a:lnTo>
                                <a:lnTo>
                                  <a:pt x="379" y="50"/>
                                </a:lnTo>
                                <a:lnTo>
                                  <a:pt x="379" y="51"/>
                                </a:lnTo>
                                <a:lnTo>
                                  <a:pt x="379" y="52"/>
                                </a:lnTo>
                                <a:lnTo>
                                  <a:pt x="380" y="54"/>
                                </a:lnTo>
                                <a:lnTo>
                                  <a:pt x="414" y="146"/>
                                </a:lnTo>
                                <a:lnTo>
                                  <a:pt x="414" y="147"/>
                                </a:lnTo>
                                <a:lnTo>
                                  <a:pt x="415" y="147"/>
                                </a:lnTo>
                                <a:lnTo>
                                  <a:pt x="415" y="148"/>
                                </a:lnTo>
                                <a:lnTo>
                                  <a:pt x="416" y="148"/>
                                </a:lnTo>
                                <a:lnTo>
                                  <a:pt x="416" y="149"/>
                                </a:lnTo>
                                <a:lnTo>
                                  <a:pt x="417" y="149"/>
                                </a:lnTo>
                                <a:lnTo>
                                  <a:pt x="404" y="183"/>
                                </a:lnTo>
                                <a:lnTo>
                                  <a:pt x="403" y="184"/>
                                </a:lnTo>
                                <a:lnTo>
                                  <a:pt x="403" y="185"/>
                                </a:lnTo>
                                <a:lnTo>
                                  <a:pt x="403" y="186"/>
                                </a:lnTo>
                                <a:lnTo>
                                  <a:pt x="403" y="187"/>
                                </a:lnTo>
                                <a:lnTo>
                                  <a:pt x="405" y="188"/>
                                </a:lnTo>
                                <a:lnTo>
                                  <a:pt x="407" y="188"/>
                                </a:lnTo>
                                <a:lnTo>
                                  <a:pt x="417" y="188"/>
                                </a:lnTo>
                                <a:lnTo>
                                  <a:pt x="419" y="187"/>
                                </a:lnTo>
                                <a:lnTo>
                                  <a:pt x="421" y="187"/>
                                </a:lnTo>
                                <a:lnTo>
                                  <a:pt x="422" y="186"/>
                                </a:lnTo>
                                <a:lnTo>
                                  <a:pt x="423" y="185"/>
                                </a:lnTo>
                                <a:lnTo>
                                  <a:pt x="435" y="149"/>
                                </a:lnTo>
                                <a:lnTo>
                                  <a:pt x="443" y="128"/>
                                </a:lnTo>
                                <a:lnTo>
                                  <a:pt x="425" y="128"/>
                                </a:lnTo>
                                <a:lnTo>
                                  <a:pt x="398" y="51"/>
                                </a:lnTo>
                                <a:lnTo>
                                  <a:pt x="397" y="50"/>
                                </a:lnTo>
                                <a:lnTo>
                                  <a:pt x="397" y="49"/>
                                </a:lnTo>
                                <a:lnTo>
                                  <a:pt x="397" y="48"/>
                                </a:lnTo>
                                <a:lnTo>
                                  <a:pt x="395" y="48"/>
                                </a:lnTo>
                                <a:lnTo>
                                  <a:pt x="394" y="47"/>
                                </a:lnTo>
                                <a:close/>
                                <a:moveTo>
                                  <a:pt x="467" y="47"/>
                                </a:moveTo>
                                <a:lnTo>
                                  <a:pt x="456" y="47"/>
                                </a:lnTo>
                                <a:lnTo>
                                  <a:pt x="455" y="48"/>
                                </a:lnTo>
                                <a:lnTo>
                                  <a:pt x="454" y="48"/>
                                </a:lnTo>
                                <a:lnTo>
                                  <a:pt x="453" y="49"/>
                                </a:lnTo>
                                <a:lnTo>
                                  <a:pt x="453" y="50"/>
                                </a:lnTo>
                                <a:lnTo>
                                  <a:pt x="452" y="51"/>
                                </a:lnTo>
                                <a:lnTo>
                                  <a:pt x="426" y="128"/>
                                </a:lnTo>
                                <a:lnTo>
                                  <a:pt x="443" y="128"/>
                                </a:lnTo>
                                <a:lnTo>
                                  <a:pt x="470" y="54"/>
                                </a:lnTo>
                                <a:lnTo>
                                  <a:pt x="470" y="52"/>
                                </a:lnTo>
                                <a:lnTo>
                                  <a:pt x="471" y="51"/>
                                </a:lnTo>
                                <a:lnTo>
                                  <a:pt x="471" y="50"/>
                                </a:lnTo>
                                <a:lnTo>
                                  <a:pt x="470" y="49"/>
                                </a:lnTo>
                                <a:lnTo>
                                  <a:pt x="468" y="48"/>
                                </a:lnTo>
                                <a:lnTo>
                                  <a:pt x="467" y="47"/>
                                </a:lnTo>
                                <a:close/>
                                <a:moveTo>
                                  <a:pt x="389" y="47"/>
                                </a:moveTo>
                                <a:lnTo>
                                  <a:pt x="385" y="47"/>
                                </a:lnTo>
                                <a:lnTo>
                                  <a:pt x="384" y="47"/>
                                </a:lnTo>
                                <a:lnTo>
                                  <a:pt x="391" y="47"/>
                                </a:lnTo>
                                <a:lnTo>
                                  <a:pt x="389" y="47"/>
                                </a:lnTo>
                                <a:close/>
                                <a:moveTo>
                                  <a:pt x="464" y="47"/>
                                </a:moveTo>
                                <a:lnTo>
                                  <a:pt x="460" y="47"/>
                                </a:lnTo>
                                <a:lnTo>
                                  <a:pt x="458" y="47"/>
                                </a:lnTo>
                                <a:lnTo>
                                  <a:pt x="465" y="47"/>
                                </a:lnTo>
                                <a:lnTo>
                                  <a:pt x="464"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8" name="Picture 33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1940" y="500"/>
                            <a:ext cx="117"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338"/>
                        <wps:cNvCnPr/>
                        <wps:spPr bwMode="auto">
                          <a:xfrm>
                            <a:off x="2012" y="1546"/>
                            <a:ext cx="0" cy="405"/>
                          </a:xfrm>
                          <a:prstGeom prst="line">
                            <a:avLst/>
                          </a:prstGeom>
                          <a:noFill/>
                          <a:ln w="1391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0" name="Picture 33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1095" y="2028"/>
                            <a:ext cx="1847" cy="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1" name="Picture 33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1953" y="1922"/>
                            <a:ext cx="117"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2" name="Rectangle 335"/>
                        <wps:cNvSpPr>
                          <a:spLocks noChangeArrowheads="1"/>
                        </wps:cNvSpPr>
                        <wps:spPr bwMode="auto">
                          <a:xfrm>
                            <a:off x="11" y="3064"/>
                            <a:ext cx="4136" cy="507"/>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334"/>
                        <wps:cNvSpPr>
                          <a:spLocks noChangeArrowheads="1"/>
                        </wps:cNvSpPr>
                        <wps:spPr bwMode="auto">
                          <a:xfrm>
                            <a:off x="11" y="3064"/>
                            <a:ext cx="4136" cy="507"/>
                          </a:xfrm>
                          <a:prstGeom prst="rect">
                            <a:avLst/>
                          </a:prstGeom>
                          <a:noFill/>
                          <a:ln w="1391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4" name="Picture 33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967" y="3234"/>
                            <a:ext cx="1153"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5" name="Picture 33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2204" y="3244"/>
                            <a:ext cx="393"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6" name="Picture 33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2662" y="3243"/>
                            <a:ext cx="530"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7" name="Picture 33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1940" y="2739"/>
                            <a:ext cx="117"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8" name="AutoShape 329"/>
                        <wps:cNvSpPr>
                          <a:spLocks/>
                        </wps:cNvSpPr>
                        <wps:spPr bwMode="auto">
                          <a:xfrm>
                            <a:off x="3964" y="1380"/>
                            <a:ext cx="1825" cy="710"/>
                          </a:xfrm>
                          <a:custGeom>
                            <a:avLst/>
                            <a:gdLst>
                              <a:gd name="T0" fmla="+- 0 5736 3964"/>
                              <a:gd name="T1" fmla="*/ T0 w 1825"/>
                              <a:gd name="T2" fmla="+- 0 1855 1380"/>
                              <a:gd name="T3" fmla="*/ 1855 h 710"/>
                              <a:gd name="T4" fmla="+- 0 4017 3964"/>
                              <a:gd name="T5" fmla="*/ T4 w 1825"/>
                              <a:gd name="T6" fmla="+- 0 1855 1380"/>
                              <a:gd name="T7" fmla="*/ 1855 h 710"/>
                              <a:gd name="T8" fmla="+- 0 4057 3964"/>
                              <a:gd name="T9" fmla="*/ T8 w 1825"/>
                              <a:gd name="T10" fmla="+- 0 1891 1380"/>
                              <a:gd name="T11" fmla="*/ 1891 h 710"/>
                              <a:gd name="T12" fmla="+- 0 4106 3964"/>
                              <a:gd name="T13" fmla="*/ T12 w 1825"/>
                              <a:gd name="T14" fmla="+- 0 1925 1380"/>
                              <a:gd name="T15" fmla="*/ 1925 h 710"/>
                              <a:gd name="T16" fmla="+- 0 4165 3964"/>
                              <a:gd name="T17" fmla="*/ T16 w 1825"/>
                              <a:gd name="T18" fmla="+- 0 1957 1380"/>
                              <a:gd name="T19" fmla="*/ 1957 h 710"/>
                              <a:gd name="T20" fmla="+- 0 4231 3964"/>
                              <a:gd name="T21" fmla="*/ T20 w 1825"/>
                              <a:gd name="T22" fmla="+- 0 1986 1380"/>
                              <a:gd name="T23" fmla="*/ 1986 h 710"/>
                              <a:gd name="T24" fmla="+- 0 4306 3964"/>
                              <a:gd name="T25" fmla="*/ T24 w 1825"/>
                              <a:gd name="T26" fmla="+- 0 2012 1380"/>
                              <a:gd name="T27" fmla="*/ 2012 h 710"/>
                              <a:gd name="T28" fmla="+- 0 4387 3964"/>
                              <a:gd name="T29" fmla="*/ T28 w 1825"/>
                              <a:gd name="T30" fmla="+- 0 2035 1380"/>
                              <a:gd name="T31" fmla="*/ 2035 h 710"/>
                              <a:gd name="T32" fmla="+- 0 4475 3964"/>
                              <a:gd name="T33" fmla="*/ T32 w 1825"/>
                              <a:gd name="T34" fmla="+- 0 2054 1380"/>
                              <a:gd name="T35" fmla="*/ 2054 h 710"/>
                              <a:gd name="T36" fmla="+- 0 4569 3964"/>
                              <a:gd name="T37" fmla="*/ T36 w 1825"/>
                              <a:gd name="T38" fmla="+- 0 2069 1380"/>
                              <a:gd name="T39" fmla="*/ 2069 h 710"/>
                              <a:gd name="T40" fmla="+- 0 4667 3964"/>
                              <a:gd name="T41" fmla="*/ T40 w 1825"/>
                              <a:gd name="T42" fmla="+- 0 2081 1380"/>
                              <a:gd name="T43" fmla="*/ 2081 h 710"/>
                              <a:gd name="T44" fmla="+- 0 4770 3964"/>
                              <a:gd name="T45" fmla="*/ T44 w 1825"/>
                              <a:gd name="T46" fmla="+- 0 2088 1380"/>
                              <a:gd name="T47" fmla="*/ 2088 h 710"/>
                              <a:gd name="T48" fmla="+- 0 4876 3964"/>
                              <a:gd name="T49" fmla="*/ T48 w 1825"/>
                              <a:gd name="T50" fmla="+- 0 2090 1380"/>
                              <a:gd name="T51" fmla="*/ 2090 h 710"/>
                              <a:gd name="T52" fmla="+- 0 4983 3964"/>
                              <a:gd name="T53" fmla="*/ T52 w 1825"/>
                              <a:gd name="T54" fmla="+- 0 2088 1380"/>
                              <a:gd name="T55" fmla="*/ 2088 h 710"/>
                              <a:gd name="T56" fmla="+- 0 5086 3964"/>
                              <a:gd name="T57" fmla="*/ T56 w 1825"/>
                              <a:gd name="T58" fmla="+- 0 2081 1380"/>
                              <a:gd name="T59" fmla="*/ 2081 h 710"/>
                              <a:gd name="T60" fmla="+- 0 5184 3964"/>
                              <a:gd name="T61" fmla="*/ T60 w 1825"/>
                              <a:gd name="T62" fmla="+- 0 2069 1380"/>
                              <a:gd name="T63" fmla="*/ 2069 h 710"/>
                              <a:gd name="T64" fmla="+- 0 5278 3964"/>
                              <a:gd name="T65" fmla="*/ T64 w 1825"/>
                              <a:gd name="T66" fmla="+- 0 2054 1380"/>
                              <a:gd name="T67" fmla="*/ 2054 h 710"/>
                              <a:gd name="T68" fmla="+- 0 5365 3964"/>
                              <a:gd name="T69" fmla="*/ T68 w 1825"/>
                              <a:gd name="T70" fmla="+- 0 2035 1380"/>
                              <a:gd name="T71" fmla="*/ 2035 h 710"/>
                              <a:gd name="T72" fmla="+- 0 5447 3964"/>
                              <a:gd name="T73" fmla="*/ T72 w 1825"/>
                              <a:gd name="T74" fmla="+- 0 2012 1380"/>
                              <a:gd name="T75" fmla="*/ 2012 h 710"/>
                              <a:gd name="T76" fmla="+- 0 5521 3964"/>
                              <a:gd name="T77" fmla="*/ T76 w 1825"/>
                              <a:gd name="T78" fmla="+- 0 1986 1380"/>
                              <a:gd name="T79" fmla="*/ 1986 h 710"/>
                              <a:gd name="T80" fmla="+- 0 5588 3964"/>
                              <a:gd name="T81" fmla="*/ T80 w 1825"/>
                              <a:gd name="T82" fmla="+- 0 1957 1380"/>
                              <a:gd name="T83" fmla="*/ 1957 h 710"/>
                              <a:gd name="T84" fmla="+- 0 5647 3964"/>
                              <a:gd name="T85" fmla="*/ T84 w 1825"/>
                              <a:gd name="T86" fmla="+- 0 1925 1380"/>
                              <a:gd name="T87" fmla="*/ 1925 h 710"/>
                              <a:gd name="T88" fmla="+- 0 5696 3964"/>
                              <a:gd name="T89" fmla="*/ T88 w 1825"/>
                              <a:gd name="T90" fmla="+- 0 1891 1380"/>
                              <a:gd name="T91" fmla="*/ 1891 h 710"/>
                              <a:gd name="T92" fmla="+- 0 5736 3964"/>
                              <a:gd name="T93" fmla="*/ T92 w 1825"/>
                              <a:gd name="T94" fmla="+- 0 1855 1380"/>
                              <a:gd name="T95" fmla="*/ 1855 h 710"/>
                              <a:gd name="T96" fmla="+- 0 4876 3964"/>
                              <a:gd name="T97" fmla="*/ T96 w 1825"/>
                              <a:gd name="T98" fmla="+- 0 1380 1380"/>
                              <a:gd name="T99" fmla="*/ 1380 h 710"/>
                              <a:gd name="T100" fmla="+- 0 4770 3964"/>
                              <a:gd name="T101" fmla="*/ T100 w 1825"/>
                              <a:gd name="T102" fmla="+- 0 1383 1380"/>
                              <a:gd name="T103" fmla="*/ 1383 h 710"/>
                              <a:gd name="T104" fmla="+- 0 4667 3964"/>
                              <a:gd name="T105" fmla="*/ T104 w 1825"/>
                              <a:gd name="T106" fmla="+- 0 1390 1380"/>
                              <a:gd name="T107" fmla="*/ 1390 h 710"/>
                              <a:gd name="T108" fmla="+- 0 4569 3964"/>
                              <a:gd name="T109" fmla="*/ T108 w 1825"/>
                              <a:gd name="T110" fmla="+- 0 1401 1380"/>
                              <a:gd name="T111" fmla="*/ 1401 h 710"/>
                              <a:gd name="T112" fmla="+- 0 4475 3964"/>
                              <a:gd name="T113" fmla="*/ T112 w 1825"/>
                              <a:gd name="T114" fmla="+- 0 1416 1380"/>
                              <a:gd name="T115" fmla="*/ 1416 h 710"/>
                              <a:gd name="T116" fmla="+- 0 4387 3964"/>
                              <a:gd name="T117" fmla="*/ T116 w 1825"/>
                              <a:gd name="T118" fmla="+- 0 1435 1380"/>
                              <a:gd name="T119" fmla="*/ 1435 h 710"/>
                              <a:gd name="T120" fmla="+- 0 4306 3964"/>
                              <a:gd name="T121" fmla="*/ T120 w 1825"/>
                              <a:gd name="T122" fmla="+- 0 1458 1380"/>
                              <a:gd name="T123" fmla="*/ 1458 h 710"/>
                              <a:gd name="T124" fmla="+- 0 4231 3964"/>
                              <a:gd name="T125" fmla="*/ T124 w 1825"/>
                              <a:gd name="T126" fmla="+- 0 1484 1380"/>
                              <a:gd name="T127" fmla="*/ 1484 h 710"/>
                              <a:gd name="T128" fmla="+- 0 4165 3964"/>
                              <a:gd name="T129" fmla="*/ T128 w 1825"/>
                              <a:gd name="T130" fmla="+- 0 1513 1380"/>
                              <a:gd name="T131" fmla="*/ 1513 h 710"/>
                              <a:gd name="T132" fmla="+- 0 4106 3964"/>
                              <a:gd name="T133" fmla="*/ T132 w 1825"/>
                              <a:gd name="T134" fmla="+- 0 1545 1380"/>
                              <a:gd name="T135" fmla="*/ 1545 h 710"/>
                              <a:gd name="T136" fmla="+- 0 4057 3964"/>
                              <a:gd name="T137" fmla="*/ T136 w 1825"/>
                              <a:gd name="T138" fmla="+- 0 1579 1380"/>
                              <a:gd name="T139" fmla="*/ 1579 h 710"/>
                              <a:gd name="T140" fmla="+- 0 4017 3964"/>
                              <a:gd name="T141" fmla="*/ T140 w 1825"/>
                              <a:gd name="T142" fmla="+- 0 1616 1380"/>
                              <a:gd name="T143" fmla="*/ 1616 h 710"/>
                              <a:gd name="T144" fmla="+- 0 3988 3964"/>
                              <a:gd name="T145" fmla="*/ T144 w 1825"/>
                              <a:gd name="T146" fmla="+- 0 1654 1380"/>
                              <a:gd name="T147" fmla="*/ 1654 h 710"/>
                              <a:gd name="T148" fmla="+- 0 3970 3964"/>
                              <a:gd name="T149" fmla="*/ T148 w 1825"/>
                              <a:gd name="T150" fmla="+- 0 1694 1380"/>
                              <a:gd name="T151" fmla="*/ 1694 h 710"/>
                              <a:gd name="T152" fmla="+- 0 3964 3964"/>
                              <a:gd name="T153" fmla="*/ T152 w 1825"/>
                              <a:gd name="T154" fmla="+- 0 1735 1380"/>
                              <a:gd name="T155" fmla="*/ 1735 h 710"/>
                              <a:gd name="T156" fmla="+- 0 3970 3964"/>
                              <a:gd name="T157" fmla="*/ T156 w 1825"/>
                              <a:gd name="T158" fmla="+- 0 1777 1380"/>
                              <a:gd name="T159" fmla="*/ 1777 h 710"/>
                              <a:gd name="T160" fmla="+- 0 3988 3964"/>
                              <a:gd name="T161" fmla="*/ T160 w 1825"/>
                              <a:gd name="T162" fmla="+- 0 1817 1380"/>
                              <a:gd name="T163" fmla="*/ 1817 h 710"/>
                              <a:gd name="T164" fmla="+- 0 5765 3964"/>
                              <a:gd name="T165" fmla="*/ T164 w 1825"/>
                              <a:gd name="T166" fmla="+- 0 1817 1380"/>
                              <a:gd name="T167" fmla="*/ 1817 h 710"/>
                              <a:gd name="T168" fmla="+- 0 5783 3964"/>
                              <a:gd name="T169" fmla="*/ T168 w 1825"/>
                              <a:gd name="T170" fmla="+- 0 1777 1380"/>
                              <a:gd name="T171" fmla="*/ 1777 h 710"/>
                              <a:gd name="T172" fmla="+- 0 5789 3964"/>
                              <a:gd name="T173" fmla="*/ T172 w 1825"/>
                              <a:gd name="T174" fmla="+- 0 1735 1380"/>
                              <a:gd name="T175" fmla="*/ 1735 h 710"/>
                              <a:gd name="T176" fmla="+- 0 5783 3964"/>
                              <a:gd name="T177" fmla="*/ T176 w 1825"/>
                              <a:gd name="T178" fmla="+- 0 1694 1380"/>
                              <a:gd name="T179" fmla="*/ 1694 h 710"/>
                              <a:gd name="T180" fmla="+- 0 5765 3964"/>
                              <a:gd name="T181" fmla="*/ T180 w 1825"/>
                              <a:gd name="T182" fmla="+- 0 1654 1380"/>
                              <a:gd name="T183" fmla="*/ 1654 h 710"/>
                              <a:gd name="T184" fmla="+- 0 5736 3964"/>
                              <a:gd name="T185" fmla="*/ T184 w 1825"/>
                              <a:gd name="T186" fmla="+- 0 1616 1380"/>
                              <a:gd name="T187" fmla="*/ 1616 h 710"/>
                              <a:gd name="T188" fmla="+- 0 5696 3964"/>
                              <a:gd name="T189" fmla="*/ T188 w 1825"/>
                              <a:gd name="T190" fmla="+- 0 1579 1380"/>
                              <a:gd name="T191" fmla="*/ 1579 h 710"/>
                              <a:gd name="T192" fmla="+- 0 5647 3964"/>
                              <a:gd name="T193" fmla="*/ T192 w 1825"/>
                              <a:gd name="T194" fmla="+- 0 1545 1380"/>
                              <a:gd name="T195" fmla="*/ 1545 h 710"/>
                              <a:gd name="T196" fmla="+- 0 5588 3964"/>
                              <a:gd name="T197" fmla="*/ T196 w 1825"/>
                              <a:gd name="T198" fmla="+- 0 1513 1380"/>
                              <a:gd name="T199" fmla="*/ 1513 h 710"/>
                              <a:gd name="T200" fmla="+- 0 5521 3964"/>
                              <a:gd name="T201" fmla="*/ T200 w 1825"/>
                              <a:gd name="T202" fmla="+- 0 1484 1380"/>
                              <a:gd name="T203" fmla="*/ 1484 h 710"/>
                              <a:gd name="T204" fmla="+- 0 5447 3964"/>
                              <a:gd name="T205" fmla="*/ T204 w 1825"/>
                              <a:gd name="T206" fmla="+- 0 1458 1380"/>
                              <a:gd name="T207" fmla="*/ 1458 h 710"/>
                              <a:gd name="T208" fmla="+- 0 5365 3964"/>
                              <a:gd name="T209" fmla="*/ T208 w 1825"/>
                              <a:gd name="T210" fmla="+- 0 1435 1380"/>
                              <a:gd name="T211" fmla="*/ 1435 h 710"/>
                              <a:gd name="T212" fmla="+- 0 5278 3964"/>
                              <a:gd name="T213" fmla="*/ T212 w 1825"/>
                              <a:gd name="T214" fmla="+- 0 1416 1380"/>
                              <a:gd name="T215" fmla="*/ 1416 h 710"/>
                              <a:gd name="T216" fmla="+- 0 5184 3964"/>
                              <a:gd name="T217" fmla="*/ T216 w 1825"/>
                              <a:gd name="T218" fmla="+- 0 1401 1380"/>
                              <a:gd name="T219" fmla="*/ 1401 h 710"/>
                              <a:gd name="T220" fmla="+- 0 5086 3964"/>
                              <a:gd name="T221" fmla="*/ T220 w 1825"/>
                              <a:gd name="T222" fmla="+- 0 1390 1380"/>
                              <a:gd name="T223" fmla="*/ 1390 h 710"/>
                              <a:gd name="T224" fmla="+- 0 4983 3964"/>
                              <a:gd name="T225" fmla="*/ T224 w 1825"/>
                              <a:gd name="T226" fmla="+- 0 1383 1380"/>
                              <a:gd name="T227" fmla="*/ 1383 h 710"/>
                              <a:gd name="T228" fmla="+- 0 4876 3964"/>
                              <a:gd name="T229" fmla="*/ T228 w 1825"/>
                              <a:gd name="T230" fmla="+- 0 1380 1380"/>
                              <a:gd name="T231" fmla="*/ 1380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825" h="710">
                                <a:moveTo>
                                  <a:pt x="1772" y="475"/>
                                </a:moveTo>
                                <a:lnTo>
                                  <a:pt x="53" y="475"/>
                                </a:lnTo>
                                <a:lnTo>
                                  <a:pt x="93" y="511"/>
                                </a:lnTo>
                                <a:lnTo>
                                  <a:pt x="142" y="545"/>
                                </a:lnTo>
                                <a:lnTo>
                                  <a:pt x="201" y="577"/>
                                </a:lnTo>
                                <a:lnTo>
                                  <a:pt x="267" y="606"/>
                                </a:lnTo>
                                <a:lnTo>
                                  <a:pt x="342" y="632"/>
                                </a:lnTo>
                                <a:lnTo>
                                  <a:pt x="423" y="655"/>
                                </a:lnTo>
                                <a:lnTo>
                                  <a:pt x="511" y="674"/>
                                </a:lnTo>
                                <a:lnTo>
                                  <a:pt x="605" y="689"/>
                                </a:lnTo>
                                <a:lnTo>
                                  <a:pt x="703" y="701"/>
                                </a:lnTo>
                                <a:lnTo>
                                  <a:pt x="806" y="708"/>
                                </a:lnTo>
                                <a:lnTo>
                                  <a:pt x="912" y="710"/>
                                </a:lnTo>
                                <a:lnTo>
                                  <a:pt x="1019" y="708"/>
                                </a:lnTo>
                                <a:lnTo>
                                  <a:pt x="1122" y="701"/>
                                </a:lnTo>
                                <a:lnTo>
                                  <a:pt x="1220" y="689"/>
                                </a:lnTo>
                                <a:lnTo>
                                  <a:pt x="1314" y="674"/>
                                </a:lnTo>
                                <a:lnTo>
                                  <a:pt x="1401" y="655"/>
                                </a:lnTo>
                                <a:lnTo>
                                  <a:pt x="1483" y="632"/>
                                </a:lnTo>
                                <a:lnTo>
                                  <a:pt x="1557" y="606"/>
                                </a:lnTo>
                                <a:lnTo>
                                  <a:pt x="1624" y="577"/>
                                </a:lnTo>
                                <a:lnTo>
                                  <a:pt x="1683" y="545"/>
                                </a:lnTo>
                                <a:lnTo>
                                  <a:pt x="1732" y="511"/>
                                </a:lnTo>
                                <a:lnTo>
                                  <a:pt x="1772" y="475"/>
                                </a:lnTo>
                                <a:close/>
                                <a:moveTo>
                                  <a:pt x="912" y="0"/>
                                </a:moveTo>
                                <a:lnTo>
                                  <a:pt x="806" y="3"/>
                                </a:lnTo>
                                <a:lnTo>
                                  <a:pt x="703" y="10"/>
                                </a:lnTo>
                                <a:lnTo>
                                  <a:pt x="605" y="21"/>
                                </a:lnTo>
                                <a:lnTo>
                                  <a:pt x="511" y="36"/>
                                </a:lnTo>
                                <a:lnTo>
                                  <a:pt x="423" y="55"/>
                                </a:lnTo>
                                <a:lnTo>
                                  <a:pt x="342" y="78"/>
                                </a:lnTo>
                                <a:lnTo>
                                  <a:pt x="267" y="104"/>
                                </a:lnTo>
                                <a:lnTo>
                                  <a:pt x="201" y="133"/>
                                </a:lnTo>
                                <a:lnTo>
                                  <a:pt x="142" y="165"/>
                                </a:lnTo>
                                <a:lnTo>
                                  <a:pt x="93" y="199"/>
                                </a:lnTo>
                                <a:lnTo>
                                  <a:pt x="53" y="236"/>
                                </a:lnTo>
                                <a:lnTo>
                                  <a:pt x="24" y="274"/>
                                </a:lnTo>
                                <a:lnTo>
                                  <a:pt x="6" y="314"/>
                                </a:lnTo>
                                <a:lnTo>
                                  <a:pt x="0" y="355"/>
                                </a:lnTo>
                                <a:lnTo>
                                  <a:pt x="6" y="397"/>
                                </a:lnTo>
                                <a:lnTo>
                                  <a:pt x="24" y="437"/>
                                </a:lnTo>
                                <a:lnTo>
                                  <a:pt x="1801" y="437"/>
                                </a:lnTo>
                                <a:lnTo>
                                  <a:pt x="1819" y="397"/>
                                </a:lnTo>
                                <a:lnTo>
                                  <a:pt x="1825" y="355"/>
                                </a:lnTo>
                                <a:lnTo>
                                  <a:pt x="1819" y="314"/>
                                </a:lnTo>
                                <a:lnTo>
                                  <a:pt x="1801" y="274"/>
                                </a:lnTo>
                                <a:lnTo>
                                  <a:pt x="1772" y="236"/>
                                </a:lnTo>
                                <a:lnTo>
                                  <a:pt x="1732" y="199"/>
                                </a:lnTo>
                                <a:lnTo>
                                  <a:pt x="1683" y="165"/>
                                </a:lnTo>
                                <a:lnTo>
                                  <a:pt x="1624" y="133"/>
                                </a:lnTo>
                                <a:lnTo>
                                  <a:pt x="1557" y="104"/>
                                </a:lnTo>
                                <a:lnTo>
                                  <a:pt x="1483" y="78"/>
                                </a:lnTo>
                                <a:lnTo>
                                  <a:pt x="1401" y="55"/>
                                </a:lnTo>
                                <a:lnTo>
                                  <a:pt x="1314" y="36"/>
                                </a:lnTo>
                                <a:lnTo>
                                  <a:pt x="1220" y="21"/>
                                </a:lnTo>
                                <a:lnTo>
                                  <a:pt x="1122" y="10"/>
                                </a:lnTo>
                                <a:lnTo>
                                  <a:pt x="1019" y="3"/>
                                </a:lnTo>
                                <a:lnTo>
                                  <a:pt x="912"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328"/>
                        <wps:cNvSpPr>
                          <a:spLocks/>
                        </wps:cNvSpPr>
                        <wps:spPr bwMode="auto">
                          <a:xfrm>
                            <a:off x="3964" y="1380"/>
                            <a:ext cx="1825" cy="710"/>
                          </a:xfrm>
                          <a:custGeom>
                            <a:avLst/>
                            <a:gdLst>
                              <a:gd name="T0" fmla="+- 0 5789 3964"/>
                              <a:gd name="T1" fmla="*/ T0 w 1825"/>
                              <a:gd name="T2" fmla="+- 0 1735 1380"/>
                              <a:gd name="T3" fmla="*/ 1735 h 710"/>
                              <a:gd name="T4" fmla="+- 0 5765 3964"/>
                              <a:gd name="T5" fmla="*/ T4 w 1825"/>
                              <a:gd name="T6" fmla="+- 0 1654 1380"/>
                              <a:gd name="T7" fmla="*/ 1654 h 710"/>
                              <a:gd name="T8" fmla="+- 0 5696 3964"/>
                              <a:gd name="T9" fmla="*/ T8 w 1825"/>
                              <a:gd name="T10" fmla="+- 0 1579 1380"/>
                              <a:gd name="T11" fmla="*/ 1579 h 710"/>
                              <a:gd name="T12" fmla="+- 0 5647 3964"/>
                              <a:gd name="T13" fmla="*/ T12 w 1825"/>
                              <a:gd name="T14" fmla="+- 0 1545 1380"/>
                              <a:gd name="T15" fmla="*/ 1545 h 710"/>
                              <a:gd name="T16" fmla="+- 0 5588 3964"/>
                              <a:gd name="T17" fmla="*/ T16 w 1825"/>
                              <a:gd name="T18" fmla="+- 0 1513 1380"/>
                              <a:gd name="T19" fmla="*/ 1513 h 710"/>
                              <a:gd name="T20" fmla="+- 0 5521 3964"/>
                              <a:gd name="T21" fmla="*/ T20 w 1825"/>
                              <a:gd name="T22" fmla="+- 0 1484 1380"/>
                              <a:gd name="T23" fmla="*/ 1484 h 710"/>
                              <a:gd name="T24" fmla="+- 0 5447 3964"/>
                              <a:gd name="T25" fmla="*/ T24 w 1825"/>
                              <a:gd name="T26" fmla="+- 0 1458 1380"/>
                              <a:gd name="T27" fmla="*/ 1458 h 710"/>
                              <a:gd name="T28" fmla="+- 0 5365 3964"/>
                              <a:gd name="T29" fmla="*/ T28 w 1825"/>
                              <a:gd name="T30" fmla="+- 0 1435 1380"/>
                              <a:gd name="T31" fmla="*/ 1435 h 710"/>
                              <a:gd name="T32" fmla="+- 0 5278 3964"/>
                              <a:gd name="T33" fmla="*/ T32 w 1825"/>
                              <a:gd name="T34" fmla="+- 0 1416 1380"/>
                              <a:gd name="T35" fmla="*/ 1416 h 710"/>
                              <a:gd name="T36" fmla="+- 0 5184 3964"/>
                              <a:gd name="T37" fmla="*/ T36 w 1825"/>
                              <a:gd name="T38" fmla="+- 0 1401 1380"/>
                              <a:gd name="T39" fmla="*/ 1401 h 710"/>
                              <a:gd name="T40" fmla="+- 0 5086 3964"/>
                              <a:gd name="T41" fmla="*/ T40 w 1825"/>
                              <a:gd name="T42" fmla="+- 0 1390 1380"/>
                              <a:gd name="T43" fmla="*/ 1390 h 710"/>
                              <a:gd name="T44" fmla="+- 0 4983 3964"/>
                              <a:gd name="T45" fmla="*/ T44 w 1825"/>
                              <a:gd name="T46" fmla="+- 0 1383 1380"/>
                              <a:gd name="T47" fmla="*/ 1383 h 710"/>
                              <a:gd name="T48" fmla="+- 0 4876 3964"/>
                              <a:gd name="T49" fmla="*/ T48 w 1825"/>
                              <a:gd name="T50" fmla="+- 0 1380 1380"/>
                              <a:gd name="T51" fmla="*/ 1380 h 710"/>
                              <a:gd name="T52" fmla="+- 0 4770 3964"/>
                              <a:gd name="T53" fmla="*/ T52 w 1825"/>
                              <a:gd name="T54" fmla="+- 0 1383 1380"/>
                              <a:gd name="T55" fmla="*/ 1383 h 710"/>
                              <a:gd name="T56" fmla="+- 0 4667 3964"/>
                              <a:gd name="T57" fmla="*/ T56 w 1825"/>
                              <a:gd name="T58" fmla="+- 0 1390 1380"/>
                              <a:gd name="T59" fmla="*/ 1390 h 710"/>
                              <a:gd name="T60" fmla="+- 0 4569 3964"/>
                              <a:gd name="T61" fmla="*/ T60 w 1825"/>
                              <a:gd name="T62" fmla="+- 0 1401 1380"/>
                              <a:gd name="T63" fmla="*/ 1401 h 710"/>
                              <a:gd name="T64" fmla="+- 0 4475 3964"/>
                              <a:gd name="T65" fmla="*/ T64 w 1825"/>
                              <a:gd name="T66" fmla="+- 0 1416 1380"/>
                              <a:gd name="T67" fmla="*/ 1416 h 710"/>
                              <a:gd name="T68" fmla="+- 0 4387 3964"/>
                              <a:gd name="T69" fmla="*/ T68 w 1825"/>
                              <a:gd name="T70" fmla="+- 0 1435 1380"/>
                              <a:gd name="T71" fmla="*/ 1435 h 710"/>
                              <a:gd name="T72" fmla="+- 0 4306 3964"/>
                              <a:gd name="T73" fmla="*/ T72 w 1825"/>
                              <a:gd name="T74" fmla="+- 0 1458 1380"/>
                              <a:gd name="T75" fmla="*/ 1458 h 710"/>
                              <a:gd name="T76" fmla="+- 0 4231 3964"/>
                              <a:gd name="T77" fmla="*/ T76 w 1825"/>
                              <a:gd name="T78" fmla="+- 0 1484 1380"/>
                              <a:gd name="T79" fmla="*/ 1484 h 710"/>
                              <a:gd name="T80" fmla="+- 0 4165 3964"/>
                              <a:gd name="T81" fmla="*/ T80 w 1825"/>
                              <a:gd name="T82" fmla="+- 0 1513 1380"/>
                              <a:gd name="T83" fmla="*/ 1513 h 710"/>
                              <a:gd name="T84" fmla="+- 0 4106 3964"/>
                              <a:gd name="T85" fmla="*/ T84 w 1825"/>
                              <a:gd name="T86" fmla="+- 0 1545 1380"/>
                              <a:gd name="T87" fmla="*/ 1545 h 710"/>
                              <a:gd name="T88" fmla="+- 0 4057 3964"/>
                              <a:gd name="T89" fmla="*/ T88 w 1825"/>
                              <a:gd name="T90" fmla="+- 0 1579 1380"/>
                              <a:gd name="T91" fmla="*/ 1579 h 710"/>
                              <a:gd name="T92" fmla="+- 0 3988 3964"/>
                              <a:gd name="T93" fmla="*/ T92 w 1825"/>
                              <a:gd name="T94" fmla="+- 0 1654 1380"/>
                              <a:gd name="T95" fmla="*/ 1654 h 710"/>
                              <a:gd name="T96" fmla="+- 0 3964 3964"/>
                              <a:gd name="T97" fmla="*/ T96 w 1825"/>
                              <a:gd name="T98" fmla="+- 0 1735 1380"/>
                              <a:gd name="T99" fmla="*/ 1735 h 710"/>
                              <a:gd name="T100" fmla="+- 0 3970 3964"/>
                              <a:gd name="T101" fmla="*/ T100 w 1825"/>
                              <a:gd name="T102" fmla="+- 0 1777 1380"/>
                              <a:gd name="T103" fmla="*/ 1777 h 710"/>
                              <a:gd name="T104" fmla="+- 0 4017 3964"/>
                              <a:gd name="T105" fmla="*/ T104 w 1825"/>
                              <a:gd name="T106" fmla="+- 0 1855 1380"/>
                              <a:gd name="T107" fmla="*/ 1855 h 710"/>
                              <a:gd name="T108" fmla="+- 0 4106 3964"/>
                              <a:gd name="T109" fmla="*/ T108 w 1825"/>
                              <a:gd name="T110" fmla="+- 0 1925 1380"/>
                              <a:gd name="T111" fmla="*/ 1925 h 710"/>
                              <a:gd name="T112" fmla="+- 0 4165 3964"/>
                              <a:gd name="T113" fmla="*/ T112 w 1825"/>
                              <a:gd name="T114" fmla="+- 0 1957 1380"/>
                              <a:gd name="T115" fmla="*/ 1957 h 710"/>
                              <a:gd name="T116" fmla="+- 0 4231 3964"/>
                              <a:gd name="T117" fmla="*/ T116 w 1825"/>
                              <a:gd name="T118" fmla="+- 0 1986 1380"/>
                              <a:gd name="T119" fmla="*/ 1986 h 710"/>
                              <a:gd name="T120" fmla="+- 0 4306 3964"/>
                              <a:gd name="T121" fmla="*/ T120 w 1825"/>
                              <a:gd name="T122" fmla="+- 0 2012 1380"/>
                              <a:gd name="T123" fmla="*/ 2012 h 710"/>
                              <a:gd name="T124" fmla="+- 0 4387 3964"/>
                              <a:gd name="T125" fmla="*/ T124 w 1825"/>
                              <a:gd name="T126" fmla="+- 0 2035 1380"/>
                              <a:gd name="T127" fmla="*/ 2035 h 710"/>
                              <a:gd name="T128" fmla="+- 0 4475 3964"/>
                              <a:gd name="T129" fmla="*/ T128 w 1825"/>
                              <a:gd name="T130" fmla="+- 0 2054 1380"/>
                              <a:gd name="T131" fmla="*/ 2054 h 710"/>
                              <a:gd name="T132" fmla="+- 0 4569 3964"/>
                              <a:gd name="T133" fmla="*/ T132 w 1825"/>
                              <a:gd name="T134" fmla="+- 0 2069 1380"/>
                              <a:gd name="T135" fmla="*/ 2069 h 710"/>
                              <a:gd name="T136" fmla="+- 0 4667 3964"/>
                              <a:gd name="T137" fmla="*/ T136 w 1825"/>
                              <a:gd name="T138" fmla="+- 0 2081 1380"/>
                              <a:gd name="T139" fmla="*/ 2081 h 710"/>
                              <a:gd name="T140" fmla="+- 0 4770 3964"/>
                              <a:gd name="T141" fmla="*/ T140 w 1825"/>
                              <a:gd name="T142" fmla="+- 0 2088 1380"/>
                              <a:gd name="T143" fmla="*/ 2088 h 710"/>
                              <a:gd name="T144" fmla="+- 0 4876 3964"/>
                              <a:gd name="T145" fmla="*/ T144 w 1825"/>
                              <a:gd name="T146" fmla="+- 0 2090 1380"/>
                              <a:gd name="T147" fmla="*/ 2090 h 710"/>
                              <a:gd name="T148" fmla="+- 0 4983 3964"/>
                              <a:gd name="T149" fmla="*/ T148 w 1825"/>
                              <a:gd name="T150" fmla="+- 0 2088 1380"/>
                              <a:gd name="T151" fmla="*/ 2088 h 710"/>
                              <a:gd name="T152" fmla="+- 0 5086 3964"/>
                              <a:gd name="T153" fmla="*/ T152 w 1825"/>
                              <a:gd name="T154" fmla="+- 0 2081 1380"/>
                              <a:gd name="T155" fmla="*/ 2081 h 710"/>
                              <a:gd name="T156" fmla="+- 0 5184 3964"/>
                              <a:gd name="T157" fmla="*/ T156 w 1825"/>
                              <a:gd name="T158" fmla="+- 0 2069 1380"/>
                              <a:gd name="T159" fmla="*/ 2069 h 710"/>
                              <a:gd name="T160" fmla="+- 0 5278 3964"/>
                              <a:gd name="T161" fmla="*/ T160 w 1825"/>
                              <a:gd name="T162" fmla="+- 0 2054 1380"/>
                              <a:gd name="T163" fmla="*/ 2054 h 710"/>
                              <a:gd name="T164" fmla="+- 0 5365 3964"/>
                              <a:gd name="T165" fmla="*/ T164 w 1825"/>
                              <a:gd name="T166" fmla="+- 0 2035 1380"/>
                              <a:gd name="T167" fmla="*/ 2035 h 710"/>
                              <a:gd name="T168" fmla="+- 0 5447 3964"/>
                              <a:gd name="T169" fmla="*/ T168 w 1825"/>
                              <a:gd name="T170" fmla="+- 0 2012 1380"/>
                              <a:gd name="T171" fmla="*/ 2012 h 710"/>
                              <a:gd name="T172" fmla="+- 0 5521 3964"/>
                              <a:gd name="T173" fmla="*/ T172 w 1825"/>
                              <a:gd name="T174" fmla="+- 0 1986 1380"/>
                              <a:gd name="T175" fmla="*/ 1986 h 710"/>
                              <a:gd name="T176" fmla="+- 0 5588 3964"/>
                              <a:gd name="T177" fmla="*/ T176 w 1825"/>
                              <a:gd name="T178" fmla="+- 0 1957 1380"/>
                              <a:gd name="T179" fmla="*/ 1957 h 710"/>
                              <a:gd name="T180" fmla="+- 0 5647 3964"/>
                              <a:gd name="T181" fmla="*/ T180 w 1825"/>
                              <a:gd name="T182" fmla="+- 0 1925 1380"/>
                              <a:gd name="T183" fmla="*/ 1925 h 710"/>
                              <a:gd name="T184" fmla="+- 0 5736 3964"/>
                              <a:gd name="T185" fmla="*/ T184 w 1825"/>
                              <a:gd name="T186" fmla="+- 0 1855 1380"/>
                              <a:gd name="T187" fmla="*/ 1855 h 710"/>
                              <a:gd name="T188" fmla="+- 0 5783 3964"/>
                              <a:gd name="T189" fmla="*/ T188 w 1825"/>
                              <a:gd name="T190" fmla="+- 0 1777 1380"/>
                              <a:gd name="T191" fmla="*/ 1777 h 710"/>
                              <a:gd name="T192" fmla="+- 0 5789 3964"/>
                              <a:gd name="T193" fmla="*/ T192 w 1825"/>
                              <a:gd name="T194" fmla="+- 0 1735 1380"/>
                              <a:gd name="T195" fmla="*/ 1735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825" h="710">
                                <a:moveTo>
                                  <a:pt x="1825" y="355"/>
                                </a:moveTo>
                                <a:lnTo>
                                  <a:pt x="1801" y="274"/>
                                </a:lnTo>
                                <a:lnTo>
                                  <a:pt x="1732" y="199"/>
                                </a:lnTo>
                                <a:lnTo>
                                  <a:pt x="1683" y="165"/>
                                </a:lnTo>
                                <a:lnTo>
                                  <a:pt x="1624" y="133"/>
                                </a:lnTo>
                                <a:lnTo>
                                  <a:pt x="1557" y="104"/>
                                </a:lnTo>
                                <a:lnTo>
                                  <a:pt x="1483" y="78"/>
                                </a:lnTo>
                                <a:lnTo>
                                  <a:pt x="1401" y="55"/>
                                </a:lnTo>
                                <a:lnTo>
                                  <a:pt x="1314" y="36"/>
                                </a:lnTo>
                                <a:lnTo>
                                  <a:pt x="1220" y="21"/>
                                </a:lnTo>
                                <a:lnTo>
                                  <a:pt x="1122" y="10"/>
                                </a:lnTo>
                                <a:lnTo>
                                  <a:pt x="1019" y="3"/>
                                </a:lnTo>
                                <a:lnTo>
                                  <a:pt x="912" y="0"/>
                                </a:lnTo>
                                <a:lnTo>
                                  <a:pt x="806" y="3"/>
                                </a:lnTo>
                                <a:lnTo>
                                  <a:pt x="703" y="10"/>
                                </a:lnTo>
                                <a:lnTo>
                                  <a:pt x="605" y="21"/>
                                </a:lnTo>
                                <a:lnTo>
                                  <a:pt x="511" y="36"/>
                                </a:lnTo>
                                <a:lnTo>
                                  <a:pt x="423" y="55"/>
                                </a:lnTo>
                                <a:lnTo>
                                  <a:pt x="342" y="78"/>
                                </a:lnTo>
                                <a:lnTo>
                                  <a:pt x="267" y="104"/>
                                </a:lnTo>
                                <a:lnTo>
                                  <a:pt x="201" y="133"/>
                                </a:lnTo>
                                <a:lnTo>
                                  <a:pt x="142" y="165"/>
                                </a:lnTo>
                                <a:lnTo>
                                  <a:pt x="93" y="199"/>
                                </a:lnTo>
                                <a:lnTo>
                                  <a:pt x="24" y="274"/>
                                </a:lnTo>
                                <a:lnTo>
                                  <a:pt x="0" y="355"/>
                                </a:lnTo>
                                <a:lnTo>
                                  <a:pt x="6" y="397"/>
                                </a:lnTo>
                                <a:lnTo>
                                  <a:pt x="53" y="475"/>
                                </a:lnTo>
                                <a:lnTo>
                                  <a:pt x="142" y="545"/>
                                </a:lnTo>
                                <a:lnTo>
                                  <a:pt x="201" y="577"/>
                                </a:lnTo>
                                <a:lnTo>
                                  <a:pt x="267" y="606"/>
                                </a:lnTo>
                                <a:lnTo>
                                  <a:pt x="342" y="632"/>
                                </a:lnTo>
                                <a:lnTo>
                                  <a:pt x="423" y="655"/>
                                </a:lnTo>
                                <a:lnTo>
                                  <a:pt x="511" y="674"/>
                                </a:lnTo>
                                <a:lnTo>
                                  <a:pt x="605" y="689"/>
                                </a:lnTo>
                                <a:lnTo>
                                  <a:pt x="703" y="701"/>
                                </a:lnTo>
                                <a:lnTo>
                                  <a:pt x="806" y="708"/>
                                </a:lnTo>
                                <a:lnTo>
                                  <a:pt x="912" y="710"/>
                                </a:lnTo>
                                <a:lnTo>
                                  <a:pt x="1019" y="708"/>
                                </a:lnTo>
                                <a:lnTo>
                                  <a:pt x="1122" y="701"/>
                                </a:lnTo>
                                <a:lnTo>
                                  <a:pt x="1220" y="689"/>
                                </a:lnTo>
                                <a:lnTo>
                                  <a:pt x="1314" y="674"/>
                                </a:lnTo>
                                <a:lnTo>
                                  <a:pt x="1401" y="655"/>
                                </a:lnTo>
                                <a:lnTo>
                                  <a:pt x="1483" y="632"/>
                                </a:lnTo>
                                <a:lnTo>
                                  <a:pt x="1557" y="606"/>
                                </a:lnTo>
                                <a:lnTo>
                                  <a:pt x="1624" y="577"/>
                                </a:lnTo>
                                <a:lnTo>
                                  <a:pt x="1683" y="545"/>
                                </a:lnTo>
                                <a:lnTo>
                                  <a:pt x="1772" y="475"/>
                                </a:lnTo>
                                <a:lnTo>
                                  <a:pt x="1819" y="397"/>
                                </a:lnTo>
                                <a:lnTo>
                                  <a:pt x="1825" y="355"/>
                                </a:lnTo>
                                <a:close/>
                              </a:path>
                            </a:pathLst>
                          </a:custGeom>
                          <a:noFill/>
                          <a:ln w="139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AutoShape 327"/>
                        <wps:cNvSpPr>
                          <a:spLocks/>
                        </wps:cNvSpPr>
                        <wps:spPr bwMode="auto">
                          <a:xfrm>
                            <a:off x="4671" y="1659"/>
                            <a:ext cx="410" cy="145"/>
                          </a:xfrm>
                          <a:custGeom>
                            <a:avLst/>
                            <a:gdLst>
                              <a:gd name="T0" fmla="+- 0 4797 4671"/>
                              <a:gd name="T1" fmla="*/ T0 w 410"/>
                              <a:gd name="T2" fmla="+- 0 1801 1659"/>
                              <a:gd name="T3" fmla="*/ 1801 h 145"/>
                              <a:gd name="T4" fmla="+- 0 4729 4671"/>
                              <a:gd name="T5" fmla="*/ T4 w 410"/>
                              <a:gd name="T6" fmla="+- 0 1801 1659"/>
                              <a:gd name="T7" fmla="*/ 1801 h 145"/>
                              <a:gd name="T8" fmla="+- 0 4688 4671"/>
                              <a:gd name="T9" fmla="*/ T8 w 410"/>
                              <a:gd name="T10" fmla="+- 0 1662 1659"/>
                              <a:gd name="T11" fmla="*/ 1662 h 145"/>
                              <a:gd name="T12" fmla="+- 0 4672 4671"/>
                              <a:gd name="T13" fmla="*/ T12 w 410"/>
                              <a:gd name="T14" fmla="+- 0 1669 1659"/>
                              <a:gd name="T15" fmla="*/ 1669 h 145"/>
                              <a:gd name="T16" fmla="+- 0 4731 4671"/>
                              <a:gd name="T17" fmla="*/ T16 w 410"/>
                              <a:gd name="T18" fmla="+- 0 1801 1659"/>
                              <a:gd name="T19" fmla="*/ 1801 h 145"/>
                              <a:gd name="T20" fmla="+- 0 4722 4671"/>
                              <a:gd name="T21" fmla="*/ T20 w 410"/>
                              <a:gd name="T22" fmla="+- 0 1781 1659"/>
                              <a:gd name="T23" fmla="*/ 1781 h 145"/>
                              <a:gd name="T24" fmla="+- 0 4689 4671"/>
                              <a:gd name="T25" fmla="*/ T24 w 410"/>
                              <a:gd name="T26" fmla="+- 0 1663 1659"/>
                              <a:gd name="T27" fmla="*/ 1663 h 145"/>
                              <a:gd name="T28" fmla="+- 0 4791 4671"/>
                              <a:gd name="T29" fmla="*/ T28 w 410"/>
                              <a:gd name="T30" fmla="+- 0 1799 1659"/>
                              <a:gd name="T31" fmla="*/ 1799 h 145"/>
                              <a:gd name="T32" fmla="+- 0 4815 4671"/>
                              <a:gd name="T33" fmla="*/ T32 w 410"/>
                              <a:gd name="T34" fmla="+- 0 1799 1659"/>
                              <a:gd name="T35" fmla="*/ 1799 h 145"/>
                              <a:gd name="T36" fmla="+- 0 4754 4671"/>
                              <a:gd name="T37" fmla="*/ T36 w 410"/>
                              <a:gd name="T38" fmla="+- 0 1663 1659"/>
                              <a:gd name="T39" fmla="*/ 1663 h 145"/>
                              <a:gd name="T40" fmla="+- 0 4722 4671"/>
                              <a:gd name="T41" fmla="*/ T40 w 410"/>
                              <a:gd name="T42" fmla="+- 0 1781 1659"/>
                              <a:gd name="T43" fmla="*/ 1781 h 145"/>
                              <a:gd name="T44" fmla="+- 0 4771 4671"/>
                              <a:gd name="T45" fmla="*/ T44 w 410"/>
                              <a:gd name="T46" fmla="+- 0 1664 1659"/>
                              <a:gd name="T47" fmla="*/ 1664 h 145"/>
                              <a:gd name="T48" fmla="+- 0 4836 4671"/>
                              <a:gd name="T49" fmla="*/ T48 w 410"/>
                              <a:gd name="T50" fmla="+- 0 1663 1659"/>
                              <a:gd name="T51" fmla="*/ 1663 h 145"/>
                              <a:gd name="T52" fmla="+- 0 4820 4671"/>
                              <a:gd name="T53" fmla="*/ T52 w 410"/>
                              <a:gd name="T54" fmla="+- 0 1781 1659"/>
                              <a:gd name="T55" fmla="*/ 1781 h 145"/>
                              <a:gd name="T56" fmla="+- 0 4768 4671"/>
                              <a:gd name="T57" fmla="*/ T56 w 410"/>
                              <a:gd name="T58" fmla="+- 0 1662 1659"/>
                              <a:gd name="T59" fmla="*/ 1662 h 145"/>
                              <a:gd name="T60" fmla="+- 0 4675 4671"/>
                              <a:gd name="T61" fmla="*/ T60 w 410"/>
                              <a:gd name="T62" fmla="+- 0 1662 1659"/>
                              <a:gd name="T63" fmla="*/ 1662 h 145"/>
                              <a:gd name="T64" fmla="+- 0 4765 4671"/>
                              <a:gd name="T65" fmla="*/ T64 w 410"/>
                              <a:gd name="T66" fmla="+- 0 1662 1659"/>
                              <a:gd name="T67" fmla="*/ 1662 h 145"/>
                              <a:gd name="T68" fmla="+- 0 4913 4671"/>
                              <a:gd name="T69" fmla="*/ T68 w 410"/>
                              <a:gd name="T70" fmla="+- 0 1711 1659"/>
                              <a:gd name="T71" fmla="*/ 1711 h 145"/>
                              <a:gd name="T72" fmla="+- 0 4930 4671"/>
                              <a:gd name="T73" fmla="*/ T72 w 410"/>
                              <a:gd name="T74" fmla="+- 0 1724 1659"/>
                              <a:gd name="T75" fmla="*/ 1724 h 145"/>
                              <a:gd name="T76" fmla="+- 0 4891 4671"/>
                              <a:gd name="T77" fmla="*/ T76 w 410"/>
                              <a:gd name="T78" fmla="+- 0 1745 1659"/>
                              <a:gd name="T79" fmla="*/ 1745 h 145"/>
                              <a:gd name="T80" fmla="+- 0 4869 4671"/>
                              <a:gd name="T81" fmla="*/ T80 w 410"/>
                              <a:gd name="T82" fmla="+- 0 1778 1659"/>
                              <a:gd name="T83" fmla="*/ 1778 h 145"/>
                              <a:gd name="T84" fmla="+- 0 4885 4671"/>
                              <a:gd name="T85" fmla="*/ T84 w 410"/>
                              <a:gd name="T86" fmla="+- 0 1800 1659"/>
                              <a:gd name="T87" fmla="*/ 1800 h 145"/>
                              <a:gd name="T88" fmla="+- 0 4924 4671"/>
                              <a:gd name="T89" fmla="*/ T88 w 410"/>
                              <a:gd name="T90" fmla="+- 0 1797 1659"/>
                              <a:gd name="T91" fmla="*/ 1797 h 145"/>
                              <a:gd name="T92" fmla="+- 0 4887 4671"/>
                              <a:gd name="T93" fmla="*/ T92 w 410"/>
                              <a:gd name="T94" fmla="+- 0 1778 1659"/>
                              <a:gd name="T95" fmla="*/ 1778 h 145"/>
                              <a:gd name="T96" fmla="+- 0 4897 4671"/>
                              <a:gd name="T97" fmla="*/ T96 w 410"/>
                              <a:gd name="T98" fmla="+- 0 1757 1659"/>
                              <a:gd name="T99" fmla="*/ 1757 h 145"/>
                              <a:gd name="T100" fmla="+- 0 4948 4671"/>
                              <a:gd name="T101" fmla="*/ T100 w 410"/>
                              <a:gd name="T102" fmla="+- 0 1722 1659"/>
                              <a:gd name="T103" fmla="*/ 1722 h 145"/>
                              <a:gd name="T104" fmla="+- 0 4944 4671"/>
                              <a:gd name="T105" fmla="*/ T104 w 410"/>
                              <a:gd name="T106" fmla="+- 0 1801 1659"/>
                              <a:gd name="T107" fmla="*/ 1801 h 145"/>
                              <a:gd name="T108" fmla="+- 0 4935 4671"/>
                              <a:gd name="T109" fmla="*/ T108 w 410"/>
                              <a:gd name="T110" fmla="+- 0 1801 1659"/>
                              <a:gd name="T111" fmla="*/ 1801 h 145"/>
                              <a:gd name="T112" fmla="+- 0 4931 4671"/>
                              <a:gd name="T113" fmla="*/ T112 w 410"/>
                              <a:gd name="T114" fmla="+- 0 1754 1659"/>
                              <a:gd name="T115" fmla="*/ 1754 h 145"/>
                              <a:gd name="T116" fmla="+- 0 4933 4671"/>
                              <a:gd name="T117" fmla="*/ T116 w 410"/>
                              <a:gd name="T118" fmla="+- 0 1789 1659"/>
                              <a:gd name="T119" fmla="*/ 1789 h 145"/>
                              <a:gd name="T120" fmla="+- 0 4896 4671"/>
                              <a:gd name="T121" fmla="*/ T120 w 410"/>
                              <a:gd name="T122" fmla="+- 0 1699 1659"/>
                              <a:gd name="T123" fmla="*/ 1699 h 145"/>
                              <a:gd name="T124" fmla="+- 0 4876 4671"/>
                              <a:gd name="T125" fmla="*/ T124 w 410"/>
                              <a:gd name="T126" fmla="+- 0 1707 1659"/>
                              <a:gd name="T127" fmla="*/ 1707 h 145"/>
                              <a:gd name="T128" fmla="+- 0 4875 4671"/>
                              <a:gd name="T129" fmla="*/ T128 w 410"/>
                              <a:gd name="T130" fmla="+- 0 1719 1659"/>
                              <a:gd name="T131" fmla="*/ 1719 h 145"/>
                              <a:gd name="T132" fmla="+- 0 4879 4671"/>
                              <a:gd name="T133" fmla="*/ T132 w 410"/>
                              <a:gd name="T134" fmla="+- 0 1721 1659"/>
                              <a:gd name="T135" fmla="*/ 1721 h 145"/>
                              <a:gd name="T136" fmla="+- 0 4893 4671"/>
                              <a:gd name="T137" fmla="*/ T136 w 410"/>
                              <a:gd name="T138" fmla="+- 0 1714 1659"/>
                              <a:gd name="T139" fmla="*/ 1714 h 145"/>
                              <a:gd name="T140" fmla="+- 0 4933 4671"/>
                              <a:gd name="T141" fmla="*/ T140 w 410"/>
                              <a:gd name="T142" fmla="+- 0 1701 1659"/>
                              <a:gd name="T143" fmla="*/ 1701 h 145"/>
                              <a:gd name="T144" fmla="+- 0 4993 4671"/>
                              <a:gd name="T145" fmla="*/ T144 w 410"/>
                              <a:gd name="T146" fmla="+- 0 1801 1659"/>
                              <a:gd name="T147" fmla="*/ 1801 h 145"/>
                              <a:gd name="T148" fmla="+- 0 4997 4671"/>
                              <a:gd name="T149" fmla="*/ T148 w 410"/>
                              <a:gd name="T150" fmla="+- 0 1700 1659"/>
                              <a:gd name="T151" fmla="*/ 1700 h 145"/>
                              <a:gd name="T152" fmla="+- 0 4982 4671"/>
                              <a:gd name="T153" fmla="*/ T152 w 410"/>
                              <a:gd name="T154" fmla="+- 0 1800 1659"/>
                              <a:gd name="T155" fmla="*/ 1800 h 145"/>
                              <a:gd name="T156" fmla="+- 0 4999 4671"/>
                              <a:gd name="T157" fmla="*/ T156 w 410"/>
                              <a:gd name="T158" fmla="+- 0 1799 1659"/>
                              <a:gd name="T159" fmla="*/ 1799 h 145"/>
                              <a:gd name="T160" fmla="+- 0 4984 4671"/>
                              <a:gd name="T161" fmla="*/ T160 w 410"/>
                              <a:gd name="T162" fmla="+- 0 1699 1659"/>
                              <a:gd name="T163" fmla="*/ 1699 h 145"/>
                              <a:gd name="T164" fmla="+- 0 4987 4671"/>
                              <a:gd name="T165" fmla="*/ T164 w 410"/>
                              <a:gd name="T166" fmla="+- 0 1699 1659"/>
                              <a:gd name="T167" fmla="*/ 1699 h 145"/>
                              <a:gd name="T168" fmla="+- 0 4981 4671"/>
                              <a:gd name="T169" fmla="*/ T168 w 410"/>
                              <a:gd name="T170" fmla="+- 0 1661 1659"/>
                              <a:gd name="T171" fmla="*/ 1661 h 145"/>
                              <a:gd name="T172" fmla="+- 0 4986 4671"/>
                              <a:gd name="T173" fmla="*/ T172 w 410"/>
                              <a:gd name="T174" fmla="+- 0 1680 1659"/>
                              <a:gd name="T175" fmla="*/ 1680 h 145"/>
                              <a:gd name="T176" fmla="+- 0 5000 4671"/>
                              <a:gd name="T177" fmla="*/ T176 w 410"/>
                              <a:gd name="T178" fmla="+- 0 1663 1659"/>
                              <a:gd name="T179" fmla="*/ 1663 h 145"/>
                              <a:gd name="T180" fmla="+- 0 5037 4671"/>
                              <a:gd name="T181" fmla="*/ T180 w 410"/>
                              <a:gd name="T182" fmla="+- 0 1784 1659"/>
                              <a:gd name="T183" fmla="*/ 1784 h 145"/>
                              <a:gd name="T184" fmla="+- 0 5054 4671"/>
                              <a:gd name="T185" fmla="*/ T184 w 410"/>
                              <a:gd name="T186" fmla="+- 0 1802 1659"/>
                              <a:gd name="T187" fmla="*/ 1802 h 145"/>
                              <a:gd name="T188" fmla="+- 0 5078 4671"/>
                              <a:gd name="T189" fmla="*/ T188 w 410"/>
                              <a:gd name="T190" fmla="+- 0 1800 1659"/>
                              <a:gd name="T191" fmla="*/ 1800 h 145"/>
                              <a:gd name="T192" fmla="+- 0 5081 4671"/>
                              <a:gd name="T193" fmla="*/ T192 w 410"/>
                              <a:gd name="T194" fmla="+- 0 1793 1659"/>
                              <a:gd name="T195" fmla="*/ 1793 h 145"/>
                              <a:gd name="T196" fmla="+- 0 5054 4671"/>
                              <a:gd name="T197" fmla="*/ T196 w 410"/>
                              <a:gd name="T198" fmla="+- 0 1779 1659"/>
                              <a:gd name="T199" fmla="*/ 1779 h 145"/>
                              <a:gd name="T200" fmla="+- 0 5074 4671"/>
                              <a:gd name="T201" fmla="*/ T200 w 410"/>
                              <a:gd name="T202" fmla="+- 0 1786 1659"/>
                              <a:gd name="T203" fmla="*/ 1786 h 145"/>
                              <a:gd name="T204" fmla="+- 0 5081 4671"/>
                              <a:gd name="T205" fmla="*/ T204 w 410"/>
                              <a:gd name="T206" fmla="+- 0 1787 1659"/>
                              <a:gd name="T207" fmla="*/ 1787 h 145"/>
                              <a:gd name="T208" fmla="+- 0 5020 4671"/>
                              <a:gd name="T209" fmla="*/ T208 w 410"/>
                              <a:gd name="T210" fmla="+- 0 1700 1659"/>
                              <a:gd name="T211" fmla="*/ 1700 h 145"/>
                              <a:gd name="T212" fmla="+- 0 5018 4671"/>
                              <a:gd name="T213" fmla="*/ T212 w 410"/>
                              <a:gd name="T214" fmla="+- 0 1709 1659"/>
                              <a:gd name="T215" fmla="*/ 1709 h 145"/>
                              <a:gd name="T216" fmla="+- 0 5080 4671"/>
                              <a:gd name="T217" fmla="*/ T216 w 410"/>
                              <a:gd name="T218" fmla="+- 0 1712 1659"/>
                              <a:gd name="T219" fmla="*/ 1712 h 145"/>
                              <a:gd name="T220" fmla="+- 0 5080 4671"/>
                              <a:gd name="T221" fmla="*/ T220 w 410"/>
                              <a:gd name="T222" fmla="+- 0 1701 1659"/>
                              <a:gd name="T223" fmla="*/ 1701 h 145"/>
                              <a:gd name="T224" fmla="+- 0 5079 4671"/>
                              <a:gd name="T225" fmla="*/ T224 w 410"/>
                              <a:gd name="T226" fmla="+- 0 1699 1659"/>
                              <a:gd name="T227" fmla="*/ 1699 h 145"/>
                              <a:gd name="T228" fmla="+- 0 5036 4671"/>
                              <a:gd name="T229" fmla="*/ T228 w 410"/>
                              <a:gd name="T230" fmla="+- 0 1675 1659"/>
                              <a:gd name="T231" fmla="*/ 1675 h 145"/>
                              <a:gd name="T232" fmla="+- 0 5051 4671"/>
                              <a:gd name="T233" fmla="*/ T232 w 410"/>
                              <a:gd name="T234" fmla="+- 0 1674 1659"/>
                              <a:gd name="T235" fmla="*/ 1674 h 145"/>
                              <a:gd name="T236" fmla="+- 0 5046 4671"/>
                              <a:gd name="T237" fmla="*/ T236 w 410"/>
                              <a:gd name="T238" fmla="+- 0 1673 1659"/>
                              <a:gd name="T239" fmla="*/ 1673 h 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10" h="145">
                                <a:moveTo>
                                  <a:pt x="56" y="142"/>
                                </a:moveTo>
                                <a:lnTo>
                                  <a:pt x="45" y="142"/>
                                </a:lnTo>
                                <a:lnTo>
                                  <a:pt x="46" y="142"/>
                                </a:lnTo>
                                <a:lnTo>
                                  <a:pt x="55" y="142"/>
                                </a:lnTo>
                                <a:lnTo>
                                  <a:pt x="56" y="142"/>
                                </a:lnTo>
                                <a:close/>
                                <a:moveTo>
                                  <a:pt x="137" y="142"/>
                                </a:moveTo>
                                <a:lnTo>
                                  <a:pt x="126" y="142"/>
                                </a:lnTo>
                                <a:lnTo>
                                  <a:pt x="128" y="142"/>
                                </a:lnTo>
                                <a:lnTo>
                                  <a:pt x="136" y="142"/>
                                </a:lnTo>
                                <a:lnTo>
                                  <a:pt x="137" y="142"/>
                                </a:lnTo>
                                <a:close/>
                                <a:moveTo>
                                  <a:pt x="59" y="142"/>
                                </a:moveTo>
                                <a:lnTo>
                                  <a:pt x="42" y="142"/>
                                </a:lnTo>
                                <a:lnTo>
                                  <a:pt x="43" y="142"/>
                                </a:lnTo>
                                <a:lnTo>
                                  <a:pt x="58" y="142"/>
                                </a:lnTo>
                                <a:lnTo>
                                  <a:pt x="59" y="142"/>
                                </a:lnTo>
                                <a:close/>
                                <a:moveTo>
                                  <a:pt x="140" y="142"/>
                                </a:moveTo>
                                <a:lnTo>
                                  <a:pt x="124" y="142"/>
                                </a:lnTo>
                                <a:lnTo>
                                  <a:pt x="125" y="142"/>
                                </a:lnTo>
                                <a:lnTo>
                                  <a:pt x="139" y="142"/>
                                </a:lnTo>
                                <a:lnTo>
                                  <a:pt x="140" y="142"/>
                                </a:lnTo>
                                <a:close/>
                                <a:moveTo>
                                  <a:pt x="17" y="3"/>
                                </a:moveTo>
                                <a:lnTo>
                                  <a:pt x="3" y="3"/>
                                </a:lnTo>
                                <a:lnTo>
                                  <a:pt x="2" y="4"/>
                                </a:lnTo>
                                <a:lnTo>
                                  <a:pt x="1" y="4"/>
                                </a:lnTo>
                                <a:lnTo>
                                  <a:pt x="0" y="5"/>
                                </a:lnTo>
                                <a:lnTo>
                                  <a:pt x="0" y="7"/>
                                </a:lnTo>
                                <a:lnTo>
                                  <a:pt x="1" y="8"/>
                                </a:lnTo>
                                <a:lnTo>
                                  <a:pt x="1" y="10"/>
                                </a:lnTo>
                                <a:lnTo>
                                  <a:pt x="37" y="138"/>
                                </a:lnTo>
                                <a:lnTo>
                                  <a:pt x="38" y="139"/>
                                </a:lnTo>
                                <a:lnTo>
                                  <a:pt x="38" y="140"/>
                                </a:lnTo>
                                <a:lnTo>
                                  <a:pt x="39" y="141"/>
                                </a:lnTo>
                                <a:lnTo>
                                  <a:pt x="40" y="141"/>
                                </a:lnTo>
                                <a:lnTo>
                                  <a:pt x="41" y="142"/>
                                </a:lnTo>
                                <a:lnTo>
                                  <a:pt x="60" y="142"/>
                                </a:lnTo>
                                <a:lnTo>
                                  <a:pt x="61" y="141"/>
                                </a:lnTo>
                                <a:lnTo>
                                  <a:pt x="62" y="140"/>
                                </a:lnTo>
                                <a:lnTo>
                                  <a:pt x="63" y="139"/>
                                </a:lnTo>
                                <a:lnTo>
                                  <a:pt x="63" y="138"/>
                                </a:lnTo>
                                <a:lnTo>
                                  <a:pt x="67" y="122"/>
                                </a:lnTo>
                                <a:lnTo>
                                  <a:pt x="51" y="122"/>
                                </a:lnTo>
                                <a:lnTo>
                                  <a:pt x="20" y="7"/>
                                </a:lnTo>
                                <a:lnTo>
                                  <a:pt x="20" y="6"/>
                                </a:lnTo>
                                <a:lnTo>
                                  <a:pt x="19" y="5"/>
                                </a:lnTo>
                                <a:lnTo>
                                  <a:pt x="19" y="4"/>
                                </a:lnTo>
                                <a:lnTo>
                                  <a:pt x="18" y="4"/>
                                </a:lnTo>
                                <a:lnTo>
                                  <a:pt x="17" y="3"/>
                                </a:lnTo>
                                <a:close/>
                                <a:moveTo>
                                  <a:pt x="108" y="33"/>
                                </a:moveTo>
                                <a:lnTo>
                                  <a:pt x="90" y="33"/>
                                </a:lnTo>
                                <a:lnTo>
                                  <a:pt x="119" y="138"/>
                                </a:lnTo>
                                <a:lnTo>
                                  <a:pt x="119" y="139"/>
                                </a:lnTo>
                                <a:lnTo>
                                  <a:pt x="120" y="140"/>
                                </a:lnTo>
                                <a:lnTo>
                                  <a:pt x="121" y="141"/>
                                </a:lnTo>
                                <a:lnTo>
                                  <a:pt x="122" y="142"/>
                                </a:lnTo>
                                <a:lnTo>
                                  <a:pt x="141" y="142"/>
                                </a:lnTo>
                                <a:lnTo>
                                  <a:pt x="142" y="141"/>
                                </a:lnTo>
                                <a:lnTo>
                                  <a:pt x="143" y="141"/>
                                </a:lnTo>
                                <a:lnTo>
                                  <a:pt x="144" y="140"/>
                                </a:lnTo>
                                <a:lnTo>
                                  <a:pt x="144" y="139"/>
                                </a:lnTo>
                                <a:lnTo>
                                  <a:pt x="145" y="138"/>
                                </a:lnTo>
                                <a:lnTo>
                                  <a:pt x="149" y="122"/>
                                </a:lnTo>
                                <a:lnTo>
                                  <a:pt x="133" y="122"/>
                                </a:lnTo>
                                <a:lnTo>
                                  <a:pt x="108" y="33"/>
                                </a:lnTo>
                                <a:close/>
                                <a:moveTo>
                                  <a:pt x="98" y="4"/>
                                </a:moveTo>
                                <a:lnTo>
                                  <a:pt x="83" y="4"/>
                                </a:lnTo>
                                <a:lnTo>
                                  <a:pt x="82" y="4"/>
                                </a:lnTo>
                                <a:lnTo>
                                  <a:pt x="81" y="4"/>
                                </a:lnTo>
                                <a:lnTo>
                                  <a:pt x="81" y="5"/>
                                </a:lnTo>
                                <a:lnTo>
                                  <a:pt x="81" y="6"/>
                                </a:lnTo>
                                <a:lnTo>
                                  <a:pt x="80" y="7"/>
                                </a:lnTo>
                                <a:lnTo>
                                  <a:pt x="51" y="122"/>
                                </a:lnTo>
                                <a:lnTo>
                                  <a:pt x="67" y="122"/>
                                </a:lnTo>
                                <a:lnTo>
                                  <a:pt x="90" y="33"/>
                                </a:lnTo>
                                <a:lnTo>
                                  <a:pt x="108" y="33"/>
                                </a:lnTo>
                                <a:lnTo>
                                  <a:pt x="101" y="7"/>
                                </a:lnTo>
                                <a:lnTo>
                                  <a:pt x="101" y="6"/>
                                </a:lnTo>
                                <a:lnTo>
                                  <a:pt x="100" y="5"/>
                                </a:lnTo>
                                <a:lnTo>
                                  <a:pt x="100" y="4"/>
                                </a:lnTo>
                                <a:lnTo>
                                  <a:pt x="98" y="4"/>
                                </a:lnTo>
                                <a:close/>
                                <a:moveTo>
                                  <a:pt x="180" y="3"/>
                                </a:moveTo>
                                <a:lnTo>
                                  <a:pt x="167" y="3"/>
                                </a:lnTo>
                                <a:lnTo>
                                  <a:pt x="166" y="4"/>
                                </a:lnTo>
                                <a:lnTo>
                                  <a:pt x="165" y="4"/>
                                </a:lnTo>
                                <a:lnTo>
                                  <a:pt x="164" y="4"/>
                                </a:lnTo>
                                <a:lnTo>
                                  <a:pt x="164" y="5"/>
                                </a:lnTo>
                                <a:lnTo>
                                  <a:pt x="164" y="6"/>
                                </a:lnTo>
                                <a:lnTo>
                                  <a:pt x="164" y="7"/>
                                </a:lnTo>
                                <a:lnTo>
                                  <a:pt x="133" y="122"/>
                                </a:lnTo>
                                <a:lnTo>
                                  <a:pt x="149" y="122"/>
                                </a:lnTo>
                                <a:lnTo>
                                  <a:pt x="181" y="10"/>
                                </a:lnTo>
                                <a:lnTo>
                                  <a:pt x="182" y="9"/>
                                </a:lnTo>
                                <a:lnTo>
                                  <a:pt x="182" y="5"/>
                                </a:lnTo>
                                <a:lnTo>
                                  <a:pt x="181" y="4"/>
                                </a:lnTo>
                                <a:lnTo>
                                  <a:pt x="180" y="4"/>
                                </a:lnTo>
                                <a:lnTo>
                                  <a:pt x="180" y="3"/>
                                </a:lnTo>
                                <a:close/>
                                <a:moveTo>
                                  <a:pt x="97" y="3"/>
                                </a:moveTo>
                                <a:lnTo>
                                  <a:pt x="85" y="3"/>
                                </a:lnTo>
                                <a:lnTo>
                                  <a:pt x="84" y="4"/>
                                </a:lnTo>
                                <a:lnTo>
                                  <a:pt x="98" y="4"/>
                                </a:lnTo>
                                <a:lnTo>
                                  <a:pt x="97" y="3"/>
                                </a:lnTo>
                                <a:close/>
                                <a:moveTo>
                                  <a:pt x="15" y="3"/>
                                </a:moveTo>
                                <a:lnTo>
                                  <a:pt x="5" y="3"/>
                                </a:lnTo>
                                <a:lnTo>
                                  <a:pt x="4" y="3"/>
                                </a:lnTo>
                                <a:lnTo>
                                  <a:pt x="16" y="3"/>
                                </a:lnTo>
                                <a:lnTo>
                                  <a:pt x="15" y="3"/>
                                </a:lnTo>
                                <a:close/>
                                <a:moveTo>
                                  <a:pt x="94" y="3"/>
                                </a:moveTo>
                                <a:lnTo>
                                  <a:pt x="87" y="3"/>
                                </a:lnTo>
                                <a:lnTo>
                                  <a:pt x="86" y="3"/>
                                </a:lnTo>
                                <a:lnTo>
                                  <a:pt x="96" y="3"/>
                                </a:lnTo>
                                <a:lnTo>
                                  <a:pt x="94" y="3"/>
                                </a:lnTo>
                                <a:close/>
                                <a:moveTo>
                                  <a:pt x="177" y="3"/>
                                </a:moveTo>
                                <a:lnTo>
                                  <a:pt x="169" y="3"/>
                                </a:lnTo>
                                <a:lnTo>
                                  <a:pt x="168" y="3"/>
                                </a:lnTo>
                                <a:lnTo>
                                  <a:pt x="178" y="3"/>
                                </a:lnTo>
                                <a:lnTo>
                                  <a:pt x="177" y="3"/>
                                </a:lnTo>
                                <a:close/>
                                <a:moveTo>
                                  <a:pt x="273" y="52"/>
                                </a:moveTo>
                                <a:lnTo>
                                  <a:pt x="242" y="52"/>
                                </a:lnTo>
                                <a:lnTo>
                                  <a:pt x="245" y="53"/>
                                </a:lnTo>
                                <a:lnTo>
                                  <a:pt x="248" y="54"/>
                                </a:lnTo>
                                <a:lnTo>
                                  <a:pt x="251" y="55"/>
                                </a:lnTo>
                                <a:lnTo>
                                  <a:pt x="253" y="56"/>
                                </a:lnTo>
                                <a:lnTo>
                                  <a:pt x="257" y="60"/>
                                </a:lnTo>
                                <a:lnTo>
                                  <a:pt x="258" y="62"/>
                                </a:lnTo>
                                <a:lnTo>
                                  <a:pt x="259" y="65"/>
                                </a:lnTo>
                                <a:lnTo>
                                  <a:pt x="260" y="68"/>
                                </a:lnTo>
                                <a:lnTo>
                                  <a:pt x="260" y="72"/>
                                </a:lnTo>
                                <a:lnTo>
                                  <a:pt x="260" y="82"/>
                                </a:lnTo>
                                <a:lnTo>
                                  <a:pt x="239" y="82"/>
                                </a:lnTo>
                                <a:lnTo>
                                  <a:pt x="232" y="83"/>
                                </a:lnTo>
                                <a:lnTo>
                                  <a:pt x="226" y="85"/>
                                </a:lnTo>
                                <a:lnTo>
                                  <a:pt x="220" y="86"/>
                                </a:lnTo>
                                <a:lnTo>
                                  <a:pt x="215" y="88"/>
                                </a:lnTo>
                                <a:lnTo>
                                  <a:pt x="207" y="93"/>
                                </a:lnTo>
                                <a:lnTo>
                                  <a:pt x="204" y="97"/>
                                </a:lnTo>
                                <a:lnTo>
                                  <a:pt x="202" y="100"/>
                                </a:lnTo>
                                <a:lnTo>
                                  <a:pt x="200" y="104"/>
                                </a:lnTo>
                                <a:lnTo>
                                  <a:pt x="198" y="109"/>
                                </a:lnTo>
                                <a:lnTo>
                                  <a:pt x="198" y="119"/>
                                </a:lnTo>
                                <a:lnTo>
                                  <a:pt x="199" y="123"/>
                                </a:lnTo>
                                <a:lnTo>
                                  <a:pt x="201" y="127"/>
                                </a:lnTo>
                                <a:lnTo>
                                  <a:pt x="202" y="130"/>
                                </a:lnTo>
                                <a:lnTo>
                                  <a:pt x="205" y="134"/>
                                </a:lnTo>
                                <a:lnTo>
                                  <a:pt x="208" y="136"/>
                                </a:lnTo>
                                <a:lnTo>
                                  <a:pt x="210" y="139"/>
                                </a:lnTo>
                                <a:lnTo>
                                  <a:pt x="214" y="141"/>
                                </a:lnTo>
                                <a:lnTo>
                                  <a:pt x="218" y="142"/>
                                </a:lnTo>
                                <a:lnTo>
                                  <a:pt x="222" y="143"/>
                                </a:lnTo>
                                <a:lnTo>
                                  <a:pt x="226" y="144"/>
                                </a:lnTo>
                                <a:lnTo>
                                  <a:pt x="237" y="144"/>
                                </a:lnTo>
                                <a:lnTo>
                                  <a:pt x="243" y="142"/>
                                </a:lnTo>
                                <a:lnTo>
                                  <a:pt x="248" y="140"/>
                                </a:lnTo>
                                <a:lnTo>
                                  <a:pt x="253" y="138"/>
                                </a:lnTo>
                                <a:lnTo>
                                  <a:pt x="258" y="134"/>
                                </a:lnTo>
                                <a:lnTo>
                                  <a:pt x="262" y="130"/>
                                </a:lnTo>
                                <a:lnTo>
                                  <a:pt x="229" y="130"/>
                                </a:lnTo>
                                <a:lnTo>
                                  <a:pt x="224" y="129"/>
                                </a:lnTo>
                                <a:lnTo>
                                  <a:pt x="221" y="126"/>
                                </a:lnTo>
                                <a:lnTo>
                                  <a:pt x="218" y="123"/>
                                </a:lnTo>
                                <a:lnTo>
                                  <a:pt x="216" y="119"/>
                                </a:lnTo>
                                <a:lnTo>
                                  <a:pt x="216" y="111"/>
                                </a:lnTo>
                                <a:lnTo>
                                  <a:pt x="217" y="108"/>
                                </a:lnTo>
                                <a:lnTo>
                                  <a:pt x="218" y="106"/>
                                </a:lnTo>
                                <a:lnTo>
                                  <a:pt x="219" y="104"/>
                                </a:lnTo>
                                <a:lnTo>
                                  <a:pt x="221" y="102"/>
                                </a:lnTo>
                                <a:lnTo>
                                  <a:pt x="223" y="100"/>
                                </a:lnTo>
                                <a:lnTo>
                                  <a:pt x="226" y="98"/>
                                </a:lnTo>
                                <a:lnTo>
                                  <a:pt x="229" y="97"/>
                                </a:lnTo>
                                <a:lnTo>
                                  <a:pt x="232" y="97"/>
                                </a:lnTo>
                                <a:lnTo>
                                  <a:pt x="236" y="96"/>
                                </a:lnTo>
                                <a:lnTo>
                                  <a:pt x="240" y="95"/>
                                </a:lnTo>
                                <a:lnTo>
                                  <a:pt x="277" y="95"/>
                                </a:lnTo>
                                <a:lnTo>
                                  <a:pt x="277" y="68"/>
                                </a:lnTo>
                                <a:lnTo>
                                  <a:pt x="277" y="63"/>
                                </a:lnTo>
                                <a:lnTo>
                                  <a:pt x="275" y="59"/>
                                </a:lnTo>
                                <a:lnTo>
                                  <a:pt x="274" y="54"/>
                                </a:lnTo>
                                <a:lnTo>
                                  <a:pt x="273" y="52"/>
                                </a:lnTo>
                                <a:close/>
                                <a:moveTo>
                                  <a:pt x="274" y="142"/>
                                </a:moveTo>
                                <a:lnTo>
                                  <a:pt x="265" y="142"/>
                                </a:lnTo>
                                <a:lnTo>
                                  <a:pt x="267" y="142"/>
                                </a:lnTo>
                                <a:lnTo>
                                  <a:pt x="273" y="142"/>
                                </a:lnTo>
                                <a:lnTo>
                                  <a:pt x="274" y="142"/>
                                </a:lnTo>
                                <a:close/>
                                <a:moveTo>
                                  <a:pt x="277" y="130"/>
                                </a:moveTo>
                                <a:lnTo>
                                  <a:pt x="262" y="130"/>
                                </a:lnTo>
                                <a:lnTo>
                                  <a:pt x="262" y="140"/>
                                </a:lnTo>
                                <a:lnTo>
                                  <a:pt x="262" y="141"/>
                                </a:lnTo>
                                <a:lnTo>
                                  <a:pt x="263" y="141"/>
                                </a:lnTo>
                                <a:lnTo>
                                  <a:pt x="264" y="142"/>
                                </a:lnTo>
                                <a:lnTo>
                                  <a:pt x="275" y="142"/>
                                </a:lnTo>
                                <a:lnTo>
                                  <a:pt x="276" y="142"/>
                                </a:lnTo>
                                <a:lnTo>
                                  <a:pt x="277" y="140"/>
                                </a:lnTo>
                                <a:lnTo>
                                  <a:pt x="277" y="130"/>
                                </a:lnTo>
                                <a:close/>
                                <a:moveTo>
                                  <a:pt x="277" y="95"/>
                                </a:moveTo>
                                <a:lnTo>
                                  <a:pt x="260" y="95"/>
                                </a:lnTo>
                                <a:lnTo>
                                  <a:pt x="260" y="116"/>
                                </a:lnTo>
                                <a:lnTo>
                                  <a:pt x="256" y="121"/>
                                </a:lnTo>
                                <a:lnTo>
                                  <a:pt x="251" y="124"/>
                                </a:lnTo>
                                <a:lnTo>
                                  <a:pt x="247" y="126"/>
                                </a:lnTo>
                                <a:lnTo>
                                  <a:pt x="244" y="129"/>
                                </a:lnTo>
                                <a:lnTo>
                                  <a:pt x="239" y="130"/>
                                </a:lnTo>
                                <a:lnTo>
                                  <a:pt x="262" y="130"/>
                                </a:lnTo>
                                <a:lnTo>
                                  <a:pt x="277" y="130"/>
                                </a:lnTo>
                                <a:lnTo>
                                  <a:pt x="277" y="95"/>
                                </a:lnTo>
                                <a:close/>
                                <a:moveTo>
                                  <a:pt x="247" y="38"/>
                                </a:moveTo>
                                <a:lnTo>
                                  <a:pt x="236" y="38"/>
                                </a:lnTo>
                                <a:lnTo>
                                  <a:pt x="232" y="38"/>
                                </a:lnTo>
                                <a:lnTo>
                                  <a:pt x="225" y="40"/>
                                </a:lnTo>
                                <a:lnTo>
                                  <a:pt x="221" y="41"/>
                                </a:lnTo>
                                <a:lnTo>
                                  <a:pt x="218" y="42"/>
                                </a:lnTo>
                                <a:lnTo>
                                  <a:pt x="215" y="43"/>
                                </a:lnTo>
                                <a:lnTo>
                                  <a:pt x="210" y="45"/>
                                </a:lnTo>
                                <a:lnTo>
                                  <a:pt x="208" y="46"/>
                                </a:lnTo>
                                <a:lnTo>
                                  <a:pt x="206" y="48"/>
                                </a:lnTo>
                                <a:lnTo>
                                  <a:pt x="205" y="48"/>
                                </a:lnTo>
                                <a:lnTo>
                                  <a:pt x="204" y="49"/>
                                </a:lnTo>
                                <a:lnTo>
                                  <a:pt x="204" y="50"/>
                                </a:lnTo>
                                <a:lnTo>
                                  <a:pt x="204" y="51"/>
                                </a:lnTo>
                                <a:lnTo>
                                  <a:pt x="203" y="52"/>
                                </a:lnTo>
                                <a:lnTo>
                                  <a:pt x="203" y="58"/>
                                </a:lnTo>
                                <a:lnTo>
                                  <a:pt x="204" y="60"/>
                                </a:lnTo>
                                <a:lnTo>
                                  <a:pt x="204" y="61"/>
                                </a:lnTo>
                                <a:lnTo>
                                  <a:pt x="205" y="62"/>
                                </a:lnTo>
                                <a:lnTo>
                                  <a:pt x="206" y="62"/>
                                </a:lnTo>
                                <a:lnTo>
                                  <a:pt x="208" y="62"/>
                                </a:lnTo>
                                <a:lnTo>
                                  <a:pt x="209" y="62"/>
                                </a:lnTo>
                                <a:lnTo>
                                  <a:pt x="210" y="61"/>
                                </a:lnTo>
                                <a:lnTo>
                                  <a:pt x="212" y="60"/>
                                </a:lnTo>
                                <a:lnTo>
                                  <a:pt x="214" y="59"/>
                                </a:lnTo>
                                <a:lnTo>
                                  <a:pt x="217" y="57"/>
                                </a:lnTo>
                                <a:lnTo>
                                  <a:pt x="220" y="56"/>
                                </a:lnTo>
                                <a:lnTo>
                                  <a:pt x="222" y="55"/>
                                </a:lnTo>
                                <a:lnTo>
                                  <a:pt x="226" y="54"/>
                                </a:lnTo>
                                <a:lnTo>
                                  <a:pt x="229" y="53"/>
                                </a:lnTo>
                                <a:lnTo>
                                  <a:pt x="233" y="52"/>
                                </a:lnTo>
                                <a:lnTo>
                                  <a:pt x="273" y="52"/>
                                </a:lnTo>
                                <a:lnTo>
                                  <a:pt x="272" y="50"/>
                                </a:lnTo>
                                <a:lnTo>
                                  <a:pt x="266" y="44"/>
                                </a:lnTo>
                                <a:lnTo>
                                  <a:pt x="262" y="42"/>
                                </a:lnTo>
                                <a:lnTo>
                                  <a:pt x="257" y="41"/>
                                </a:lnTo>
                                <a:lnTo>
                                  <a:pt x="252" y="39"/>
                                </a:lnTo>
                                <a:lnTo>
                                  <a:pt x="247" y="38"/>
                                </a:lnTo>
                                <a:close/>
                                <a:moveTo>
                                  <a:pt x="323" y="142"/>
                                </a:moveTo>
                                <a:lnTo>
                                  <a:pt x="314" y="142"/>
                                </a:lnTo>
                                <a:lnTo>
                                  <a:pt x="316" y="142"/>
                                </a:lnTo>
                                <a:lnTo>
                                  <a:pt x="322" y="142"/>
                                </a:lnTo>
                                <a:lnTo>
                                  <a:pt x="323" y="142"/>
                                </a:lnTo>
                                <a:close/>
                                <a:moveTo>
                                  <a:pt x="325" y="142"/>
                                </a:moveTo>
                                <a:lnTo>
                                  <a:pt x="312" y="142"/>
                                </a:lnTo>
                                <a:lnTo>
                                  <a:pt x="313" y="142"/>
                                </a:lnTo>
                                <a:lnTo>
                                  <a:pt x="324" y="142"/>
                                </a:lnTo>
                                <a:lnTo>
                                  <a:pt x="325" y="142"/>
                                </a:lnTo>
                                <a:close/>
                                <a:moveTo>
                                  <a:pt x="326" y="41"/>
                                </a:moveTo>
                                <a:lnTo>
                                  <a:pt x="311" y="41"/>
                                </a:lnTo>
                                <a:lnTo>
                                  <a:pt x="310" y="41"/>
                                </a:lnTo>
                                <a:lnTo>
                                  <a:pt x="310" y="42"/>
                                </a:lnTo>
                                <a:lnTo>
                                  <a:pt x="310" y="140"/>
                                </a:lnTo>
                                <a:lnTo>
                                  <a:pt x="310" y="141"/>
                                </a:lnTo>
                                <a:lnTo>
                                  <a:pt x="311" y="141"/>
                                </a:lnTo>
                                <a:lnTo>
                                  <a:pt x="312" y="142"/>
                                </a:lnTo>
                                <a:lnTo>
                                  <a:pt x="326" y="142"/>
                                </a:lnTo>
                                <a:lnTo>
                                  <a:pt x="326" y="141"/>
                                </a:lnTo>
                                <a:lnTo>
                                  <a:pt x="327" y="141"/>
                                </a:lnTo>
                                <a:lnTo>
                                  <a:pt x="327" y="140"/>
                                </a:lnTo>
                                <a:lnTo>
                                  <a:pt x="328" y="140"/>
                                </a:lnTo>
                                <a:lnTo>
                                  <a:pt x="328" y="42"/>
                                </a:lnTo>
                                <a:lnTo>
                                  <a:pt x="327" y="42"/>
                                </a:lnTo>
                                <a:lnTo>
                                  <a:pt x="327" y="41"/>
                                </a:lnTo>
                                <a:lnTo>
                                  <a:pt x="326" y="41"/>
                                </a:lnTo>
                                <a:close/>
                                <a:moveTo>
                                  <a:pt x="324" y="40"/>
                                </a:moveTo>
                                <a:lnTo>
                                  <a:pt x="313" y="40"/>
                                </a:lnTo>
                                <a:lnTo>
                                  <a:pt x="312" y="40"/>
                                </a:lnTo>
                                <a:lnTo>
                                  <a:pt x="312" y="41"/>
                                </a:lnTo>
                                <a:lnTo>
                                  <a:pt x="326" y="41"/>
                                </a:lnTo>
                                <a:lnTo>
                                  <a:pt x="325" y="40"/>
                                </a:lnTo>
                                <a:lnTo>
                                  <a:pt x="324" y="40"/>
                                </a:lnTo>
                                <a:close/>
                                <a:moveTo>
                                  <a:pt x="322" y="40"/>
                                </a:moveTo>
                                <a:lnTo>
                                  <a:pt x="316" y="40"/>
                                </a:lnTo>
                                <a:lnTo>
                                  <a:pt x="314" y="40"/>
                                </a:lnTo>
                                <a:lnTo>
                                  <a:pt x="323" y="40"/>
                                </a:lnTo>
                                <a:lnTo>
                                  <a:pt x="322" y="40"/>
                                </a:lnTo>
                                <a:close/>
                                <a:moveTo>
                                  <a:pt x="323" y="0"/>
                                </a:moveTo>
                                <a:lnTo>
                                  <a:pt x="315" y="0"/>
                                </a:lnTo>
                                <a:lnTo>
                                  <a:pt x="312" y="1"/>
                                </a:lnTo>
                                <a:lnTo>
                                  <a:pt x="310" y="2"/>
                                </a:lnTo>
                                <a:lnTo>
                                  <a:pt x="308" y="4"/>
                                </a:lnTo>
                                <a:lnTo>
                                  <a:pt x="308" y="6"/>
                                </a:lnTo>
                                <a:lnTo>
                                  <a:pt x="308" y="15"/>
                                </a:lnTo>
                                <a:lnTo>
                                  <a:pt x="308" y="17"/>
                                </a:lnTo>
                                <a:lnTo>
                                  <a:pt x="310" y="19"/>
                                </a:lnTo>
                                <a:lnTo>
                                  <a:pt x="312" y="20"/>
                                </a:lnTo>
                                <a:lnTo>
                                  <a:pt x="315" y="21"/>
                                </a:lnTo>
                                <a:lnTo>
                                  <a:pt x="323" y="21"/>
                                </a:lnTo>
                                <a:lnTo>
                                  <a:pt x="325" y="20"/>
                                </a:lnTo>
                                <a:lnTo>
                                  <a:pt x="327" y="19"/>
                                </a:lnTo>
                                <a:lnTo>
                                  <a:pt x="329" y="17"/>
                                </a:lnTo>
                                <a:lnTo>
                                  <a:pt x="329" y="14"/>
                                </a:lnTo>
                                <a:lnTo>
                                  <a:pt x="329" y="6"/>
                                </a:lnTo>
                                <a:lnTo>
                                  <a:pt x="329" y="4"/>
                                </a:lnTo>
                                <a:lnTo>
                                  <a:pt x="326" y="1"/>
                                </a:lnTo>
                                <a:lnTo>
                                  <a:pt x="323" y="0"/>
                                </a:lnTo>
                                <a:close/>
                                <a:moveTo>
                                  <a:pt x="382" y="55"/>
                                </a:moveTo>
                                <a:lnTo>
                                  <a:pt x="364" y="55"/>
                                </a:lnTo>
                                <a:lnTo>
                                  <a:pt x="364" y="117"/>
                                </a:lnTo>
                                <a:lnTo>
                                  <a:pt x="365" y="121"/>
                                </a:lnTo>
                                <a:lnTo>
                                  <a:pt x="366" y="125"/>
                                </a:lnTo>
                                <a:lnTo>
                                  <a:pt x="367" y="130"/>
                                </a:lnTo>
                                <a:lnTo>
                                  <a:pt x="368" y="133"/>
                                </a:lnTo>
                                <a:lnTo>
                                  <a:pt x="371" y="136"/>
                                </a:lnTo>
                                <a:lnTo>
                                  <a:pt x="373" y="138"/>
                                </a:lnTo>
                                <a:lnTo>
                                  <a:pt x="376" y="140"/>
                                </a:lnTo>
                                <a:lnTo>
                                  <a:pt x="380" y="142"/>
                                </a:lnTo>
                                <a:lnTo>
                                  <a:pt x="383" y="143"/>
                                </a:lnTo>
                                <a:lnTo>
                                  <a:pt x="387" y="144"/>
                                </a:lnTo>
                                <a:lnTo>
                                  <a:pt x="396" y="144"/>
                                </a:lnTo>
                                <a:lnTo>
                                  <a:pt x="397" y="143"/>
                                </a:lnTo>
                                <a:lnTo>
                                  <a:pt x="399" y="143"/>
                                </a:lnTo>
                                <a:lnTo>
                                  <a:pt x="405" y="142"/>
                                </a:lnTo>
                                <a:lnTo>
                                  <a:pt x="406" y="141"/>
                                </a:lnTo>
                                <a:lnTo>
                                  <a:pt x="407" y="141"/>
                                </a:lnTo>
                                <a:lnTo>
                                  <a:pt x="408" y="140"/>
                                </a:lnTo>
                                <a:lnTo>
                                  <a:pt x="409" y="139"/>
                                </a:lnTo>
                                <a:lnTo>
                                  <a:pt x="409" y="138"/>
                                </a:lnTo>
                                <a:lnTo>
                                  <a:pt x="410" y="137"/>
                                </a:lnTo>
                                <a:lnTo>
                                  <a:pt x="410" y="136"/>
                                </a:lnTo>
                                <a:lnTo>
                                  <a:pt x="410" y="134"/>
                                </a:lnTo>
                                <a:lnTo>
                                  <a:pt x="410" y="130"/>
                                </a:lnTo>
                                <a:lnTo>
                                  <a:pt x="410" y="129"/>
                                </a:lnTo>
                                <a:lnTo>
                                  <a:pt x="390" y="129"/>
                                </a:lnTo>
                                <a:lnTo>
                                  <a:pt x="387" y="127"/>
                                </a:lnTo>
                                <a:lnTo>
                                  <a:pt x="385" y="124"/>
                                </a:lnTo>
                                <a:lnTo>
                                  <a:pt x="383" y="120"/>
                                </a:lnTo>
                                <a:lnTo>
                                  <a:pt x="382" y="115"/>
                                </a:lnTo>
                                <a:lnTo>
                                  <a:pt x="382" y="55"/>
                                </a:lnTo>
                                <a:close/>
                                <a:moveTo>
                                  <a:pt x="409" y="126"/>
                                </a:moveTo>
                                <a:lnTo>
                                  <a:pt x="407" y="126"/>
                                </a:lnTo>
                                <a:lnTo>
                                  <a:pt x="406" y="126"/>
                                </a:lnTo>
                                <a:lnTo>
                                  <a:pt x="404" y="127"/>
                                </a:lnTo>
                                <a:lnTo>
                                  <a:pt x="403" y="127"/>
                                </a:lnTo>
                                <a:lnTo>
                                  <a:pt x="402" y="128"/>
                                </a:lnTo>
                                <a:lnTo>
                                  <a:pt x="401" y="128"/>
                                </a:lnTo>
                                <a:lnTo>
                                  <a:pt x="400" y="128"/>
                                </a:lnTo>
                                <a:lnTo>
                                  <a:pt x="399" y="128"/>
                                </a:lnTo>
                                <a:lnTo>
                                  <a:pt x="397" y="129"/>
                                </a:lnTo>
                                <a:lnTo>
                                  <a:pt x="410" y="129"/>
                                </a:lnTo>
                                <a:lnTo>
                                  <a:pt x="410" y="128"/>
                                </a:lnTo>
                                <a:lnTo>
                                  <a:pt x="409" y="127"/>
                                </a:lnTo>
                                <a:lnTo>
                                  <a:pt x="409" y="126"/>
                                </a:lnTo>
                                <a:close/>
                                <a:moveTo>
                                  <a:pt x="408" y="41"/>
                                </a:moveTo>
                                <a:lnTo>
                                  <a:pt x="349" y="41"/>
                                </a:lnTo>
                                <a:lnTo>
                                  <a:pt x="348" y="41"/>
                                </a:lnTo>
                                <a:lnTo>
                                  <a:pt x="348" y="42"/>
                                </a:lnTo>
                                <a:lnTo>
                                  <a:pt x="348" y="43"/>
                                </a:lnTo>
                                <a:lnTo>
                                  <a:pt x="348" y="44"/>
                                </a:lnTo>
                                <a:lnTo>
                                  <a:pt x="347" y="45"/>
                                </a:lnTo>
                                <a:lnTo>
                                  <a:pt x="347" y="50"/>
                                </a:lnTo>
                                <a:lnTo>
                                  <a:pt x="348" y="52"/>
                                </a:lnTo>
                                <a:lnTo>
                                  <a:pt x="348" y="53"/>
                                </a:lnTo>
                                <a:lnTo>
                                  <a:pt x="349" y="54"/>
                                </a:lnTo>
                                <a:lnTo>
                                  <a:pt x="350" y="55"/>
                                </a:lnTo>
                                <a:lnTo>
                                  <a:pt x="408" y="55"/>
                                </a:lnTo>
                                <a:lnTo>
                                  <a:pt x="408" y="54"/>
                                </a:lnTo>
                                <a:lnTo>
                                  <a:pt x="409" y="53"/>
                                </a:lnTo>
                                <a:lnTo>
                                  <a:pt x="410" y="52"/>
                                </a:lnTo>
                                <a:lnTo>
                                  <a:pt x="410" y="50"/>
                                </a:lnTo>
                                <a:lnTo>
                                  <a:pt x="410" y="45"/>
                                </a:lnTo>
                                <a:lnTo>
                                  <a:pt x="410" y="44"/>
                                </a:lnTo>
                                <a:lnTo>
                                  <a:pt x="410" y="43"/>
                                </a:lnTo>
                                <a:lnTo>
                                  <a:pt x="409" y="42"/>
                                </a:lnTo>
                                <a:lnTo>
                                  <a:pt x="409" y="41"/>
                                </a:lnTo>
                                <a:lnTo>
                                  <a:pt x="408" y="41"/>
                                </a:lnTo>
                                <a:close/>
                                <a:moveTo>
                                  <a:pt x="408" y="40"/>
                                </a:moveTo>
                                <a:lnTo>
                                  <a:pt x="350" y="40"/>
                                </a:lnTo>
                                <a:lnTo>
                                  <a:pt x="349" y="41"/>
                                </a:lnTo>
                                <a:lnTo>
                                  <a:pt x="408" y="41"/>
                                </a:lnTo>
                                <a:lnTo>
                                  <a:pt x="408" y="40"/>
                                </a:lnTo>
                                <a:close/>
                                <a:moveTo>
                                  <a:pt x="379" y="14"/>
                                </a:moveTo>
                                <a:lnTo>
                                  <a:pt x="368" y="14"/>
                                </a:lnTo>
                                <a:lnTo>
                                  <a:pt x="367" y="14"/>
                                </a:lnTo>
                                <a:lnTo>
                                  <a:pt x="366" y="15"/>
                                </a:lnTo>
                                <a:lnTo>
                                  <a:pt x="365" y="15"/>
                                </a:lnTo>
                                <a:lnTo>
                                  <a:pt x="365" y="16"/>
                                </a:lnTo>
                                <a:lnTo>
                                  <a:pt x="364" y="16"/>
                                </a:lnTo>
                                <a:lnTo>
                                  <a:pt x="364" y="40"/>
                                </a:lnTo>
                                <a:lnTo>
                                  <a:pt x="382" y="40"/>
                                </a:lnTo>
                                <a:lnTo>
                                  <a:pt x="382" y="16"/>
                                </a:lnTo>
                                <a:lnTo>
                                  <a:pt x="381" y="16"/>
                                </a:lnTo>
                                <a:lnTo>
                                  <a:pt x="381" y="15"/>
                                </a:lnTo>
                                <a:lnTo>
                                  <a:pt x="380" y="15"/>
                                </a:lnTo>
                                <a:lnTo>
                                  <a:pt x="379" y="14"/>
                                </a:lnTo>
                                <a:close/>
                                <a:moveTo>
                                  <a:pt x="375" y="14"/>
                                </a:moveTo>
                                <a:lnTo>
                                  <a:pt x="371" y="14"/>
                                </a:lnTo>
                                <a:lnTo>
                                  <a:pt x="370" y="14"/>
                                </a:lnTo>
                                <a:lnTo>
                                  <a:pt x="376" y="14"/>
                                </a:lnTo>
                                <a:lnTo>
                                  <a:pt x="375"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1" name="Picture 32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5293" y="1290"/>
                            <a:ext cx="476"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2" name="Freeform 325"/>
                        <wps:cNvSpPr>
                          <a:spLocks/>
                        </wps:cNvSpPr>
                        <wps:spPr bwMode="auto">
                          <a:xfrm>
                            <a:off x="2929" y="1076"/>
                            <a:ext cx="1268" cy="352"/>
                          </a:xfrm>
                          <a:custGeom>
                            <a:avLst/>
                            <a:gdLst>
                              <a:gd name="T0" fmla="+- 0 2929 2929"/>
                              <a:gd name="T1" fmla="*/ T0 w 1268"/>
                              <a:gd name="T2" fmla="+- 0 1076 1076"/>
                              <a:gd name="T3" fmla="*/ 1076 h 352"/>
                              <a:gd name="T4" fmla="+- 0 3031 2929"/>
                              <a:gd name="T5" fmla="*/ T4 w 1268"/>
                              <a:gd name="T6" fmla="+- 0 1083 1076"/>
                              <a:gd name="T7" fmla="*/ 1083 h 352"/>
                              <a:gd name="T8" fmla="+- 0 3132 2929"/>
                              <a:gd name="T9" fmla="*/ T8 w 1268"/>
                              <a:gd name="T10" fmla="+- 0 1092 1076"/>
                              <a:gd name="T11" fmla="*/ 1092 h 352"/>
                              <a:gd name="T12" fmla="+- 0 3230 2929"/>
                              <a:gd name="T13" fmla="*/ T12 w 1268"/>
                              <a:gd name="T14" fmla="+- 0 1103 1076"/>
                              <a:gd name="T15" fmla="*/ 1103 h 352"/>
                              <a:gd name="T16" fmla="+- 0 3326 2929"/>
                              <a:gd name="T17" fmla="*/ T16 w 1268"/>
                              <a:gd name="T18" fmla="+- 0 1117 1076"/>
                              <a:gd name="T19" fmla="*/ 1117 h 352"/>
                              <a:gd name="T20" fmla="+- 0 3420 2929"/>
                              <a:gd name="T21" fmla="*/ T20 w 1268"/>
                              <a:gd name="T22" fmla="+- 0 1132 1076"/>
                              <a:gd name="T23" fmla="*/ 1132 h 352"/>
                              <a:gd name="T24" fmla="+- 0 3511 2929"/>
                              <a:gd name="T25" fmla="*/ T24 w 1268"/>
                              <a:gd name="T26" fmla="+- 0 1149 1076"/>
                              <a:gd name="T27" fmla="*/ 1149 h 352"/>
                              <a:gd name="T28" fmla="+- 0 3598 2929"/>
                              <a:gd name="T29" fmla="*/ T28 w 1268"/>
                              <a:gd name="T30" fmla="+- 0 1168 1076"/>
                              <a:gd name="T31" fmla="*/ 1168 h 352"/>
                              <a:gd name="T32" fmla="+- 0 3681 2929"/>
                              <a:gd name="T33" fmla="*/ T32 w 1268"/>
                              <a:gd name="T34" fmla="+- 0 1188 1076"/>
                              <a:gd name="T35" fmla="*/ 1188 h 352"/>
                              <a:gd name="T36" fmla="+- 0 3760 2929"/>
                              <a:gd name="T37" fmla="*/ T36 w 1268"/>
                              <a:gd name="T38" fmla="+- 0 1210 1076"/>
                              <a:gd name="T39" fmla="*/ 1210 h 352"/>
                              <a:gd name="T40" fmla="+- 0 3835 2929"/>
                              <a:gd name="T41" fmla="*/ T40 w 1268"/>
                              <a:gd name="T42" fmla="+- 0 1234 1076"/>
                              <a:gd name="T43" fmla="*/ 1234 h 352"/>
                              <a:gd name="T44" fmla="+- 0 3904 2929"/>
                              <a:gd name="T45" fmla="*/ T44 w 1268"/>
                              <a:gd name="T46" fmla="+- 0 1258 1076"/>
                              <a:gd name="T47" fmla="*/ 1258 h 352"/>
                              <a:gd name="T48" fmla="+- 0 3969 2929"/>
                              <a:gd name="T49" fmla="*/ T48 w 1268"/>
                              <a:gd name="T50" fmla="+- 0 1284 1076"/>
                              <a:gd name="T51" fmla="*/ 1284 h 352"/>
                              <a:gd name="T52" fmla="+- 0 4027 2929"/>
                              <a:gd name="T53" fmla="*/ T52 w 1268"/>
                              <a:gd name="T54" fmla="+- 0 1311 1076"/>
                              <a:gd name="T55" fmla="*/ 1311 h 352"/>
                              <a:gd name="T56" fmla="+- 0 4126 2929"/>
                              <a:gd name="T57" fmla="*/ T56 w 1268"/>
                              <a:gd name="T58" fmla="+- 0 1368 1076"/>
                              <a:gd name="T59" fmla="*/ 1368 h 352"/>
                              <a:gd name="T60" fmla="+- 0 4165 2929"/>
                              <a:gd name="T61" fmla="*/ T60 w 1268"/>
                              <a:gd name="T62" fmla="+- 0 1397 1076"/>
                              <a:gd name="T63" fmla="*/ 1397 h 352"/>
                              <a:gd name="T64" fmla="+- 0 4197 2929"/>
                              <a:gd name="T65" fmla="*/ T64 w 1268"/>
                              <a:gd name="T66" fmla="+- 0 1427 1076"/>
                              <a:gd name="T67" fmla="*/ 1427 h 3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68" h="352">
                                <a:moveTo>
                                  <a:pt x="0" y="0"/>
                                </a:moveTo>
                                <a:lnTo>
                                  <a:pt x="102" y="7"/>
                                </a:lnTo>
                                <a:lnTo>
                                  <a:pt x="203" y="16"/>
                                </a:lnTo>
                                <a:lnTo>
                                  <a:pt x="301" y="27"/>
                                </a:lnTo>
                                <a:lnTo>
                                  <a:pt x="397" y="41"/>
                                </a:lnTo>
                                <a:lnTo>
                                  <a:pt x="491" y="56"/>
                                </a:lnTo>
                                <a:lnTo>
                                  <a:pt x="582" y="73"/>
                                </a:lnTo>
                                <a:lnTo>
                                  <a:pt x="669" y="92"/>
                                </a:lnTo>
                                <a:lnTo>
                                  <a:pt x="752" y="112"/>
                                </a:lnTo>
                                <a:lnTo>
                                  <a:pt x="831" y="134"/>
                                </a:lnTo>
                                <a:lnTo>
                                  <a:pt x="906" y="158"/>
                                </a:lnTo>
                                <a:lnTo>
                                  <a:pt x="975" y="182"/>
                                </a:lnTo>
                                <a:lnTo>
                                  <a:pt x="1040" y="208"/>
                                </a:lnTo>
                                <a:lnTo>
                                  <a:pt x="1098" y="235"/>
                                </a:lnTo>
                                <a:lnTo>
                                  <a:pt x="1197" y="292"/>
                                </a:lnTo>
                                <a:lnTo>
                                  <a:pt x="1236" y="321"/>
                                </a:lnTo>
                                <a:lnTo>
                                  <a:pt x="1268" y="351"/>
                                </a:lnTo>
                              </a:path>
                            </a:pathLst>
                          </a:custGeom>
                          <a:noFill/>
                          <a:ln w="139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3" name="Picture 32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4131" y="1373"/>
                            <a:ext cx="110"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4" name="Freeform 323"/>
                        <wps:cNvSpPr>
                          <a:spLocks/>
                        </wps:cNvSpPr>
                        <wps:spPr bwMode="auto">
                          <a:xfrm>
                            <a:off x="3072" y="2072"/>
                            <a:ext cx="1459" cy="361"/>
                          </a:xfrm>
                          <a:custGeom>
                            <a:avLst/>
                            <a:gdLst>
                              <a:gd name="T0" fmla="+- 0 4531 3072"/>
                              <a:gd name="T1" fmla="*/ T0 w 1459"/>
                              <a:gd name="T2" fmla="+- 0 2072 2072"/>
                              <a:gd name="T3" fmla="*/ 2072 h 361"/>
                              <a:gd name="T4" fmla="+- 0 4477 3072"/>
                              <a:gd name="T5" fmla="*/ T4 w 1459"/>
                              <a:gd name="T6" fmla="+- 0 2142 2072"/>
                              <a:gd name="T7" fmla="*/ 2142 h 361"/>
                              <a:gd name="T8" fmla="+- 0 4401 3072"/>
                              <a:gd name="T9" fmla="*/ T8 w 1459"/>
                              <a:gd name="T10" fmla="+- 0 2188 2072"/>
                              <a:gd name="T11" fmla="*/ 2188 h 361"/>
                              <a:gd name="T12" fmla="+- 0 4295 3072"/>
                              <a:gd name="T13" fmla="*/ T12 w 1459"/>
                              <a:gd name="T14" fmla="+- 0 2232 2072"/>
                              <a:gd name="T15" fmla="*/ 2232 h 361"/>
                              <a:gd name="T16" fmla="+- 0 4232 3072"/>
                              <a:gd name="T17" fmla="*/ T16 w 1459"/>
                              <a:gd name="T18" fmla="+- 0 2253 2072"/>
                              <a:gd name="T19" fmla="*/ 2253 h 361"/>
                              <a:gd name="T20" fmla="+- 0 4163 3072"/>
                              <a:gd name="T21" fmla="*/ T20 w 1459"/>
                              <a:gd name="T22" fmla="+- 0 2274 2072"/>
                              <a:gd name="T23" fmla="*/ 2274 h 361"/>
                              <a:gd name="T24" fmla="+- 0 4087 3072"/>
                              <a:gd name="T25" fmla="*/ T24 w 1459"/>
                              <a:gd name="T26" fmla="+- 0 2294 2072"/>
                              <a:gd name="T27" fmla="*/ 2294 h 361"/>
                              <a:gd name="T28" fmla="+- 0 4006 3072"/>
                              <a:gd name="T29" fmla="*/ T28 w 1459"/>
                              <a:gd name="T30" fmla="+- 0 2313 2072"/>
                              <a:gd name="T31" fmla="*/ 2313 h 361"/>
                              <a:gd name="T32" fmla="+- 0 3919 3072"/>
                              <a:gd name="T33" fmla="*/ T32 w 1459"/>
                              <a:gd name="T34" fmla="+- 0 2331 2072"/>
                              <a:gd name="T35" fmla="*/ 2331 h 361"/>
                              <a:gd name="T36" fmla="+- 0 3827 3072"/>
                              <a:gd name="T37" fmla="*/ T36 w 1459"/>
                              <a:gd name="T38" fmla="+- 0 2348 2072"/>
                              <a:gd name="T39" fmla="*/ 2348 h 361"/>
                              <a:gd name="T40" fmla="+- 0 3731 3072"/>
                              <a:gd name="T41" fmla="*/ T40 w 1459"/>
                              <a:gd name="T42" fmla="+- 0 2364 2072"/>
                              <a:gd name="T43" fmla="*/ 2364 h 361"/>
                              <a:gd name="T44" fmla="+- 0 3630 3072"/>
                              <a:gd name="T45" fmla="*/ T44 w 1459"/>
                              <a:gd name="T46" fmla="+- 0 2378 2072"/>
                              <a:gd name="T47" fmla="*/ 2378 h 361"/>
                              <a:gd name="T48" fmla="+- 0 3525 3072"/>
                              <a:gd name="T49" fmla="*/ T48 w 1459"/>
                              <a:gd name="T50" fmla="+- 0 2392 2072"/>
                              <a:gd name="T51" fmla="*/ 2392 h 361"/>
                              <a:gd name="T52" fmla="+- 0 3417 3072"/>
                              <a:gd name="T53" fmla="*/ T52 w 1459"/>
                              <a:gd name="T54" fmla="+- 0 2404 2072"/>
                              <a:gd name="T55" fmla="*/ 2404 h 361"/>
                              <a:gd name="T56" fmla="+- 0 3305 3072"/>
                              <a:gd name="T57" fmla="*/ T56 w 1459"/>
                              <a:gd name="T58" fmla="+- 0 2415 2072"/>
                              <a:gd name="T59" fmla="*/ 2415 h 361"/>
                              <a:gd name="T60" fmla="+- 0 3190 3072"/>
                              <a:gd name="T61" fmla="*/ T60 w 1459"/>
                              <a:gd name="T62" fmla="+- 0 2424 2072"/>
                              <a:gd name="T63" fmla="*/ 2424 h 361"/>
                              <a:gd name="T64" fmla="+- 0 3072 3072"/>
                              <a:gd name="T65" fmla="*/ T64 w 1459"/>
                              <a:gd name="T66" fmla="+- 0 2432 2072"/>
                              <a:gd name="T67" fmla="*/ 2432 h 3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59" h="361">
                                <a:moveTo>
                                  <a:pt x="1459" y="0"/>
                                </a:moveTo>
                                <a:lnTo>
                                  <a:pt x="1405" y="70"/>
                                </a:lnTo>
                                <a:lnTo>
                                  <a:pt x="1329" y="116"/>
                                </a:lnTo>
                                <a:lnTo>
                                  <a:pt x="1223" y="160"/>
                                </a:lnTo>
                                <a:lnTo>
                                  <a:pt x="1160" y="181"/>
                                </a:lnTo>
                                <a:lnTo>
                                  <a:pt x="1091" y="202"/>
                                </a:lnTo>
                                <a:lnTo>
                                  <a:pt x="1015" y="222"/>
                                </a:lnTo>
                                <a:lnTo>
                                  <a:pt x="934" y="241"/>
                                </a:lnTo>
                                <a:lnTo>
                                  <a:pt x="847" y="259"/>
                                </a:lnTo>
                                <a:lnTo>
                                  <a:pt x="755" y="276"/>
                                </a:lnTo>
                                <a:lnTo>
                                  <a:pt x="659" y="292"/>
                                </a:lnTo>
                                <a:lnTo>
                                  <a:pt x="558" y="306"/>
                                </a:lnTo>
                                <a:lnTo>
                                  <a:pt x="453" y="320"/>
                                </a:lnTo>
                                <a:lnTo>
                                  <a:pt x="345" y="332"/>
                                </a:lnTo>
                                <a:lnTo>
                                  <a:pt x="233" y="343"/>
                                </a:lnTo>
                                <a:lnTo>
                                  <a:pt x="118" y="352"/>
                                </a:lnTo>
                                <a:lnTo>
                                  <a:pt x="0" y="360"/>
                                </a:lnTo>
                              </a:path>
                            </a:pathLst>
                          </a:custGeom>
                          <a:noFill/>
                          <a:ln w="139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5" name="Picture 32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2984" y="2372"/>
                            <a:ext cx="120"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6" name="Picture 32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4946" y="854"/>
                            <a:ext cx="1429"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7" name="Picture 32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6336" y="1090"/>
                            <a:ext cx="173"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8" name="Picture 31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2876" y="675"/>
                            <a:ext cx="142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31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4266" y="911"/>
                            <a:ext cx="173"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0" name="Picture 31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3778" y="2358"/>
                            <a:ext cx="1354"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1" name="Picture 31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5019" y="2593"/>
                            <a:ext cx="173"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31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225" y="1586"/>
                            <a:ext cx="1354"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3" name="Picture 31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1466" y="1821"/>
                            <a:ext cx="173"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527E60F" id="Group 313" o:spid="_x0000_s1026" style="width:325.45pt;height:179.1pt;mso-position-horizontal-relative:char;mso-position-vertical-relative:line" coordsize="6509,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">
                <v:rect id="Rectangle 345" o:spid="_x0000_s1027" style="position:absolute;left:11;top:11;width:41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" fillcolor="#d8d8d8" stroked="f"/>
                <v:rect id="Rectangle 344" o:spid="_x0000_s1028" style="position:absolute;left:11;top:11;width:41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" filled="f" strokeweight=".38639mm"/>
                <v:shape id="Picture 343" o:spid="_x0000_s1029" type="#_x0000_t75" style="position:absolute;left:794;top:181;width:2571;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">
                  <v:imagedata r:id="rId161" o:title=""/>
                </v:shape>
                <v:shape id="AutoShape 342" o:spid="_x0000_s1030" style="position:absolute;left:1106;top:848;width:1825;height:711;visibility:visible;mso-wrap-style:square;v-text-anchor:top" coordsize="1825,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" path="m1731,511l92,511r50,34l200,577r67,29l341,632r82,22l511,674r93,15l703,700r103,7l912,710r106,-3l1121,700r99,-11l1313,674r88,-20l1482,632r75,-26l1624,577r58,-32l1731,511xm1824,355l,355r6,41l1818,396r6,-41xm912,l806,2,703,9,604,20,511,36,423,55,341,78r-74,26l200,133r-58,31l92,199,53,235r1718,l1731,199r-49,-35l1624,133r-67,-29l1482,78,1401,55,1313,36,1220,20,1121,9,1018,2,912,xe" fillcolor="#f2f2f2" stroked="f">
                  <v:path arrowok="t" o:connecttype="custom" o:connectlocs="1731,1359;92,1359;142,1393;200,1425;267,1454;341,1480;423,1502;511,1522;604,1537;703,1548;806,1555;912,1558;1018,1555;1121,1548;1220,1537;1313,1522;1401,1502;1482,1480;1557,1454;1624,1425;1682,1393;1731,1359;1824,1203;0,1203;6,1244;1818,1244;1824,1203;912,848;806,850;703,857;604,868;511,884;423,903;341,926;267,952;200,981;142,1012;92,1047;53,1083;1771,1083;1731,1047;1682,1012;1624,981;1557,952;1482,926;1401,903;1313,884;1220,868;1121,857;1018,850;912,848" o:connectangles="0,0,0,0,0,0,0,0,0,0,0,0,0,0,0,0,0,0,0,0,0,0,0,0,0,0,0,0,0,0,0,0,0,0,0,0,0,0,0,0,0,0,0,0,0,0,0,0,0,0,0"/>
                </v:shape>
                <v:shape id="Freeform 341" o:spid="_x0000_s1031" style="position:absolute;left:1106;top:848;width:1825;height:711;visibility:visible;mso-wrap-style:square;v-text-anchor:top" coordsize="1825,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" path="m1824,355r-24,-82l1731,199r-49,-35l1624,133r-67,-29l1482,78,1401,55,1313,36,1220,20,1121,9,1018,2,912,,806,2,703,9,604,20,511,36,423,55,341,78r-74,26l200,133r-58,31l92,199,24,273,,355r6,41l53,474r89,71l200,577r67,29l341,632r82,22l511,674r93,15l703,700r103,7l912,710r106,-3l1121,700r99,-11l1313,674r88,-20l1482,632r75,-26l1624,577r58,-32l1731,511r69,-75l1824,355xe" filled="f" strokeweight=".38639mm">
                  <v:path arrowok="t" o:connecttype="custom" o:connectlocs="1824,1203;1800,1121;1731,1047;1682,1012;1624,981;1557,952;1482,926;1401,903;1313,884;1220,868;1121,857;1018,850;912,848;806,850;703,857;604,868;511,884;423,903;341,926;267,952;200,981;142,1012;92,1047;24,1121;0,1203;6,1244;53,1322;142,1393;200,1425;267,1454;341,1480;423,1502;511,1522;604,1537;703,1548;806,1555;912,1558;1018,1555;1121,1548;1220,1537;1313,1522;1401,1502;1482,1480;1557,1454;1624,1425;1682,1393;1731,1359;1800,1284;1824,1203" o:connectangles="0,0,0,0,0,0,0,0,0,0,0,0,0,0,0,0,0,0,0,0,0,0,0,0,0,0,0,0,0,0,0,0,0,0,0,0,0,0,0,0,0,0,0,0,0,0,0,0,0"/>
                </v:shape>
                <v:shape id="AutoShape 340" o:spid="_x0000_s1032" style="position:absolute;left:1790;top:1119;width:471;height:188;visibility:visible;mso-wrap-style:square;v-text-anchor:top" coordsize="4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" path="m14,150r-9,l6,150r7,l14,150xm89,150r-12,l78,150r10,l89,150xm16,149r-13,l4,150r11,l16,149xm65,88r-30,l39,88r6,3l47,92r2,3l54,100r1,3l57,106r1,3l60,113r13,33l73,147r1,1l74,149r2,1l90,150r1,-1l92,148r,-3l92,144r,-1l91,141r-1,-2l78,108r-2,-3l75,102,73,99,72,96,70,94,69,91,65,88xm43,11l5,11,4,12,1,14,,16,,148r1,l1,149r1,l17,149r1,-1l18,88r47,l63,86,62,84,60,83,57,82r4,-1l65,79r4,-2l72,75r2,-2l18,73r,-47l78,26,76,24,73,21,70,18,66,16,61,14,57,13,51,12r-2,l47,11r-2,l43,11xm78,26r-37,l43,27r2,l47,27r2,1l54,29r5,3l61,36r2,3l65,44r,9l64,56r-1,3l62,62r-2,2l58,66r-3,2l53,70r-4,1l46,72r-5,1l74,73r,-1l77,70r2,-3l81,64r1,-4l83,56r1,-4l84,43,83,38,81,30,79,27,78,26xm164,46r-14,l144,47r-6,2l132,52r-5,3l123,60r-4,4l116,70r-4,13l110,91r,17l112,115r4,13l119,134r8,9l132,146r6,2l144,150r7,1l163,151r5,l176,150r3,-1l182,148r3,-1l188,146r2,l192,144r1,l193,143r1,l194,142r1,-1l195,139r,-1l195,137r-41,l150,136r-4,-1l142,133r-4,-2l136,128r-3,-4l132,121r-2,-5l129,112r,-5l129,102r65,l196,102r1,-2l198,99r1,-2l199,89r-70,l129,85r1,-3l131,78r1,-4l134,71r2,-3l138,66r3,-3l144,62r4,-2l152,59r38,l189,59r-3,-4l181,52r-5,-3l171,47r-7,-1xm193,130r-2,l190,130r-2,1l187,132r-2,l182,134r-3,l176,135r-7,2l165,137r30,l195,134r,-2l194,131r,-1l193,130xm190,59r-26,l171,62r4,5l180,72r2,8l181,89r18,l199,85r-1,-6l197,74r-2,-6l193,63r-3,-4xm240,48r-12,l227,48r-1,l226,49r,137l226,187r2,l228,188r1,l240,188r2,-1l243,187r,-1l244,186r,-49l304,137r,-1l266,136r-4,-1l257,131r-4,-3l249,124r-5,-6l244,80r2,-4l249,73r3,-2l254,68r3,-1l261,64r1,-1l241,63r,-14l241,48r-1,xm304,137r-60,l246,139r3,3l251,143r2,2l256,147r2,1l260,149r2,1l265,151r2,l270,151r10,l285,150r6,-2l296,145r4,-3l304,137xm306,61r-29,l281,62r3,2l287,66r2,3l291,72r2,4l294,80r2,10l296,94r,10l296,108r-1,4l294,117r-2,4l289,128r-3,3l283,133r-3,2l276,136r28,l307,132r3,-6l314,113r,-7l314,90r,-7l312,77r-1,-6l309,66r-3,-5xm283,46r-10,l269,46r-5,1l261,48r-3,2l256,52r-3,2l250,56r-3,2l244,60r-3,3l262,63r1,l266,62r2,-1l270,61r36,l302,56r-4,-4l294,50r-5,-3l283,46xm238,47r-9,l228,48r11,l238,47xm235,47r-3,l231,47r5,l235,47xm355,150r-11,l345,150r9,l355,150xm356,1r-12,l343,1r-1,l342,2r-1,l341,3r,145l342,148r,1l343,149r1,1l356,150r1,-1l358,148r1,-1l359,3r-1,l358,2,357,1r-1,xm354,r-9,l344,1r11,l354,xm394,47r-12,l380,48r-1,1l379,50r,1l379,52r1,2l414,146r,1l415,147r,1l416,148r,1l417,149r-13,34l403,184r,1l403,186r,1l405,188r2,l417,188r2,-1l421,187r1,-1l423,185r12,-36l443,128r-18,l398,51r-1,-1l397,49r,-1l395,48r-1,-1xm467,47r-11,l455,48r-1,l453,49r,1l452,51r-26,77l443,128,470,54r,-2l471,51r,-1l470,49r-2,-1l467,47xm389,47r-4,l384,47r7,l389,47xm464,47r-4,l458,47r7,l464,47xe" fillcolor="black" stroked="f">
                  <v:path arrowok="t" o:connecttype="custom" o:connectlocs="78,1269;65,1207;57,1225;74,1268;92,1262;70,1213;0,1267;65,1207;72,1194;66,1135;78,1145;61,1155;58,1185;77,1189;81,1149;127,1174;116,1247;168,1270;193,1263;195,1257;133,1243;197,1219;132,1193;190,1178;191,1249;169,1256;194,1249;182,1199;190,1178;226,1305;243,1305;253,1247;257,1186;240,1167;258,1267;291,1267;287,1185;296,1227;276,1255;312,1196;261,1167;262,1182;294,1169;235,1166;354,1269;341,1122;357,1268;358,1121;355,1120;379,1170;416,1268;405,1307;443,1247;395,1167;453,1169;470,1168;464,1166" o:connectangles="0,0,0,0,0,0,0,0,0,0,0,0,0,0,0,0,0,0,0,0,0,0,0,0,0,0,0,0,0,0,0,0,0,0,0,0,0,0,0,0,0,0,0,0,0,0,0,0,0,0,0,0,0,0,0,0,0"/>
                </v:shape>
                <v:shape id="Picture 339" o:spid="_x0000_s1033" type="#_x0000_t75" style="position:absolute;left:1940;top:500;width:117;height: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">
                  <v:imagedata r:id="rId162" o:title=""/>
                </v:shape>
                <v:line id="Line 338" o:spid="_x0000_s1034" style="position:absolute;visibility:visible;mso-wrap-style:square" from="2012,1546" to="2012,1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" strokeweight=".38639mm"/>
                <v:shape id="Picture 337" o:spid="_x0000_s1035" type="#_x0000_t75" style="position:absolute;left:1095;top:2028;width:1847;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">
                  <v:imagedata r:id="rId163" o:title=""/>
                </v:shape>
                <v:shape id="Picture 336" o:spid="_x0000_s1036" type="#_x0000_t75" style="position:absolute;left:1953;top:1922;width:117;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">
                  <v:imagedata r:id="rId164" o:title=""/>
                </v:shape>
                <v:rect id="Rectangle 335" o:spid="_x0000_s1037" style="position:absolute;left:11;top:3064;width:41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" fillcolor="#d8d8d8" stroked="f"/>
                <v:rect id="Rectangle 334" o:spid="_x0000_s1038" style="position:absolute;left:11;top:3064;width:41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" filled="f" strokeweight=".38639mm"/>
                <v:shape id="Picture 333" o:spid="_x0000_s1039" type="#_x0000_t75" style="position:absolute;left:967;top:3234;width:1153;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">
                  <v:imagedata r:id="rId165" o:title=""/>
                </v:shape>
                <v:shape id="Picture 332" o:spid="_x0000_s1040" type="#_x0000_t75" style="position:absolute;left:2204;top:3244;width:393;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">
                  <v:imagedata r:id="rId166" o:title=""/>
                </v:shape>
                <v:shape id="Picture 331" o:spid="_x0000_s1041" type="#_x0000_t75" style="position:absolute;left:2662;top:3243;width:530;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">
                  <v:imagedata r:id="rId167" o:title=""/>
                </v:shape>
                <v:shape id="Picture 330" o:spid="_x0000_s1042" type="#_x0000_t75" style="position:absolute;left:1940;top:2739;width:117;height: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">
                  <v:imagedata r:id="rId168" o:title=""/>
                </v:shape>
                <v:shape id="AutoShape 329" o:spid="_x0000_s1043" style="position:absolute;left:3964;top:1380;width:1825;height:710;visibility:visible;mso-wrap-style:square;v-text-anchor:top" coordsize="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" path="m1772,475l53,475r40,36l142,545r59,32l267,606r75,26l423,655r88,19l605,689r98,12l806,708r106,2l1019,708r103,-7l1220,689r94,-15l1401,655r82,-23l1557,606r67,-29l1683,545r49,-34l1772,475xm912,l806,3,703,10,605,21,511,36,423,55,342,78r-75,26l201,133r-59,32l93,199,53,236,24,274,6,314,,355r6,42l24,437r1777,l1819,397r6,-42l1819,314r-18,-40l1772,236r-40,-37l1683,165r-59,-32l1557,104,1483,78,1401,55,1314,36,1220,21,1122,10,1019,3,912,xe" fillcolor="#f2f2f2" stroked="f">
                  <v:path arrowok="t" o:connecttype="custom" o:connectlocs="1772,1855;53,1855;93,1891;142,1925;201,1957;267,1986;342,2012;423,2035;511,2054;605,2069;703,2081;806,2088;912,2090;1019,2088;1122,2081;1220,2069;1314,2054;1401,2035;1483,2012;1557,1986;1624,1957;1683,1925;1732,1891;1772,1855;912,1380;806,1383;703,1390;605,1401;511,1416;423,1435;342,1458;267,1484;201,1513;142,1545;93,1579;53,1616;24,1654;6,1694;0,1735;6,1777;24,1817;1801,1817;1819,1777;1825,1735;1819,1694;1801,1654;1772,1616;1732,1579;1683,1545;1624,1513;1557,1484;1483,1458;1401,1435;1314,1416;1220,1401;1122,1390;1019,1383;912,1380" o:connectangles="0,0,0,0,0,0,0,0,0,0,0,0,0,0,0,0,0,0,0,0,0,0,0,0,0,0,0,0,0,0,0,0,0,0,0,0,0,0,0,0,0,0,0,0,0,0,0,0,0,0,0,0,0,0,0,0,0,0"/>
                </v:shape>
                <v:shape id="Freeform 328" o:spid="_x0000_s1044" style="position:absolute;left:3964;top:1380;width:1825;height:710;visibility:visible;mso-wrap-style:square;v-text-anchor:top" coordsize="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" path="m1825,355r-24,-81l1732,199r-49,-34l1624,133r-67,-29l1483,78,1401,55,1314,36,1220,21,1122,10,1019,3,912,,806,3,703,10,605,21,511,36,423,55,342,78r-75,26l201,133r-59,32l93,199,24,274,,355r6,42l53,475r89,70l201,577r66,29l342,632r81,23l511,674r94,15l703,701r103,7l912,710r107,-2l1122,701r98,-12l1314,674r87,-19l1483,632r74,-26l1624,577r59,-32l1772,475r47,-78l1825,355xe" filled="f" strokeweight=".38639mm">
                  <v:path arrowok="t" o:connecttype="custom" o:connectlocs="1825,1735;1801,1654;1732,1579;1683,1545;1624,1513;1557,1484;1483,1458;1401,1435;1314,1416;1220,1401;1122,1390;1019,1383;912,1380;806,1383;703,1390;605,1401;511,1416;423,1435;342,1458;267,1484;201,1513;142,1545;93,1579;24,1654;0,1735;6,1777;53,1855;142,1925;201,1957;267,1986;342,2012;423,2035;511,2054;605,2069;703,2081;806,2088;912,2090;1019,2088;1122,2081;1220,2069;1314,2054;1401,2035;1483,2012;1557,1986;1624,1957;1683,1925;1772,1855;1819,1777;1825,1735" o:connectangles="0,0,0,0,0,0,0,0,0,0,0,0,0,0,0,0,0,0,0,0,0,0,0,0,0,0,0,0,0,0,0,0,0,0,0,0,0,0,0,0,0,0,0,0,0,0,0,0,0"/>
                </v:shape>
                <v:shape id="AutoShape 327" o:spid="_x0000_s1045" style="position:absolute;left:4671;top:1659;width:410;height:145;visibility:visible;mso-wrap-style:square;v-text-anchor:top" coordsize="410,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" path="m56,142r-11,l46,142r9,l56,142xm137,142r-11,l128,142r8,l137,142xm59,142r-17,l43,142r15,l59,142xm140,142r-16,l125,142r14,l140,142xm17,3l3,3,2,4,1,4,,5,,7,1,8r,2l37,138r1,1l38,140r1,1l40,141r1,1l60,142r1,-1l62,140r1,-1l63,138r4,-16l51,122,20,7r,-1l19,5r,-1l18,4,17,3xm108,33r-18,l119,138r,1l120,140r1,1l122,142r19,l142,141r1,l144,140r,-1l145,138r4,-16l133,122,108,33xm98,4l83,4r-1,l81,4r,1l81,6,80,7,51,122r16,l90,33r18,l101,7r,-1l100,5r,-1l98,4xm180,3r-13,l166,4r-1,l164,4r,1l164,6r,1l133,122r16,l181,10r1,-1l182,5,181,4r-1,l180,3xm97,3l85,3,84,4r14,l97,3xm15,3l5,3,4,3r12,l15,3xm94,3r-7,l86,3r10,l94,3xm177,3r-8,l168,3r10,l177,3xm273,52r-31,l245,53r3,1l251,55r2,1l257,60r1,2l259,65r1,3l260,72r,10l239,82r-7,1l226,85r-6,1l215,88r-8,5l204,97r-2,3l200,104r-2,5l198,119r1,4l201,127r1,3l205,134r3,2l210,139r4,2l218,142r4,1l226,144r11,l243,142r5,-2l253,138r5,-4l262,130r-33,l224,129r-3,-3l218,123r-2,-4l216,111r1,-3l218,106r1,-2l221,102r2,-2l226,98r3,-1l232,97r4,-1l240,95r37,l277,68r,-5l275,59r-1,-5l273,52xm274,142r-9,l267,142r6,l274,142xm277,130r-15,l262,140r,1l263,141r1,1l275,142r1,l277,140r,-10xm277,95r-17,l260,116r-4,5l251,124r-4,2l244,129r-5,1l262,130r15,l277,95xm247,38r-11,l232,38r-7,2l221,41r-3,1l215,43r-5,2l208,46r-2,2l205,48r-1,1l204,50r,1l203,52r,6l204,60r,1l205,62r1,l208,62r1,l210,61r2,-1l214,59r3,-2l220,56r2,-1l226,54r3,-1l233,52r40,l272,50r-6,-6l262,42r-5,-1l252,39r-5,-1xm323,142r-9,l316,142r6,l323,142xm325,142r-13,l313,142r11,l325,142xm326,41r-15,l310,41r,1l310,140r,1l311,141r1,1l326,142r,-1l327,141r,-1l328,140r,-98l327,42r,-1l326,41xm324,40r-11,l312,40r,1l326,41r-1,-1l324,40xm322,40r-6,l314,40r9,l322,40xm323,r-8,l312,1r-2,1l308,4r,2l308,15r,2l310,19r2,1l315,21r8,l325,20r2,-1l329,17r,-3l329,6r,-2l326,1,323,xm382,55r-18,l364,117r1,4l366,125r1,5l368,133r3,3l373,138r3,2l380,142r3,1l387,144r9,l397,143r2,l405,142r1,-1l407,141r1,-1l409,139r,-1l410,137r,-1l410,134r,-4l410,129r-20,l387,127r-2,-3l383,120r-1,-5l382,55xm409,126r-2,l406,126r-2,1l403,127r-1,1l401,128r-1,l399,128r-2,1l410,129r,-1l409,127r,-1xm408,41r-59,l348,41r,1l348,43r,1l347,45r,5l348,52r,1l349,54r1,1l408,55r,-1l409,53r1,-1l410,50r,-5l410,44r,-1l409,42r,-1l408,41xm408,40r-58,l349,41r59,l408,40xm379,14r-11,l367,14r-1,1l365,15r,1l364,16r,24l382,40r,-24l381,16r,-1l380,15r-1,-1xm375,14r-4,l370,14r6,l375,14xe" fillcolor="black" stroked="f">
                  <v:path arrowok="t" o:connecttype="custom" o:connectlocs="126,1801;58,1801;17,1662;1,1669;60,1801;51,1781;18,1663;120,1799;144,1799;83,1663;51,1781;100,1664;165,1663;149,1781;97,1662;4,1662;94,1662;242,1711;259,1724;220,1745;198,1778;214,1800;253,1797;216,1778;226,1757;277,1722;273,1801;264,1801;260,1754;262,1789;225,1699;205,1707;204,1719;208,1721;222,1714;262,1701;322,1801;326,1700;311,1800;328,1799;313,1699;316,1699;310,1661;315,1680;329,1663;366,1784;383,1802;407,1800;410,1793;383,1779;403,1786;410,1787;349,1700;347,1709;409,1712;409,1701;408,1699;365,1675;380,1674;375,1673" o:connectangles="0,0,0,0,0,0,0,0,0,0,0,0,0,0,0,0,0,0,0,0,0,0,0,0,0,0,0,0,0,0,0,0,0,0,0,0,0,0,0,0,0,0,0,0,0,0,0,0,0,0,0,0,0,0,0,0,0,0,0,0"/>
                </v:shape>
                <v:shape id="Picture 326" o:spid="_x0000_s1046" type="#_x0000_t75" style="position:absolute;left:5293;top:1290;width:476;height: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">
                  <v:imagedata r:id="rId169" o:title=""/>
                </v:shape>
                <v:shape id="Freeform 325" o:spid="_x0000_s1047" style="position:absolute;left:2929;top:1076;width:1268;height:352;visibility:visible;mso-wrap-style:square;v-text-anchor:top" coordsize="1268,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" path="m,l102,7r101,9l301,27r96,14l491,56r91,17l669,92r83,20l831,134r75,24l975,182r65,26l1098,235r99,57l1236,321r32,30e" filled="f" strokeweight=".38639mm">
                  <v:path arrowok="t" o:connecttype="custom" o:connectlocs="0,1076;102,1083;203,1092;301,1103;397,1117;491,1132;582,1149;669,1168;752,1188;831,1210;906,1234;975,1258;1040,1284;1098,1311;1197,1368;1236,1397;1268,1427" o:connectangles="0,0,0,0,0,0,0,0,0,0,0,0,0,0,0,0,0"/>
                </v:shape>
                <v:shape id="Picture 324" o:spid="_x0000_s1048" type="#_x0000_t75" style="position:absolute;left:4131;top:1373;width:110;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">
                  <v:imagedata r:id="rId170" o:title=""/>
                </v:shape>
                <v:shape id="Freeform 323" o:spid="_x0000_s1049" style="position:absolute;left:3072;top:2072;width:1459;height:361;visibility:visible;mso-wrap-style:square;v-text-anchor:top" coordsize="1459,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" path="m1459,r-54,70l1329,116r-106,44l1160,181r-69,21l1015,222r-81,19l847,259r-92,17l659,292,558,306,453,320,345,332,233,343r-115,9l,360e" filled="f" strokeweight=".38639mm">
                  <v:path arrowok="t" o:connecttype="custom" o:connectlocs="1459,2072;1405,2142;1329,2188;1223,2232;1160,2253;1091,2274;1015,2294;934,2313;847,2331;755,2348;659,2364;558,2378;453,2392;345,2404;233,2415;118,2424;0,2432" o:connectangles="0,0,0,0,0,0,0,0,0,0,0,0,0,0,0,0,0"/>
                </v:shape>
                <v:shape id="Picture 322" o:spid="_x0000_s1050" type="#_x0000_t75" style="position:absolute;left:2984;top:2372;width:120;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">
                  <v:imagedata r:id="rId171" o:title=""/>
                </v:shape>
                <v:shape id="Picture 321" o:spid="_x0000_s1051" type="#_x0000_t75" style="position:absolute;left:4946;top:854;width:1429;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">
                  <v:imagedata r:id="rId172" o:title=""/>
                </v:shape>
                <v:shape id="Picture 320" o:spid="_x0000_s1052" type="#_x0000_t75" style="position:absolute;left:6336;top:1090;width:173;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">
                  <v:imagedata r:id="rId173" o:title=""/>
                </v:shape>
                <v:shape id="Picture 319" o:spid="_x0000_s1053" type="#_x0000_t75" style="position:absolute;left:2876;top:675;width:1429;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">
                  <v:imagedata r:id="rId174" o:title=""/>
                </v:shape>
                <v:shape id="Picture 318" o:spid="_x0000_s1054" type="#_x0000_t75" style="position:absolute;left:4266;top:911;width:173;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">
                  <v:imagedata r:id="rId175" o:title=""/>
                </v:shape>
                <v:shape id="Picture 317" o:spid="_x0000_s1055" type="#_x0000_t75" style="position:absolute;left:3778;top:2358;width:1354;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">
                  <v:imagedata r:id="rId176" o:title=""/>
                </v:shape>
                <v:shape id="Picture 316" o:spid="_x0000_s1056" type="#_x0000_t75" style="position:absolute;left:5019;top:2593;width:173;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">
                  <v:imagedata r:id="rId177" o:title=""/>
                </v:shape>
                <v:shape id="Picture 315" o:spid="_x0000_s1057" type="#_x0000_t75" style="position:absolute;left:225;top:1586;width:1354;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">
                  <v:imagedata r:id="rId178" o:title=""/>
                </v:shape>
                <v:shape id="Picture 314" o:spid="_x0000_s1058" type="#_x0000_t75" style="position:absolute;left:1466;top:1821;width:173;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">
                  <v:imagedata r:id="rId179" o:title=""/>
                </v:shape>
                <w10:anchorlock/>
              </v:group>
            </w:pict>
          </mc:Fallback>
        </mc:AlternateContent>
      </w:r>
    </w:p>
    <w:p w14:paraId="3FF31C6F" w14:textId="77777777" w:rsidR="0092676A" w:rsidRDefault="00E142A3">
      <w:pPr>
        <w:pStyle w:val="BodyText"/>
        <w:spacing w:before="193"/>
        <w:ind w:left="955"/>
      </w:pPr>
      <w:r>
        <w:rPr>
          <w:w w:val="110"/>
        </w:rPr>
        <w:t>Figure 6.4:  Modified part of the proposed tag’s state diagram</w:t>
      </w:r>
    </w:p>
    <w:p w14:paraId="6C9696C8" w14:textId="77777777" w:rsidR="0092676A" w:rsidRDefault="0092676A">
      <w:pPr>
        <w:pStyle w:val="BodyText"/>
        <w:spacing w:before="6"/>
        <w:rPr>
          <w:sz w:val="34"/>
        </w:rPr>
      </w:pPr>
    </w:p>
    <w:p w14:paraId="682359EF" w14:textId="77777777" w:rsidR="0092676A" w:rsidRDefault="00E142A3">
      <w:pPr>
        <w:pStyle w:val="Heading2"/>
        <w:numPr>
          <w:ilvl w:val="2"/>
          <w:numId w:val="2"/>
        </w:numPr>
        <w:tabs>
          <w:tab w:val="left" w:pos="1095"/>
        </w:tabs>
        <w:spacing w:before="1"/>
        <w:ind w:hanging="986"/>
        <w:jc w:val="both"/>
      </w:pPr>
      <w:r>
        <w:rPr>
          <w:w w:val="95"/>
        </w:rPr>
        <w:t>Proposed</w:t>
      </w:r>
      <w:r>
        <w:rPr>
          <w:spacing w:val="61"/>
          <w:w w:val="95"/>
        </w:rPr>
        <w:t xml:space="preserve"> </w:t>
      </w:r>
      <w:r>
        <w:rPr>
          <w:w w:val="95"/>
        </w:rPr>
        <w:t>Reader</w:t>
      </w:r>
    </w:p>
    <w:p w14:paraId="2F3E1997" w14:textId="77777777" w:rsidR="0092676A" w:rsidRDefault="00E142A3">
      <w:pPr>
        <w:pStyle w:val="BodyText"/>
        <w:spacing w:before="165" w:line="358" w:lineRule="exact"/>
        <w:ind w:left="107" w:right="477"/>
        <w:jc w:val="both"/>
      </w:pPr>
      <w:r>
        <w:rPr>
          <w:w w:val="110"/>
        </w:rPr>
        <w:t xml:space="preserve">The proposed reader applies the normal FSA based on the </w:t>
      </w:r>
      <w:r>
        <w:rPr>
          <w:spacing w:val="-3"/>
          <w:w w:val="110"/>
        </w:rPr>
        <w:t xml:space="preserve">conventional </w:t>
      </w:r>
      <w:r>
        <w:rPr>
          <w:w w:val="110"/>
        </w:rPr>
        <w:t xml:space="preserve">UHF EPCglobal C1 G2 standard, which means that it is able to operate normally with </w:t>
      </w:r>
      <w:r>
        <w:rPr>
          <w:spacing w:val="-3"/>
          <w:w w:val="110"/>
        </w:rPr>
        <w:t xml:space="preserve">conventional </w:t>
      </w:r>
      <w:r>
        <w:rPr>
          <w:w w:val="110"/>
        </w:rPr>
        <w:t xml:space="preserve">tags. </w:t>
      </w:r>
      <w:r>
        <w:rPr>
          <w:spacing w:val="-3"/>
          <w:w w:val="110"/>
        </w:rPr>
        <w:t xml:space="preserve">However, </w:t>
      </w:r>
      <w:r>
        <w:rPr>
          <w:w w:val="110"/>
        </w:rPr>
        <w:t xml:space="preserve">it starts the reading process with a new com- mand called “Switch” command to switch the new tags from the </w:t>
      </w:r>
      <w:r>
        <w:rPr>
          <w:spacing w:val="-3"/>
          <w:w w:val="110"/>
        </w:rPr>
        <w:t xml:space="preserve">conventional </w:t>
      </w:r>
      <w:r>
        <w:rPr>
          <w:w w:val="110"/>
        </w:rPr>
        <w:t>mode</w:t>
      </w:r>
      <w:r>
        <w:rPr>
          <w:spacing w:val="-18"/>
          <w:w w:val="110"/>
        </w:rPr>
        <w:t xml:space="preserve"> </w:t>
      </w:r>
      <w:r>
        <w:rPr>
          <w:w w:val="110"/>
        </w:rPr>
        <w:t>to</w:t>
      </w:r>
      <w:r>
        <w:rPr>
          <w:spacing w:val="-18"/>
          <w:w w:val="110"/>
        </w:rPr>
        <w:t xml:space="preserve"> </w:t>
      </w:r>
      <w:r>
        <w:rPr>
          <w:w w:val="110"/>
        </w:rPr>
        <w:t>the</w:t>
      </w:r>
      <w:r>
        <w:rPr>
          <w:spacing w:val="-18"/>
          <w:w w:val="110"/>
        </w:rPr>
        <w:t xml:space="preserve"> </w:t>
      </w:r>
      <w:r>
        <w:rPr>
          <w:w w:val="110"/>
        </w:rPr>
        <w:t>new</w:t>
      </w:r>
      <w:r>
        <w:rPr>
          <w:spacing w:val="-18"/>
          <w:w w:val="110"/>
        </w:rPr>
        <w:t xml:space="preserve"> </w:t>
      </w:r>
      <w:r>
        <w:rPr>
          <w:w w:val="110"/>
        </w:rPr>
        <w:t>mode.</w:t>
      </w:r>
      <w:r>
        <w:rPr>
          <w:spacing w:val="11"/>
          <w:w w:val="110"/>
        </w:rPr>
        <w:t xml:space="preserve"> </w:t>
      </w:r>
      <w:r>
        <w:rPr>
          <w:w w:val="110"/>
        </w:rPr>
        <w:t>It</w:t>
      </w:r>
      <w:r>
        <w:rPr>
          <w:spacing w:val="-18"/>
          <w:w w:val="110"/>
        </w:rPr>
        <w:t xml:space="preserve"> </w:t>
      </w:r>
      <w:r>
        <w:rPr>
          <w:w w:val="110"/>
        </w:rPr>
        <w:t>should</w:t>
      </w:r>
      <w:r>
        <w:rPr>
          <w:spacing w:val="-18"/>
          <w:w w:val="110"/>
        </w:rPr>
        <w:t xml:space="preserve"> </w:t>
      </w:r>
      <w:r>
        <w:rPr>
          <w:spacing w:val="3"/>
          <w:w w:val="110"/>
        </w:rPr>
        <w:t>be</w:t>
      </w:r>
      <w:r>
        <w:rPr>
          <w:spacing w:val="-18"/>
          <w:w w:val="110"/>
        </w:rPr>
        <w:t xml:space="preserve"> </w:t>
      </w:r>
      <w:r>
        <w:rPr>
          <w:w w:val="110"/>
        </w:rPr>
        <w:t>transmitted</w:t>
      </w:r>
      <w:r>
        <w:rPr>
          <w:spacing w:val="-18"/>
          <w:w w:val="110"/>
        </w:rPr>
        <w:t xml:space="preserve"> </w:t>
      </w:r>
      <w:r>
        <w:rPr>
          <w:w w:val="110"/>
        </w:rPr>
        <w:t>before</w:t>
      </w:r>
      <w:r>
        <w:rPr>
          <w:spacing w:val="-18"/>
          <w:w w:val="110"/>
        </w:rPr>
        <w:t xml:space="preserve"> </w:t>
      </w:r>
      <w:r>
        <w:rPr>
          <w:w w:val="110"/>
        </w:rPr>
        <w:t>the</w:t>
      </w:r>
      <w:r>
        <w:rPr>
          <w:spacing w:val="-18"/>
          <w:w w:val="110"/>
        </w:rPr>
        <w:t xml:space="preserve"> </w:t>
      </w:r>
      <w:r>
        <w:rPr>
          <w:w w:val="110"/>
        </w:rPr>
        <w:t>“Query”</w:t>
      </w:r>
      <w:r>
        <w:rPr>
          <w:spacing w:val="-18"/>
          <w:w w:val="110"/>
        </w:rPr>
        <w:t xml:space="preserve"> </w:t>
      </w:r>
      <w:r>
        <w:rPr>
          <w:w w:val="110"/>
        </w:rPr>
        <w:t>command. The</w:t>
      </w:r>
      <w:r>
        <w:rPr>
          <w:spacing w:val="-23"/>
          <w:w w:val="110"/>
        </w:rPr>
        <w:t xml:space="preserve"> </w:t>
      </w:r>
      <w:r>
        <w:rPr>
          <w:spacing w:val="-3"/>
          <w:w w:val="110"/>
        </w:rPr>
        <w:t>conventional</w:t>
      </w:r>
      <w:r>
        <w:rPr>
          <w:spacing w:val="-23"/>
          <w:w w:val="110"/>
        </w:rPr>
        <w:t xml:space="preserve"> </w:t>
      </w:r>
      <w:r>
        <w:rPr>
          <w:w w:val="110"/>
        </w:rPr>
        <w:t>tags</w:t>
      </w:r>
      <w:r>
        <w:rPr>
          <w:spacing w:val="-23"/>
          <w:w w:val="110"/>
        </w:rPr>
        <w:t xml:space="preserve"> </w:t>
      </w:r>
      <w:r>
        <w:rPr>
          <w:w w:val="110"/>
        </w:rPr>
        <w:t>will</w:t>
      </w:r>
      <w:r>
        <w:rPr>
          <w:spacing w:val="-23"/>
          <w:w w:val="110"/>
        </w:rPr>
        <w:t xml:space="preserve"> </w:t>
      </w:r>
      <w:r>
        <w:rPr>
          <w:w w:val="110"/>
        </w:rPr>
        <w:t>consider</w:t>
      </w:r>
      <w:r>
        <w:rPr>
          <w:spacing w:val="-23"/>
          <w:w w:val="110"/>
        </w:rPr>
        <w:t xml:space="preserve"> </w:t>
      </w:r>
      <w:r>
        <w:rPr>
          <w:w w:val="110"/>
        </w:rPr>
        <w:t>the</w:t>
      </w:r>
      <w:r>
        <w:rPr>
          <w:spacing w:val="-23"/>
          <w:w w:val="110"/>
        </w:rPr>
        <w:t xml:space="preserve"> </w:t>
      </w:r>
      <w:r>
        <w:rPr>
          <w:w w:val="110"/>
        </w:rPr>
        <w:t>“Switch”</w:t>
      </w:r>
      <w:r>
        <w:rPr>
          <w:spacing w:val="-23"/>
          <w:w w:val="110"/>
        </w:rPr>
        <w:t xml:space="preserve"> </w:t>
      </w:r>
      <w:r>
        <w:rPr>
          <w:w w:val="110"/>
        </w:rPr>
        <w:t>command</w:t>
      </w:r>
      <w:r>
        <w:rPr>
          <w:spacing w:val="-23"/>
          <w:w w:val="110"/>
        </w:rPr>
        <w:t xml:space="preserve"> </w:t>
      </w:r>
      <w:r>
        <w:rPr>
          <w:w w:val="110"/>
        </w:rPr>
        <w:t>as</w:t>
      </w:r>
      <w:r>
        <w:rPr>
          <w:spacing w:val="-23"/>
          <w:w w:val="110"/>
        </w:rPr>
        <w:t xml:space="preserve"> </w:t>
      </w:r>
      <w:r>
        <w:rPr>
          <w:w w:val="110"/>
        </w:rPr>
        <w:t>an</w:t>
      </w:r>
      <w:r>
        <w:rPr>
          <w:spacing w:val="-23"/>
          <w:w w:val="110"/>
        </w:rPr>
        <w:t xml:space="preserve"> </w:t>
      </w:r>
      <w:r>
        <w:rPr>
          <w:w w:val="110"/>
        </w:rPr>
        <w:t>unknown</w:t>
      </w:r>
      <w:r>
        <w:rPr>
          <w:spacing w:val="-23"/>
          <w:w w:val="110"/>
        </w:rPr>
        <w:t xml:space="preserve"> </w:t>
      </w:r>
      <w:r>
        <w:rPr>
          <w:w w:val="110"/>
        </w:rPr>
        <w:t xml:space="preserve">com- mand, but the proposed tags will recognize that they are working in the new system. </w:t>
      </w:r>
      <w:r>
        <w:rPr>
          <w:spacing w:val="-5"/>
          <w:w w:val="110"/>
        </w:rPr>
        <w:t xml:space="preserve">Table </w:t>
      </w:r>
      <w:r>
        <w:rPr>
          <w:w w:val="110"/>
        </w:rPr>
        <w:t>6.2 provides an example for the Switch command code, which is a</w:t>
      </w:r>
      <w:r>
        <w:rPr>
          <w:rFonts w:ascii="Arial Unicode MS" w:hAnsi="Arial Unicode MS"/>
          <w:w w:val="110"/>
        </w:rPr>
        <w:t>16</w:t>
      </w:r>
      <w:r>
        <w:rPr>
          <w:rFonts w:ascii="Arial Unicode MS" w:hAnsi="Arial Unicode MS"/>
          <w:spacing w:val="-14"/>
          <w:w w:val="110"/>
        </w:rPr>
        <w:t xml:space="preserve"> </w:t>
      </w:r>
      <w:r>
        <w:rPr>
          <w:w w:val="110"/>
        </w:rPr>
        <w:t>bits</w:t>
      </w:r>
      <w:r>
        <w:rPr>
          <w:spacing w:val="-6"/>
          <w:w w:val="110"/>
        </w:rPr>
        <w:t xml:space="preserve"> </w:t>
      </w:r>
      <w:r>
        <w:rPr>
          <w:w w:val="110"/>
        </w:rPr>
        <w:t>command</w:t>
      </w:r>
      <w:r>
        <w:rPr>
          <w:spacing w:val="-7"/>
          <w:w w:val="110"/>
        </w:rPr>
        <w:t xml:space="preserve"> </w:t>
      </w:r>
      <w:r>
        <w:rPr>
          <w:w w:val="110"/>
        </w:rPr>
        <w:t>from</w:t>
      </w:r>
      <w:r>
        <w:rPr>
          <w:spacing w:val="-6"/>
          <w:w w:val="110"/>
        </w:rPr>
        <w:t xml:space="preserve"> </w:t>
      </w:r>
      <w:r>
        <w:rPr>
          <w:w w:val="110"/>
        </w:rPr>
        <w:t>the</w:t>
      </w:r>
      <w:r>
        <w:rPr>
          <w:spacing w:val="-6"/>
          <w:w w:val="110"/>
        </w:rPr>
        <w:t xml:space="preserve"> </w:t>
      </w:r>
      <w:r>
        <w:rPr>
          <w:w w:val="110"/>
        </w:rPr>
        <w:t>future</w:t>
      </w:r>
      <w:r>
        <w:rPr>
          <w:spacing w:val="-6"/>
          <w:w w:val="110"/>
        </w:rPr>
        <w:t xml:space="preserve"> </w:t>
      </w:r>
      <w:r>
        <w:rPr>
          <w:w w:val="110"/>
        </w:rPr>
        <w:t>use</w:t>
      </w:r>
      <w:r>
        <w:rPr>
          <w:spacing w:val="-6"/>
          <w:w w:val="110"/>
        </w:rPr>
        <w:t xml:space="preserve"> </w:t>
      </w:r>
      <w:r>
        <w:rPr>
          <w:w w:val="110"/>
        </w:rPr>
        <w:t>part</w:t>
      </w:r>
      <w:r>
        <w:rPr>
          <w:spacing w:val="-6"/>
          <w:w w:val="110"/>
        </w:rPr>
        <w:t xml:space="preserve"> </w:t>
      </w:r>
      <w:r>
        <w:rPr>
          <w:w w:val="110"/>
        </w:rPr>
        <w:t>of</w:t>
      </w:r>
      <w:r>
        <w:rPr>
          <w:spacing w:val="-6"/>
          <w:w w:val="110"/>
        </w:rPr>
        <w:t xml:space="preserve"> </w:t>
      </w:r>
      <w:r>
        <w:rPr>
          <w:w w:val="110"/>
        </w:rPr>
        <w:t>EPCglobal</w:t>
      </w:r>
      <w:r>
        <w:rPr>
          <w:spacing w:val="-6"/>
          <w:w w:val="110"/>
        </w:rPr>
        <w:t xml:space="preserve"> </w:t>
      </w:r>
      <w:r>
        <w:rPr>
          <w:w w:val="110"/>
        </w:rPr>
        <w:t>C1</w:t>
      </w:r>
      <w:r>
        <w:rPr>
          <w:spacing w:val="-6"/>
          <w:w w:val="110"/>
        </w:rPr>
        <w:t xml:space="preserve"> </w:t>
      </w:r>
      <w:r>
        <w:rPr>
          <w:w w:val="110"/>
        </w:rPr>
        <w:t>G2</w:t>
      </w:r>
      <w:r>
        <w:rPr>
          <w:spacing w:val="-6"/>
          <w:w w:val="110"/>
        </w:rPr>
        <w:t xml:space="preserve"> </w:t>
      </w:r>
      <w:r>
        <w:rPr>
          <w:w w:val="110"/>
        </w:rPr>
        <w:t>standards</w:t>
      </w:r>
      <w:r>
        <w:rPr>
          <w:spacing w:val="-7"/>
          <w:w w:val="110"/>
        </w:rPr>
        <w:t xml:space="preserve"> </w:t>
      </w:r>
      <w:r>
        <w:rPr>
          <w:w w:val="110"/>
        </w:rPr>
        <w:t>(</w:t>
      </w:r>
      <w:r>
        <w:rPr>
          <w:rFonts w:ascii="Palatino Linotype" w:hAnsi="Palatino Linotype"/>
          <w:i/>
          <w:w w:val="110"/>
        </w:rPr>
        <w:t xml:space="preserve">cf. </w:t>
      </w:r>
      <w:r>
        <w:rPr>
          <w:w w:val="110"/>
        </w:rPr>
        <w:t>table 6.18 of</w:t>
      </w:r>
      <w:r>
        <w:rPr>
          <w:spacing w:val="-3"/>
          <w:w w:val="110"/>
        </w:rPr>
        <w:t xml:space="preserve"> </w:t>
      </w:r>
      <w:r>
        <w:rPr>
          <w:w w:val="110"/>
        </w:rPr>
        <w:t>[11]).</w:t>
      </w:r>
    </w:p>
    <w:p w14:paraId="7C6881AE" w14:textId="77777777" w:rsidR="0092676A" w:rsidRDefault="00E142A3">
      <w:pPr>
        <w:pStyle w:val="BodyText"/>
        <w:spacing w:before="79" w:line="319" w:lineRule="auto"/>
        <w:ind w:left="107" w:right="477" w:firstLine="351"/>
        <w:jc w:val="both"/>
      </w:pPr>
      <w:r>
        <w:rPr>
          <w:w w:val="110"/>
        </w:rPr>
        <w:t>As discussed before, EPCglobal C1G2 standards can’t acknowledge more than one tag per slot. On the other hand, the proposed system should benefit from the collision resolving capabilities of the modern readers. Therefore, the proposed</w:t>
      </w:r>
      <w:r>
        <w:rPr>
          <w:spacing w:val="-6"/>
          <w:w w:val="110"/>
        </w:rPr>
        <w:t xml:space="preserve"> </w:t>
      </w:r>
      <w:r>
        <w:rPr>
          <w:w w:val="110"/>
        </w:rPr>
        <w:t>reader</w:t>
      </w:r>
      <w:r>
        <w:rPr>
          <w:spacing w:val="-6"/>
          <w:w w:val="110"/>
        </w:rPr>
        <w:t xml:space="preserve"> </w:t>
      </w:r>
      <w:r>
        <w:rPr>
          <w:w w:val="110"/>
        </w:rPr>
        <w:t>has</w:t>
      </w:r>
      <w:r>
        <w:rPr>
          <w:spacing w:val="-6"/>
          <w:w w:val="110"/>
        </w:rPr>
        <w:t xml:space="preserve"> </w:t>
      </w:r>
      <w:r>
        <w:rPr>
          <w:w w:val="110"/>
        </w:rPr>
        <w:t>the</w:t>
      </w:r>
      <w:r>
        <w:rPr>
          <w:spacing w:val="-6"/>
          <w:w w:val="110"/>
        </w:rPr>
        <w:t xml:space="preserve"> </w:t>
      </w:r>
      <w:r>
        <w:rPr>
          <w:w w:val="110"/>
        </w:rPr>
        <w:t>capability</w:t>
      </w:r>
      <w:r>
        <w:rPr>
          <w:spacing w:val="-6"/>
          <w:w w:val="110"/>
        </w:rPr>
        <w:t xml:space="preserve"> </w:t>
      </w:r>
      <w:r>
        <w:rPr>
          <w:w w:val="110"/>
        </w:rPr>
        <w:t>of</w:t>
      </w:r>
      <w:r>
        <w:rPr>
          <w:spacing w:val="-6"/>
          <w:w w:val="110"/>
        </w:rPr>
        <w:t xml:space="preserve"> </w:t>
      </w:r>
      <w:r>
        <w:rPr>
          <w:w w:val="110"/>
        </w:rPr>
        <w:t>converting</w:t>
      </w:r>
      <w:r>
        <w:rPr>
          <w:spacing w:val="-6"/>
          <w:w w:val="110"/>
        </w:rPr>
        <w:t xml:space="preserve"> </w:t>
      </w:r>
      <w:r>
        <w:rPr>
          <w:w w:val="110"/>
        </w:rPr>
        <w:t>the</w:t>
      </w:r>
      <w:r>
        <w:rPr>
          <w:spacing w:val="-6"/>
          <w:w w:val="110"/>
        </w:rPr>
        <w:t xml:space="preserve"> </w:t>
      </w:r>
      <w:r>
        <w:rPr>
          <w:w w:val="110"/>
        </w:rPr>
        <w:t>collided</w:t>
      </w:r>
      <w:r>
        <w:rPr>
          <w:spacing w:val="-6"/>
          <w:w w:val="110"/>
        </w:rPr>
        <w:t xml:space="preserve"> </w:t>
      </w:r>
      <w:r>
        <w:rPr>
          <w:w w:val="110"/>
        </w:rPr>
        <w:t>slot</w:t>
      </w:r>
      <w:r>
        <w:rPr>
          <w:spacing w:val="-6"/>
          <w:w w:val="110"/>
        </w:rPr>
        <w:t xml:space="preserve"> </w:t>
      </w:r>
      <w:r>
        <w:rPr>
          <w:w w:val="110"/>
        </w:rPr>
        <w:t>into</w:t>
      </w:r>
      <w:r>
        <w:rPr>
          <w:spacing w:val="-6"/>
          <w:w w:val="110"/>
        </w:rPr>
        <w:t xml:space="preserve"> </w:t>
      </w:r>
      <w:r>
        <w:rPr>
          <w:w w:val="110"/>
        </w:rPr>
        <w:t>a</w:t>
      </w:r>
      <w:r>
        <w:rPr>
          <w:spacing w:val="-6"/>
          <w:w w:val="110"/>
        </w:rPr>
        <w:t xml:space="preserve"> </w:t>
      </w:r>
      <w:r>
        <w:rPr>
          <w:w w:val="110"/>
        </w:rPr>
        <w:t xml:space="preserve">pseudo parallel successful slot as shown in </w:t>
      </w:r>
      <w:ins w:id="46" w:author="Raghda Wahdan" w:date="2017-11-14T14:20:00Z">
        <w:r w:rsidR="00EF08B5">
          <w:rPr>
            <w:w w:val="110"/>
          </w:rPr>
          <w:t>F</w:t>
        </w:r>
      </w:ins>
      <w:del w:id="47" w:author="Raghda Wahdan" w:date="2017-11-14T14:20:00Z">
        <w:r w:rsidDel="00EF08B5">
          <w:rPr>
            <w:w w:val="110"/>
          </w:rPr>
          <w:delText>f</w:delText>
        </w:r>
      </w:del>
      <w:r>
        <w:rPr>
          <w:w w:val="110"/>
        </w:rPr>
        <w:t>igure</w:t>
      </w:r>
      <w:r>
        <w:rPr>
          <w:spacing w:val="4"/>
          <w:w w:val="110"/>
        </w:rPr>
        <w:t xml:space="preserve"> </w:t>
      </w:r>
      <w:r>
        <w:rPr>
          <w:w w:val="110"/>
        </w:rPr>
        <w:t>6.5.</w:t>
      </w:r>
    </w:p>
    <w:p w14:paraId="5043E985" w14:textId="77777777" w:rsidR="0092676A" w:rsidRDefault="00E142A3">
      <w:pPr>
        <w:pStyle w:val="BodyText"/>
        <w:spacing w:line="239" w:lineRule="exact"/>
        <w:ind w:left="107" w:firstLine="351"/>
        <w:jc w:val="both"/>
      </w:pPr>
      <w:r>
        <w:rPr>
          <w:w w:val="110"/>
        </w:rPr>
        <w:t>The reader starts each slot with a “Query-Rep” command asking for the</w:t>
      </w:r>
    </w:p>
    <w:p w14:paraId="58627027" w14:textId="77777777" w:rsidR="0092676A" w:rsidRDefault="00E142A3">
      <w:pPr>
        <w:pStyle w:val="BodyText"/>
        <w:spacing w:before="40" w:line="358" w:lineRule="exact"/>
        <w:ind w:left="107" w:right="478"/>
        <w:jc w:val="both"/>
      </w:pPr>
      <w:r>
        <w:rPr>
          <w:rFonts w:ascii="Palatino Linotype"/>
          <w:i/>
          <w:w w:val="105"/>
        </w:rPr>
        <w:t xml:space="preserve">RN </w:t>
      </w:r>
      <w:r>
        <w:rPr>
          <w:rFonts w:ascii="Arial Unicode MS"/>
          <w:w w:val="105"/>
        </w:rPr>
        <w:t xml:space="preserve">16 </w:t>
      </w:r>
      <w:r>
        <w:rPr>
          <w:w w:val="105"/>
        </w:rPr>
        <w:t xml:space="preserve">of each tag. Then, each tag transmits its </w:t>
      </w:r>
      <w:r>
        <w:rPr>
          <w:rFonts w:ascii="Palatino Linotype"/>
          <w:i/>
          <w:w w:val="105"/>
        </w:rPr>
        <w:t xml:space="preserve">RN </w:t>
      </w:r>
      <w:r>
        <w:rPr>
          <w:rFonts w:ascii="Arial Unicode MS"/>
          <w:w w:val="105"/>
        </w:rPr>
        <w:t xml:space="preserve">16 </w:t>
      </w:r>
      <w:r>
        <w:rPr>
          <w:w w:val="105"/>
        </w:rPr>
        <w:t>including one random orthogonal pilot from table 6.1.  In case of a collided slot, the reader executes   the  following steps:</w:t>
      </w:r>
    </w:p>
    <w:p w14:paraId="53756407" w14:textId="77777777" w:rsidR="0092676A" w:rsidRDefault="00E142A3">
      <w:pPr>
        <w:pStyle w:val="ListParagraph"/>
        <w:numPr>
          <w:ilvl w:val="3"/>
          <w:numId w:val="2"/>
        </w:numPr>
        <w:tabs>
          <w:tab w:val="left" w:pos="694"/>
        </w:tabs>
        <w:spacing w:before="108"/>
        <w:ind w:hanging="299"/>
        <w:jc w:val="left"/>
        <w:rPr>
          <w:sz w:val="24"/>
        </w:rPr>
      </w:pPr>
      <w:r>
        <w:rPr>
          <w:w w:val="105"/>
          <w:sz w:val="24"/>
        </w:rPr>
        <w:t>The</w:t>
      </w:r>
      <w:r>
        <w:rPr>
          <w:spacing w:val="51"/>
          <w:w w:val="105"/>
          <w:sz w:val="24"/>
        </w:rPr>
        <w:t xml:space="preserve"> </w:t>
      </w:r>
      <w:r>
        <w:rPr>
          <w:w w:val="105"/>
          <w:sz w:val="24"/>
        </w:rPr>
        <w:t>reader</w:t>
      </w:r>
      <w:r>
        <w:rPr>
          <w:spacing w:val="51"/>
          <w:w w:val="105"/>
          <w:sz w:val="24"/>
        </w:rPr>
        <w:t xml:space="preserve"> </w:t>
      </w:r>
      <w:r>
        <w:rPr>
          <w:w w:val="105"/>
          <w:sz w:val="24"/>
        </w:rPr>
        <w:t>uses</w:t>
      </w:r>
      <w:r>
        <w:rPr>
          <w:spacing w:val="51"/>
          <w:w w:val="105"/>
          <w:sz w:val="24"/>
        </w:rPr>
        <w:t xml:space="preserve"> </w:t>
      </w:r>
      <w:r>
        <w:rPr>
          <w:w w:val="105"/>
          <w:sz w:val="24"/>
        </w:rPr>
        <w:t>the</w:t>
      </w:r>
      <w:r>
        <w:rPr>
          <w:spacing w:val="51"/>
          <w:w w:val="105"/>
          <w:sz w:val="24"/>
        </w:rPr>
        <w:t xml:space="preserve"> </w:t>
      </w:r>
      <w:r>
        <w:rPr>
          <w:w w:val="105"/>
          <w:sz w:val="24"/>
        </w:rPr>
        <w:t>orthogonal</w:t>
      </w:r>
      <w:r>
        <w:rPr>
          <w:spacing w:val="51"/>
          <w:w w:val="105"/>
          <w:sz w:val="24"/>
        </w:rPr>
        <w:t xml:space="preserve"> </w:t>
      </w:r>
      <w:r>
        <w:rPr>
          <w:w w:val="105"/>
          <w:sz w:val="24"/>
        </w:rPr>
        <w:t>pilots</w:t>
      </w:r>
      <w:r>
        <w:rPr>
          <w:spacing w:val="51"/>
          <w:w w:val="105"/>
          <w:sz w:val="24"/>
        </w:rPr>
        <w:t xml:space="preserve"> </w:t>
      </w:r>
      <w:r>
        <w:rPr>
          <w:w w:val="105"/>
          <w:sz w:val="24"/>
        </w:rPr>
        <w:t>to</w:t>
      </w:r>
      <w:r>
        <w:rPr>
          <w:spacing w:val="51"/>
          <w:w w:val="105"/>
          <w:sz w:val="24"/>
        </w:rPr>
        <w:t xml:space="preserve"> </w:t>
      </w:r>
      <w:r>
        <w:rPr>
          <w:w w:val="105"/>
          <w:sz w:val="24"/>
        </w:rPr>
        <w:t>do</w:t>
      </w:r>
      <w:r>
        <w:rPr>
          <w:spacing w:val="51"/>
          <w:w w:val="105"/>
          <w:sz w:val="24"/>
        </w:rPr>
        <w:t xml:space="preserve"> </w:t>
      </w:r>
      <w:r>
        <w:rPr>
          <w:w w:val="105"/>
          <w:sz w:val="24"/>
        </w:rPr>
        <w:t>channel</w:t>
      </w:r>
      <w:r>
        <w:rPr>
          <w:spacing w:val="51"/>
          <w:w w:val="105"/>
          <w:sz w:val="24"/>
        </w:rPr>
        <w:t xml:space="preserve"> </w:t>
      </w:r>
      <w:r>
        <w:rPr>
          <w:w w:val="105"/>
          <w:sz w:val="24"/>
        </w:rPr>
        <w:t>estimation</w:t>
      </w:r>
      <w:r>
        <w:rPr>
          <w:spacing w:val="50"/>
          <w:w w:val="105"/>
          <w:sz w:val="24"/>
        </w:rPr>
        <w:t xml:space="preserve"> </w:t>
      </w:r>
      <w:r>
        <w:rPr>
          <w:w w:val="105"/>
          <w:sz w:val="24"/>
        </w:rPr>
        <w:t>for</w:t>
      </w:r>
      <w:r>
        <w:rPr>
          <w:spacing w:val="51"/>
          <w:w w:val="105"/>
          <w:sz w:val="24"/>
        </w:rPr>
        <w:t xml:space="preserve"> </w:t>
      </w:r>
      <w:r>
        <w:rPr>
          <w:w w:val="105"/>
          <w:sz w:val="24"/>
        </w:rPr>
        <w:t>the</w:t>
      </w:r>
    </w:p>
    <w:p w14:paraId="598B54E8" w14:textId="77777777" w:rsidR="0092676A" w:rsidRDefault="0092676A">
      <w:pPr>
        <w:rPr>
          <w:sz w:val="24"/>
        </w:rPr>
        <w:sectPr w:rsidR="0092676A">
          <w:pgSz w:w="11910" w:h="16840"/>
          <w:pgMar w:top="1920" w:right="1680" w:bottom="280" w:left="1620" w:header="1603" w:footer="0" w:gutter="0"/>
          <w:cols w:space="720"/>
        </w:sectPr>
      </w:pPr>
    </w:p>
    <w:p w14:paraId="5145257E" w14:textId="77777777" w:rsidR="0092676A" w:rsidRDefault="0092676A">
      <w:pPr>
        <w:pStyle w:val="BodyText"/>
        <w:spacing w:before="6"/>
        <w:rPr>
          <w:sz w:val="17"/>
        </w:rPr>
      </w:pPr>
    </w:p>
    <w:p w14:paraId="64BC2B1D" w14:textId="77777777" w:rsidR="0092676A" w:rsidRDefault="00AC2220">
      <w:pPr>
        <w:pStyle w:val="BodyText"/>
        <w:spacing w:before="163" w:line="256" w:lineRule="auto"/>
        <w:ind w:left="480" w:right="106"/>
        <w:jc w:val="both"/>
      </w:pPr>
      <w:r>
        <w:rPr>
          <w:noProof/>
        </w:rPr>
        <mc:AlternateContent>
          <mc:Choice Requires="wpg">
            <w:drawing>
              <wp:anchor distT="0" distB="0" distL="114300" distR="114300" simplePos="0" relativeHeight="503279456" behindDoc="1" locked="0" layoutInCell="1" allowOverlap="1" wp14:anchorId="39178E67" wp14:editId="57BED0B8">
                <wp:simplePos x="0" y="0"/>
                <wp:positionH relativeFrom="page">
                  <wp:posOffset>1661160</wp:posOffset>
                </wp:positionH>
                <wp:positionV relativeFrom="paragraph">
                  <wp:posOffset>2174240</wp:posOffset>
                </wp:positionV>
                <wp:extent cx="4509135" cy="1186180"/>
                <wp:effectExtent l="3810" t="2540" r="1905" b="1905"/>
                <wp:wrapNone/>
                <wp:docPr id="294" name="Group 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9135" cy="1186180"/>
                          <a:chOff x="2616" y="3424"/>
                          <a:chExt cx="7101" cy="1868"/>
                        </a:xfrm>
                      </wpg:grpSpPr>
                      <wps:wsp>
                        <wps:cNvPr id="295" name="AutoShape 312"/>
                        <wps:cNvSpPr>
                          <a:spLocks/>
                        </wps:cNvSpPr>
                        <wps:spPr bwMode="auto">
                          <a:xfrm>
                            <a:off x="78289" y="-90825"/>
                            <a:ext cx="119822" cy="21647"/>
                          </a:xfrm>
                          <a:custGeom>
                            <a:avLst/>
                            <a:gdLst>
                              <a:gd name="T0" fmla="+- 0 4503 78289"/>
                              <a:gd name="T1" fmla="*/ T0 w 119822"/>
                              <a:gd name="T2" fmla="+- 0 3439 -90825"/>
                              <a:gd name="T3" fmla="*/ 3439 h 21647"/>
                              <a:gd name="T4" fmla="+- 0 7420 78289"/>
                              <a:gd name="T5" fmla="*/ T4 w 119822"/>
                              <a:gd name="T6" fmla="+- 0 3439 -90825"/>
                              <a:gd name="T7" fmla="*/ 3439 h 21647"/>
                              <a:gd name="T8" fmla="+- 0 7420 78289"/>
                              <a:gd name="T9" fmla="*/ T8 w 119822"/>
                              <a:gd name="T10" fmla="+- 0 3966 -90825"/>
                              <a:gd name="T11" fmla="*/ 3966 h 21647"/>
                              <a:gd name="T12" fmla="+- 0 4503 78289"/>
                              <a:gd name="T13" fmla="*/ T12 w 119822"/>
                              <a:gd name="T14" fmla="+- 0 3966 -90825"/>
                              <a:gd name="T15" fmla="*/ 3966 h 21647"/>
                              <a:gd name="T16" fmla="+- 0 4503 78289"/>
                              <a:gd name="T17" fmla="*/ T16 w 119822"/>
                              <a:gd name="T18" fmla="+- 0 3439 -90825"/>
                              <a:gd name="T19" fmla="*/ 3439 h 21647"/>
                              <a:gd name="T20" fmla="+- 0 4505 78289"/>
                              <a:gd name="T21" fmla="*/ T20 w 119822"/>
                              <a:gd name="T22" fmla="+- 0 3439 -90825"/>
                              <a:gd name="T23" fmla="*/ 3439 h 21647"/>
                              <a:gd name="T24" fmla="+- 0 5085 78289"/>
                              <a:gd name="T25" fmla="*/ T24 w 119822"/>
                              <a:gd name="T26" fmla="+- 0 3439 -90825"/>
                              <a:gd name="T27" fmla="*/ 3439 h 21647"/>
                              <a:gd name="T28" fmla="+- 0 5085 78289"/>
                              <a:gd name="T29" fmla="*/ T28 w 119822"/>
                              <a:gd name="T30" fmla="+- 0 3966 -90825"/>
                              <a:gd name="T31" fmla="*/ 3966 h 21647"/>
                              <a:gd name="T32" fmla="+- 0 4505 78289"/>
                              <a:gd name="T33" fmla="*/ T32 w 119822"/>
                              <a:gd name="T34" fmla="+- 0 3966 -90825"/>
                              <a:gd name="T35" fmla="*/ 3966 h 21647"/>
                              <a:gd name="T36" fmla="+- 0 4505 78289"/>
                              <a:gd name="T37" fmla="*/ T36 w 119822"/>
                              <a:gd name="T38" fmla="+- 0 3439 -90825"/>
                              <a:gd name="T39" fmla="*/ 3439 h 216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9822" h="21647">
                                <a:moveTo>
                                  <a:pt x="-73786" y="94264"/>
                                </a:moveTo>
                                <a:lnTo>
                                  <a:pt x="-70869" y="94264"/>
                                </a:lnTo>
                                <a:lnTo>
                                  <a:pt x="-70869" y="94791"/>
                                </a:lnTo>
                                <a:lnTo>
                                  <a:pt x="-73786" y="94791"/>
                                </a:lnTo>
                                <a:lnTo>
                                  <a:pt x="-73786" y="94264"/>
                                </a:lnTo>
                                <a:moveTo>
                                  <a:pt x="-73784" y="94264"/>
                                </a:moveTo>
                                <a:lnTo>
                                  <a:pt x="-73204" y="94264"/>
                                </a:lnTo>
                                <a:lnTo>
                                  <a:pt x="-73204" y="94791"/>
                                </a:lnTo>
                                <a:lnTo>
                                  <a:pt x="-73784" y="94791"/>
                                </a:lnTo>
                                <a:lnTo>
                                  <a:pt x="-73784" y="94264"/>
                                </a:lnTo>
                              </a:path>
                            </a:pathLst>
                          </a:custGeom>
                          <a:noFill/>
                          <a:ln w="151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311"/>
                        <wps:cNvSpPr>
                          <a:spLocks/>
                        </wps:cNvSpPr>
                        <wps:spPr bwMode="auto">
                          <a:xfrm>
                            <a:off x="4787" y="3654"/>
                            <a:ext cx="84" cy="151"/>
                          </a:xfrm>
                          <a:custGeom>
                            <a:avLst/>
                            <a:gdLst>
                              <a:gd name="T0" fmla="+- 0 4793 4787"/>
                              <a:gd name="T1" fmla="*/ T0 w 84"/>
                              <a:gd name="T2" fmla="+- 0 3654 3654"/>
                              <a:gd name="T3" fmla="*/ 3654 h 151"/>
                              <a:gd name="T4" fmla="+- 0 4788 4787"/>
                              <a:gd name="T5" fmla="*/ T4 w 84"/>
                              <a:gd name="T6" fmla="+- 0 3657 3654"/>
                              <a:gd name="T7" fmla="*/ 3657 h 151"/>
                              <a:gd name="T8" fmla="+- 0 4787 4787"/>
                              <a:gd name="T9" fmla="*/ T8 w 84"/>
                              <a:gd name="T10" fmla="+- 0 3799 3654"/>
                              <a:gd name="T11" fmla="*/ 3799 h 151"/>
                              <a:gd name="T12" fmla="+- 0 4791 4787"/>
                              <a:gd name="T13" fmla="*/ T12 w 84"/>
                              <a:gd name="T14" fmla="+- 0 3804 3654"/>
                              <a:gd name="T15" fmla="*/ 3804 h 151"/>
                              <a:gd name="T16" fmla="+- 0 4868 4787"/>
                              <a:gd name="T17" fmla="*/ T16 w 84"/>
                              <a:gd name="T18" fmla="+- 0 3804 3654"/>
                              <a:gd name="T19" fmla="*/ 3804 h 151"/>
                              <a:gd name="T20" fmla="+- 0 4869 4787"/>
                              <a:gd name="T21" fmla="*/ T20 w 84"/>
                              <a:gd name="T22" fmla="+- 0 3803 3654"/>
                              <a:gd name="T23" fmla="*/ 3803 h 151"/>
                              <a:gd name="T24" fmla="+- 0 4870 4787"/>
                              <a:gd name="T25" fmla="*/ T24 w 84"/>
                              <a:gd name="T26" fmla="+- 0 3801 3654"/>
                              <a:gd name="T27" fmla="*/ 3801 h 151"/>
                              <a:gd name="T28" fmla="+- 0 4870 4787"/>
                              <a:gd name="T29" fmla="*/ T28 w 84"/>
                              <a:gd name="T30" fmla="+- 0 3800 3654"/>
                              <a:gd name="T31" fmla="*/ 3800 h 151"/>
                              <a:gd name="T32" fmla="+- 0 4871 4787"/>
                              <a:gd name="T33" fmla="*/ T32 w 84"/>
                              <a:gd name="T34" fmla="+- 0 3793 3654"/>
                              <a:gd name="T35" fmla="*/ 3793 h 151"/>
                              <a:gd name="T36" fmla="+- 0 4870 4787"/>
                              <a:gd name="T37" fmla="*/ T36 w 84"/>
                              <a:gd name="T38" fmla="+- 0 3791 3654"/>
                              <a:gd name="T39" fmla="*/ 3791 h 151"/>
                              <a:gd name="T40" fmla="+- 0 4870 4787"/>
                              <a:gd name="T41" fmla="*/ T40 w 84"/>
                              <a:gd name="T42" fmla="+- 0 3789 3654"/>
                              <a:gd name="T43" fmla="*/ 3789 h 151"/>
                              <a:gd name="T44" fmla="+- 0 4868 4787"/>
                              <a:gd name="T45" fmla="*/ T44 w 84"/>
                              <a:gd name="T46" fmla="+- 0 3788 3654"/>
                              <a:gd name="T47" fmla="*/ 3788 h 151"/>
                              <a:gd name="T48" fmla="+- 0 4867 4787"/>
                              <a:gd name="T49" fmla="*/ T48 w 84"/>
                              <a:gd name="T50" fmla="+- 0 3787 3654"/>
                              <a:gd name="T51" fmla="*/ 3787 h 151"/>
                              <a:gd name="T52" fmla="+- 0 4807 4787"/>
                              <a:gd name="T53" fmla="*/ T52 w 84"/>
                              <a:gd name="T54" fmla="+- 0 3734 3654"/>
                              <a:gd name="T55" fmla="*/ 3734 h 151"/>
                              <a:gd name="T56" fmla="+- 0 4859 4787"/>
                              <a:gd name="T57" fmla="*/ T56 w 84"/>
                              <a:gd name="T58" fmla="+- 0 3733 3654"/>
                              <a:gd name="T59" fmla="*/ 3733 h 151"/>
                              <a:gd name="T60" fmla="+- 0 4860 4787"/>
                              <a:gd name="T61" fmla="*/ T60 w 84"/>
                              <a:gd name="T62" fmla="+- 0 3733 3654"/>
                              <a:gd name="T63" fmla="*/ 3733 h 151"/>
                              <a:gd name="T64" fmla="+- 0 4861 4787"/>
                              <a:gd name="T65" fmla="*/ T64 w 84"/>
                              <a:gd name="T66" fmla="+- 0 3731 3654"/>
                              <a:gd name="T67" fmla="*/ 3731 h 151"/>
                              <a:gd name="T68" fmla="+- 0 4861 4787"/>
                              <a:gd name="T69" fmla="*/ T68 w 84"/>
                              <a:gd name="T70" fmla="+- 0 3730 3654"/>
                              <a:gd name="T71" fmla="*/ 3730 h 151"/>
                              <a:gd name="T72" fmla="+- 0 4861 4787"/>
                              <a:gd name="T73" fmla="*/ T72 w 84"/>
                              <a:gd name="T74" fmla="+- 0 3721 3654"/>
                              <a:gd name="T75" fmla="*/ 3721 h 151"/>
                              <a:gd name="T76" fmla="+- 0 4860 4787"/>
                              <a:gd name="T77" fmla="*/ T76 w 84"/>
                              <a:gd name="T78" fmla="+- 0 3720 3654"/>
                              <a:gd name="T79" fmla="*/ 3720 h 151"/>
                              <a:gd name="T80" fmla="+- 0 4860 4787"/>
                              <a:gd name="T81" fmla="*/ T80 w 84"/>
                              <a:gd name="T82" fmla="+- 0 3718 3654"/>
                              <a:gd name="T83" fmla="*/ 3718 h 151"/>
                              <a:gd name="T84" fmla="+- 0 4859 4787"/>
                              <a:gd name="T85" fmla="*/ T84 w 84"/>
                              <a:gd name="T86" fmla="+- 0 3718 3654"/>
                              <a:gd name="T87" fmla="*/ 3718 h 151"/>
                              <a:gd name="T88" fmla="+- 0 4807 4787"/>
                              <a:gd name="T89" fmla="*/ T88 w 84"/>
                              <a:gd name="T90" fmla="+- 0 3670 3654"/>
                              <a:gd name="T91" fmla="*/ 3670 h 151"/>
                              <a:gd name="T92" fmla="+- 0 4868 4787"/>
                              <a:gd name="T93" fmla="*/ T92 w 84"/>
                              <a:gd name="T94" fmla="+- 0 3669 3654"/>
                              <a:gd name="T95" fmla="*/ 3669 h 151"/>
                              <a:gd name="T96" fmla="+- 0 4869 4787"/>
                              <a:gd name="T97" fmla="*/ T96 w 84"/>
                              <a:gd name="T98" fmla="+- 0 3668 3654"/>
                              <a:gd name="T99" fmla="*/ 3668 h 151"/>
                              <a:gd name="T100" fmla="+- 0 4870 4787"/>
                              <a:gd name="T101" fmla="*/ T100 w 84"/>
                              <a:gd name="T102" fmla="+- 0 3666 3654"/>
                              <a:gd name="T103" fmla="*/ 3666 h 151"/>
                              <a:gd name="T104" fmla="+- 0 4870 4787"/>
                              <a:gd name="T105" fmla="*/ T104 w 84"/>
                              <a:gd name="T106" fmla="+- 0 3664 3654"/>
                              <a:gd name="T107" fmla="*/ 3664 h 151"/>
                              <a:gd name="T108" fmla="+- 0 4870 4787"/>
                              <a:gd name="T109" fmla="*/ T108 w 84"/>
                              <a:gd name="T110" fmla="+- 0 3659 3654"/>
                              <a:gd name="T111" fmla="*/ 3659 h 151"/>
                              <a:gd name="T112" fmla="+- 0 4869 4787"/>
                              <a:gd name="T113" fmla="*/ T112 w 84"/>
                              <a:gd name="T114" fmla="+- 0 3657 3654"/>
                              <a:gd name="T115" fmla="*/ 3657 h 151"/>
                              <a:gd name="T116" fmla="+- 0 4869 4787"/>
                              <a:gd name="T117" fmla="*/ T116 w 84"/>
                              <a:gd name="T118" fmla="+- 0 3656 3654"/>
                              <a:gd name="T119" fmla="*/ 3656 h 151"/>
                              <a:gd name="T120" fmla="+- 0 4868 4787"/>
                              <a:gd name="T121" fmla="*/ T120 w 84"/>
                              <a:gd name="T122" fmla="+- 0 3655 3654"/>
                              <a:gd name="T123" fmla="*/ 3655 h 151"/>
                              <a:gd name="T124" fmla="+- 0 4867 4787"/>
                              <a:gd name="T125" fmla="*/ T124 w 84"/>
                              <a:gd name="T126" fmla="+- 0 3654 3654"/>
                              <a:gd name="T127" fmla="*/ 3654 h 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4" h="151">
                                <a:moveTo>
                                  <a:pt x="79" y="0"/>
                                </a:moveTo>
                                <a:lnTo>
                                  <a:pt x="6" y="0"/>
                                </a:lnTo>
                                <a:lnTo>
                                  <a:pt x="4" y="1"/>
                                </a:lnTo>
                                <a:lnTo>
                                  <a:pt x="1" y="3"/>
                                </a:lnTo>
                                <a:lnTo>
                                  <a:pt x="0" y="5"/>
                                </a:lnTo>
                                <a:lnTo>
                                  <a:pt x="0" y="145"/>
                                </a:lnTo>
                                <a:lnTo>
                                  <a:pt x="1" y="147"/>
                                </a:lnTo>
                                <a:lnTo>
                                  <a:pt x="4" y="150"/>
                                </a:lnTo>
                                <a:lnTo>
                                  <a:pt x="6" y="150"/>
                                </a:lnTo>
                                <a:lnTo>
                                  <a:pt x="81" y="150"/>
                                </a:lnTo>
                                <a:lnTo>
                                  <a:pt x="82" y="149"/>
                                </a:lnTo>
                                <a:lnTo>
                                  <a:pt x="83" y="148"/>
                                </a:lnTo>
                                <a:lnTo>
                                  <a:pt x="83" y="147"/>
                                </a:lnTo>
                                <a:lnTo>
                                  <a:pt x="83" y="146"/>
                                </a:lnTo>
                                <a:lnTo>
                                  <a:pt x="84" y="145"/>
                                </a:lnTo>
                                <a:lnTo>
                                  <a:pt x="84" y="139"/>
                                </a:lnTo>
                                <a:lnTo>
                                  <a:pt x="83" y="138"/>
                                </a:lnTo>
                                <a:lnTo>
                                  <a:pt x="83" y="137"/>
                                </a:lnTo>
                                <a:lnTo>
                                  <a:pt x="83" y="136"/>
                                </a:lnTo>
                                <a:lnTo>
                                  <a:pt x="83" y="135"/>
                                </a:lnTo>
                                <a:lnTo>
                                  <a:pt x="82" y="135"/>
                                </a:lnTo>
                                <a:lnTo>
                                  <a:pt x="81" y="134"/>
                                </a:lnTo>
                                <a:lnTo>
                                  <a:pt x="80" y="133"/>
                                </a:lnTo>
                                <a:lnTo>
                                  <a:pt x="20" y="133"/>
                                </a:lnTo>
                                <a:lnTo>
                                  <a:pt x="20" y="80"/>
                                </a:lnTo>
                                <a:lnTo>
                                  <a:pt x="71" y="80"/>
                                </a:lnTo>
                                <a:lnTo>
                                  <a:pt x="72" y="79"/>
                                </a:lnTo>
                                <a:lnTo>
                                  <a:pt x="73" y="79"/>
                                </a:lnTo>
                                <a:lnTo>
                                  <a:pt x="73" y="78"/>
                                </a:lnTo>
                                <a:lnTo>
                                  <a:pt x="74" y="77"/>
                                </a:lnTo>
                                <a:lnTo>
                                  <a:pt x="74" y="76"/>
                                </a:lnTo>
                                <a:lnTo>
                                  <a:pt x="74" y="68"/>
                                </a:lnTo>
                                <a:lnTo>
                                  <a:pt x="74" y="67"/>
                                </a:lnTo>
                                <a:lnTo>
                                  <a:pt x="74" y="66"/>
                                </a:lnTo>
                                <a:lnTo>
                                  <a:pt x="73" y="66"/>
                                </a:lnTo>
                                <a:lnTo>
                                  <a:pt x="73" y="65"/>
                                </a:lnTo>
                                <a:lnTo>
                                  <a:pt x="73" y="64"/>
                                </a:lnTo>
                                <a:lnTo>
                                  <a:pt x="72" y="64"/>
                                </a:lnTo>
                                <a:lnTo>
                                  <a:pt x="20" y="64"/>
                                </a:lnTo>
                                <a:lnTo>
                                  <a:pt x="20" y="16"/>
                                </a:lnTo>
                                <a:lnTo>
                                  <a:pt x="80" y="16"/>
                                </a:lnTo>
                                <a:lnTo>
                                  <a:pt x="81" y="15"/>
                                </a:lnTo>
                                <a:lnTo>
                                  <a:pt x="82" y="14"/>
                                </a:lnTo>
                                <a:lnTo>
                                  <a:pt x="82" y="13"/>
                                </a:lnTo>
                                <a:lnTo>
                                  <a:pt x="83" y="12"/>
                                </a:lnTo>
                                <a:lnTo>
                                  <a:pt x="83" y="11"/>
                                </a:lnTo>
                                <a:lnTo>
                                  <a:pt x="83" y="10"/>
                                </a:lnTo>
                                <a:lnTo>
                                  <a:pt x="83" y="7"/>
                                </a:lnTo>
                                <a:lnTo>
                                  <a:pt x="83" y="5"/>
                                </a:lnTo>
                                <a:lnTo>
                                  <a:pt x="83" y="4"/>
                                </a:lnTo>
                                <a:lnTo>
                                  <a:pt x="82" y="3"/>
                                </a:lnTo>
                                <a:lnTo>
                                  <a:pt x="82" y="2"/>
                                </a:lnTo>
                                <a:lnTo>
                                  <a:pt x="81" y="1"/>
                                </a:lnTo>
                                <a:lnTo>
                                  <a:pt x="81" y="0"/>
                                </a:lnTo>
                                <a:lnTo>
                                  <a:pt x="80" y="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AutoShape 310"/>
                        <wps:cNvSpPr>
                          <a:spLocks/>
                        </wps:cNvSpPr>
                        <wps:spPr bwMode="auto">
                          <a:xfrm>
                            <a:off x="126015" y="-90955"/>
                            <a:ext cx="47661" cy="21777"/>
                          </a:xfrm>
                          <a:custGeom>
                            <a:avLst/>
                            <a:gdLst>
                              <a:gd name="T0" fmla="+- 0 5665 126015"/>
                              <a:gd name="T1" fmla="*/ T0 w 47661"/>
                              <a:gd name="T2" fmla="+- 0 3439 -90955"/>
                              <a:gd name="T3" fmla="*/ 3439 h 21777"/>
                              <a:gd name="T4" fmla="+- 0 6246 126015"/>
                              <a:gd name="T5" fmla="*/ T4 w 47661"/>
                              <a:gd name="T6" fmla="+- 0 3439 -90955"/>
                              <a:gd name="T7" fmla="*/ 3439 h 21777"/>
                              <a:gd name="T8" fmla="+- 0 6246 126015"/>
                              <a:gd name="T9" fmla="*/ T8 w 47661"/>
                              <a:gd name="T10" fmla="+- 0 3966 -90955"/>
                              <a:gd name="T11" fmla="*/ 3966 h 21777"/>
                              <a:gd name="T12" fmla="+- 0 5665 126015"/>
                              <a:gd name="T13" fmla="*/ T12 w 47661"/>
                              <a:gd name="T14" fmla="+- 0 3966 -90955"/>
                              <a:gd name="T15" fmla="*/ 3966 h 21777"/>
                              <a:gd name="T16" fmla="+- 0 5665 126015"/>
                              <a:gd name="T17" fmla="*/ T16 w 47661"/>
                              <a:gd name="T18" fmla="+- 0 3439 -90955"/>
                              <a:gd name="T19" fmla="*/ 3439 h 21777"/>
                              <a:gd name="T20" fmla="+- 0 6244 126015"/>
                              <a:gd name="T21" fmla="*/ T20 w 47661"/>
                              <a:gd name="T22" fmla="+- 0 3436 -90955"/>
                              <a:gd name="T23" fmla="*/ 3436 h 21777"/>
                              <a:gd name="T24" fmla="+- 0 6825 126015"/>
                              <a:gd name="T25" fmla="*/ T24 w 47661"/>
                              <a:gd name="T26" fmla="+- 0 3436 -90955"/>
                              <a:gd name="T27" fmla="*/ 3436 h 21777"/>
                              <a:gd name="T28" fmla="+- 0 6825 126015"/>
                              <a:gd name="T29" fmla="*/ T28 w 47661"/>
                              <a:gd name="T30" fmla="+- 0 3963 -90955"/>
                              <a:gd name="T31" fmla="*/ 3963 h 21777"/>
                              <a:gd name="T32" fmla="+- 0 6244 126015"/>
                              <a:gd name="T33" fmla="*/ T32 w 47661"/>
                              <a:gd name="T34" fmla="+- 0 3963 -90955"/>
                              <a:gd name="T35" fmla="*/ 3963 h 21777"/>
                              <a:gd name="T36" fmla="+- 0 6244 126015"/>
                              <a:gd name="T37" fmla="*/ T36 w 47661"/>
                              <a:gd name="T38" fmla="+- 0 3436 -90955"/>
                              <a:gd name="T39" fmla="*/ 3436 h 217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7661" h="21777">
                                <a:moveTo>
                                  <a:pt x="-120350" y="94394"/>
                                </a:moveTo>
                                <a:lnTo>
                                  <a:pt x="-119769" y="94394"/>
                                </a:lnTo>
                                <a:lnTo>
                                  <a:pt x="-119769" y="94921"/>
                                </a:lnTo>
                                <a:lnTo>
                                  <a:pt x="-120350" y="94921"/>
                                </a:lnTo>
                                <a:lnTo>
                                  <a:pt x="-120350" y="94394"/>
                                </a:lnTo>
                                <a:moveTo>
                                  <a:pt x="-119771" y="94391"/>
                                </a:moveTo>
                                <a:lnTo>
                                  <a:pt x="-119190" y="94391"/>
                                </a:lnTo>
                                <a:lnTo>
                                  <a:pt x="-119190" y="94918"/>
                                </a:lnTo>
                                <a:lnTo>
                                  <a:pt x="-119771" y="94918"/>
                                </a:lnTo>
                                <a:lnTo>
                                  <a:pt x="-119771" y="94391"/>
                                </a:lnTo>
                              </a:path>
                            </a:pathLst>
                          </a:custGeom>
                          <a:noFill/>
                          <a:ln w="151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Freeform 309"/>
                        <wps:cNvSpPr>
                          <a:spLocks/>
                        </wps:cNvSpPr>
                        <wps:spPr bwMode="auto">
                          <a:xfrm>
                            <a:off x="6526" y="3644"/>
                            <a:ext cx="84" cy="150"/>
                          </a:xfrm>
                          <a:custGeom>
                            <a:avLst/>
                            <a:gdLst>
                              <a:gd name="T0" fmla="+- 0 6531 6526"/>
                              <a:gd name="T1" fmla="*/ T0 w 84"/>
                              <a:gd name="T2" fmla="+- 0 3644 3644"/>
                              <a:gd name="T3" fmla="*/ 3644 h 150"/>
                              <a:gd name="T4" fmla="+- 0 6526 6526"/>
                              <a:gd name="T5" fmla="*/ T4 w 84"/>
                              <a:gd name="T6" fmla="+- 0 3647 3644"/>
                              <a:gd name="T7" fmla="*/ 3647 h 150"/>
                              <a:gd name="T8" fmla="+- 0 6526 6526"/>
                              <a:gd name="T9" fmla="*/ T8 w 84"/>
                              <a:gd name="T10" fmla="+- 0 3789 3644"/>
                              <a:gd name="T11" fmla="*/ 3789 h 150"/>
                              <a:gd name="T12" fmla="+- 0 6529 6526"/>
                              <a:gd name="T13" fmla="*/ T12 w 84"/>
                              <a:gd name="T14" fmla="+- 0 3793 3644"/>
                              <a:gd name="T15" fmla="*/ 3793 h 150"/>
                              <a:gd name="T16" fmla="+- 0 6606 6526"/>
                              <a:gd name="T17" fmla="*/ T16 w 84"/>
                              <a:gd name="T18" fmla="+- 0 3794 3644"/>
                              <a:gd name="T19" fmla="*/ 3794 h 150"/>
                              <a:gd name="T20" fmla="+- 0 6607 6526"/>
                              <a:gd name="T21" fmla="*/ T20 w 84"/>
                              <a:gd name="T22" fmla="+- 0 3793 3644"/>
                              <a:gd name="T23" fmla="*/ 3793 h 150"/>
                              <a:gd name="T24" fmla="+- 0 6608 6526"/>
                              <a:gd name="T25" fmla="*/ T24 w 84"/>
                              <a:gd name="T26" fmla="+- 0 3792 3644"/>
                              <a:gd name="T27" fmla="*/ 3792 h 150"/>
                              <a:gd name="T28" fmla="+- 0 6608 6526"/>
                              <a:gd name="T29" fmla="*/ T28 w 84"/>
                              <a:gd name="T30" fmla="+- 0 3791 3644"/>
                              <a:gd name="T31" fmla="*/ 3791 h 150"/>
                              <a:gd name="T32" fmla="+- 0 6609 6526"/>
                              <a:gd name="T33" fmla="*/ T32 w 84"/>
                              <a:gd name="T34" fmla="+- 0 3782 3644"/>
                              <a:gd name="T35" fmla="*/ 3782 h 150"/>
                              <a:gd name="T36" fmla="+- 0 6608 6526"/>
                              <a:gd name="T37" fmla="*/ T36 w 84"/>
                              <a:gd name="T38" fmla="+- 0 3780 3644"/>
                              <a:gd name="T39" fmla="*/ 3780 h 150"/>
                              <a:gd name="T40" fmla="+- 0 6608 6526"/>
                              <a:gd name="T41" fmla="*/ T40 w 84"/>
                              <a:gd name="T42" fmla="+- 0 3779 3644"/>
                              <a:gd name="T43" fmla="*/ 3779 h 150"/>
                              <a:gd name="T44" fmla="+- 0 6606 6526"/>
                              <a:gd name="T45" fmla="*/ T44 w 84"/>
                              <a:gd name="T46" fmla="+- 0 3778 3644"/>
                              <a:gd name="T47" fmla="*/ 3778 h 150"/>
                              <a:gd name="T48" fmla="+- 0 6545 6526"/>
                              <a:gd name="T49" fmla="*/ T48 w 84"/>
                              <a:gd name="T50" fmla="+- 0 3778 3644"/>
                              <a:gd name="T51" fmla="*/ 3778 h 150"/>
                              <a:gd name="T52" fmla="+- 0 6597 6526"/>
                              <a:gd name="T53" fmla="*/ T52 w 84"/>
                              <a:gd name="T54" fmla="+- 0 3724 3644"/>
                              <a:gd name="T55" fmla="*/ 3724 h 150"/>
                              <a:gd name="T56" fmla="+- 0 6598 6526"/>
                              <a:gd name="T57" fmla="*/ T56 w 84"/>
                              <a:gd name="T58" fmla="+- 0 3723 3644"/>
                              <a:gd name="T59" fmla="*/ 3723 h 150"/>
                              <a:gd name="T60" fmla="+- 0 6599 6526"/>
                              <a:gd name="T61" fmla="*/ T60 w 84"/>
                              <a:gd name="T62" fmla="+- 0 3722 3644"/>
                              <a:gd name="T63" fmla="*/ 3722 h 150"/>
                              <a:gd name="T64" fmla="+- 0 6599 6526"/>
                              <a:gd name="T65" fmla="*/ T64 w 84"/>
                              <a:gd name="T66" fmla="+- 0 3720 3644"/>
                              <a:gd name="T67" fmla="*/ 3720 h 150"/>
                              <a:gd name="T68" fmla="+- 0 6600 6526"/>
                              <a:gd name="T69" fmla="*/ T68 w 84"/>
                              <a:gd name="T70" fmla="+- 0 3718 3644"/>
                              <a:gd name="T71" fmla="*/ 3718 h 150"/>
                              <a:gd name="T72" fmla="+- 0 6599 6526"/>
                              <a:gd name="T73" fmla="*/ T72 w 84"/>
                              <a:gd name="T74" fmla="+- 0 3712 3644"/>
                              <a:gd name="T75" fmla="*/ 3712 h 150"/>
                              <a:gd name="T76" fmla="+- 0 6599 6526"/>
                              <a:gd name="T77" fmla="*/ T76 w 84"/>
                              <a:gd name="T78" fmla="+- 0 3710 3644"/>
                              <a:gd name="T79" fmla="*/ 3710 h 150"/>
                              <a:gd name="T80" fmla="+- 0 6599 6526"/>
                              <a:gd name="T81" fmla="*/ T80 w 84"/>
                              <a:gd name="T82" fmla="+- 0 3709 3644"/>
                              <a:gd name="T83" fmla="*/ 3709 h 150"/>
                              <a:gd name="T84" fmla="+- 0 6597 6526"/>
                              <a:gd name="T85" fmla="*/ T84 w 84"/>
                              <a:gd name="T86" fmla="+- 0 3708 3644"/>
                              <a:gd name="T87" fmla="*/ 3708 h 150"/>
                              <a:gd name="T88" fmla="+- 0 6597 6526"/>
                              <a:gd name="T89" fmla="*/ T88 w 84"/>
                              <a:gd name="T90" fmla="+- 0 3707 3644"/>
                              <a:gd name="T91" fmla="*/ 3707 h 150"/>
                              <a:gd name="T92" fmla="+- 0 6545 6526"/>
                              <a:gd name="T93" fmla="*/ T92 w 84"/>
                              <a:gd name="T94" fmla="+- 0 3660 3644"/>
                              <a:gd name="T95" fmla="*/ 3660 h 150"/>
                              <a:gd name="T96" fmla="+- 0 6606 6526"/>
                              <a:gd name="T97" fmla="*/ T96 w 84"/>
                              <a:gd name="T98" fmla="+- 0 3660 3644"/>
                              <a:gd name="T99" fmla="*/ 3660 h 150"/>
                              <a:gd name="T100" fmla="+- 0 6607 6526"/>
                              <a:gd name="T101" fmla="*/ T100 w 84"/>
                              <a:gd name="T102" fmla="+- 0 3659 3644"/>
                              <a:gd name="T103" fmla="*/ 3659 h 150"/>
                              <a:gd name="T104" fmla="+- 0 6607 6526"/>
                              <a:gd name="T105" fmla="*/ T104 w 84"/>
                              <a:gd name="T106" fmla="+- 0 3658 3644"/>
                              <a:gd name="T107" fmla="*/ 3658 h 150"/>
                              <a:gd name="T108" fmla="+- 0 6608 6526"/>
                              <a:gd name="T109" fmla="*/ T108 w 84"/>
                              <a:gd name="T110" fmla="+- 0 3656 3644"/>
                              <a:gd name="T111" fmla="*/ 3656 h 150"/>
                              <a:gd name="T112" fmla="+- 0 6608 6526"/>
                              <a:gd name="T113" fmla="*/ T112 w 84"/>
                              <a:gd name="T114" fmla="+- 0 3649 3644"/>
                              <a:gd name="T115" fmla="*/ 3649 h 150"/>
                              <a:gd name="T116" fmla="+- 0 6608 6526"/>
                              <a:gd name="T117" fmla="*/ T116 w 84"/>
                              <a:gd name="T118" fmla="+- 0 3647 3644"/>
                              <a:gd name="T119" fmla="*/ 3647 h 150"/>
                              <a:gd name="T120" fmla="+- 0 6607 6526"/>
                              <a:gd name="T121" fmla="*/ T120 w 84"/>
                              <a:gd name="T122" fmla="+- 0 3646 3644"/>
                              <a:gd name="T123" fmla="*/ 3646 h 150"/>
                              <a:gd name="T124" fmla="+- 0 6606 6526"/>
                              <a:gd name="T125" fmla="*/ T124 w 84"/>
                              <a:gd name="T126" fmla="+- 0 3645 3644"/>
                              <a:gd name="T127" fmla="*/ 3645 h 150"/>
                              <a:gd name="T128" fmla="+- 0 6605 6526"/>
                              <a:gd name="T129" fmla="*/ T128 w 84"/>
                              <a:gd name="T130" fmla="+- 0 3644 3644"/>
                              <a:gd name="T131" fmla="*/ 3644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 h="150">
                                <a:moveTo>
                                  <a:pt x="79" y="0"/>
                                </a:moveTo>
                                <a:lnTo>
                                  <a:pt x="5" y="0"/>
                                </a:lnTo>
                                <a:lnTo>
                                  <a:pt x="3" y="0"/>
                                </a:lnTo>
                                <a:lnTo>
                                  <a:pt x="0" y="3"/>
                                </a:lnTo>
                                <a:lnTo>
                                  <a:pt x="0" y="5"/>
                                </a:lnTo>
                                <a:lnTo>
                                  <a:pt x="0" y="145"/>
                                </a:lnTo>
                                <a:lnTo>
                                  <a:pt x="0" y="147"/>
                                </a:lnTo>
                                <a:lnTo>
                                  <a:pt x="3" y="149"/>
                                </a:lnTo>
                                <a:lnTo>
                                  <a:pt x="5" y="150"/>
                                </a:lnTo>
                                <a:lnTo>
                                  <a:pt x="80" y="150"/>
                                </a:lnTo>
                                <a:lnTo>
                                  <a:pt x="80" y="149"/>
                                </a:lnTo>
                                <a:lnTo>
                                  <a:pt x="81" y="149"/>
                                </a:lnTo>
                                <a:lnTo>
                                  <a:pt x="82" y="149"/>
                                </a:lnTo>
                                <a:lnTo>
                                  <a:pt x="82" y="148"/>
                                </a:lnTo>
                                <a:lnTo>
                                  <a:pt x="82" y="147"/>
                                </a:lnTo>
                                <a:lnTo>
                                  <a:pt x="83" y="145"/>
                                </a:lnTo>
                                <a:lnTo>
                                  <a:pt x="83" y="138"/>
                                </a:lnTo>
                                <a:lnTo>
                                  <a:pt x="82" y="137"/>
                                </a:lnTo>
                                <a:lnTo>
                                  <a:pt x="82" y="136"/>
                                </a:lnTo>
                                <a:lnTo>
                                  <a:pt x="82" y="135"/>
                                </a:lnTo>
                                <a:lnTo>
                                  <a:pt x="81" y="134"/>
                                </a:lnTo>
                                <a:lnTo>
                                  <a:pt x="80" y="134"/>
                                </a:lnTo>
                                <a:lnTo>
                                  <a:pt x="19" y="134"/>
                                </a:lnTo>
                                <a:lnTo>
                                  <a:pt x="19" y="80"/>
                                </a:lnTo>
                                <a:lnTo>
                                  <a:pt x="71" y="80"/>
                                </a:lnTo>
                                <a:lnTo>
                                  <a:pt x="71" y="79"/>
                                </a:lnTo>
                                <a:lnTo>
                                  <a:pt x="72" y="79"/>
                                </a:lnTo>
                                <a:lnTo>
                                  <a:pt x="73" y="78"/>
                                </a:lnTo>
                                <a:lnTo>
                                  <a:pt x="73" y="77"/>
                                </a:lnTo>
                                <a:lnTo>
                                  <a:pt x="73" y="76"/>
                                </a:lnTo>
                                <a:lnTo>
                                  <a:pt x="73" y="75"/>
                                </a:lnTo>
                                <a:lnTo>
                                  <a:pt x="74" y="74"/>
                                </a:lnTo>
                                <a:lnTo>
                                  <a:pt x="74" y="69"/>
                                </a:lnTo>
                                <a:lnTo>
                                  <a:pt x="73" y="68"/>
                                </a:lnTo>
                                <a:lnTo>
                                  <a:pt x="73" y="67"/>
                                </a:lnTo>
                                <a:lnTo>
                                  <a:pt x="73" y="66"/>
                                </a:lnTo>
                                <a:lnTo>
                                  <a:pt x="73" y="65"/>
                                </a:lnTo>
                                <a:lnTo>
                                  <a:pt x="72" y="64"/>
                                </a:lnTo>
                                <a:lnTo>
                                  <a:pt x="71" y="64"/>
                                </a:lnTo>
                                <a:lnTo>
                                  <a:pt x="71" y="63"/>
                                </a:lnTo>
                                <a:lnTo>
                                  <a:pt x="19" y="63"/>
                                </a:lnTo>
                                <a:lnTo>
                                  <a:pt x="19" y="16"/>
                                </a:lnTo>
                                <a:lnTo>
                                  <a:pt x="79" y="16"/>
                                </a:lnTo>
                                <a:lnTo>
                                  <a:pt x="80" y="16"/>
                                </a:lnTo>
                                <a:lnTo>
                                  <a:pt x="80" y="15"/>
                                </a:lnTo>
                                <a:lnTo>
                                  <a:pt x="81" y="15"/>
                                </a:lnTo>
                                <a:lnTo>
                                  <a:pt x="81" y="14"/>
                                </a:lnTo>
                                <a:lnTo>
                                  <a:pt x="82" y="13"/>
                                </a:lnTo>
                                <a:lnTo>
                                  <a:pt x="82" y="12"/>
                                </a:lnTo>
                                <a:lnTo>
                                  <a:pt x="82" y="11"/>
                                </a:lnTo>
                                <a:lnTo>
                                  <a:pt x="82" y="5"/>
                                </a:lnTo>
                                <a:lnTo>
                                  <a:pt x="82" y="4"/>
                                </a:lnTo>
                                <a:lnTo>
                                  <a:pt x="82" y="3"/>
                                </a:lnTo>
                                <a:lnTo>
                                  <a:pt x="81" y="2"/>
                                </a:lnTo>
                                <a:lnTo>
                                  <a:pt x="81" y="1"/>
                                </a:lnTo>
                                <a:lnTo>
                                  <a:pt x="80" y="1"/>
                                </a:lnTo>
                                <a:lnTo>
                                  <a:pt x="80" y="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Rectangle 308"/>
                        <wps:cNvSpPr>
                          <a:spLocks noChangeArrowheads="1"/>
                        </wps:cNvSpPr>
                        <wps:spPr bwMode="auto">
                          <a:xfrm>
                            <a:off x="6822" y="3439"/>
                            <a:ext cx="581" cy="527"/>
                          </a:xfrm>
                          <a:prstGeom prst="rect">
                            <a:avLst/>
                          </a:prstGeom>
                          <a:noFill/>
                          <a:ln w="1511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0" name="Picture 30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7067" y="3647"/>
                            <a:ext cx="109"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Rectangle 306"/>
                        <wps:cNvSpPr>
                          <a:spLocks noChangeArrowheads="1"/>
                        </wps:cNvSpPr>
                        <wps:spPr bwMode="auto">
                          <a:xfrm>
                            <a:off x="5089" y="3439"/>
                            <a:ext cx="581" cy="527"/>
                          </a:xfrm>
                          <a:prstGeom prst="rect">
                            <a:avLst/>
                          </a:prstGeom>
                          <a:noFill/>
                          <a:ln w="1511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AutoShape 305"/>
                        <wps:cNvSpPr>
                          <a:spLocks/>
                        </wps:cNvSpPr>
                        <wps:spPr bwMode="auto">
                          <a:xfrm>
                            <a:off x="5372" y="3641"/>
                            <a:ext cx="93" cy="155"/>
                          </a:xfrm>
                          <a:custGeom>
                            <a:avLst/>
                            <a:gdLst>
                              <a:gd name="T0" fmla="+- 0 5373 5372"/>
                              <a:gd name="T1" fmla="*/ T0 w 93"/>
                              <a:gd name="T2" fmla="+- 0 3768 3641"/>
                              <a:gd name="T3" fmla="*/ 3768 h 155"/>
                              <a:gd name="T4" fmla="+- 0 5372 5372"/>
                              <a:gd name="T5" fmla="*/ T4 w 93"/>
                              <a:gd name="T6" fmla="+- 0 3770 3641"/>
                              <a:gd name="T7" fmla="*/ 3770 h 155"/>
                              <a:gd name="T8" fmla="+- 0 5372 5372"/>
                              <a:gd name="T9" fmla="*/ T8 w 93"/>
                              <a:gd name="T10" fmla="+- 0 3781 3641"/>
                              <a:gd name="T11" fmla="*/ 3781 h 155"/>
                              <a:gd name="T12" fmla="+- 0 5374 5372"/>
                              <a:gd name="T13" fmla="*/ T12 w 93"/>
                              <a:gd name="T14" fmla="+- 0 3785 3641"/>
                              <a:gd name="T15" fmla="*/ 3785 h 155"/>
                              <a:gd name="T16" fmla="+- 0 5379 5372"/>
                              <a:gd name="T17" fmla="*/ T16 w 93"/>
                              <a:gd name="T18" fmla="+- 0 3788 3641"/>
                              <a:gd name="T19" fmla="*/ 3788 h 155"/>
                              <a:gd name="T20" fmla="+- 0 5388 5372"/>
                              <a:gd name="T21" fmla="*/ T20 w 93"/>
                              <a:gd name="T22" fmla="+- 0 3792 3641"/>
                              <a:gd name="T23" fmla="*/ 3792 h 155"/>
                              <a:gd name="T24" fmla="+- 0 5399 5372"/>
                              <a:gd name="T25" fmla="*/ T24 w 93"/>
                              <a:gd name="T26" fmla="+- 0 3795 3641"/>
                              <a:gd name="T27" fmla="*/ 3795 h 155"/>
                              <a:gd name="T28" fmla="+- 0 5420 5372"/>
                              <a:gd name="T29" fmla="*/ T28 w 93"/>
                              <a:gd name="T30" fmla="+- 0 3796 3641"/>
                              <a:gd name="T31" fmla="*/ 3796 h 155"/>
                              <a:gd name="T32" fmla="+- 0 5439 5372"/>
                              <a:gd name="T33" fmla="*/ T32 w 93"/>
                              <a:gd name="T34" fmla="+- 0 3791 3641"/>
                              <a:gd name="T35" fmla="*/ 3791 h 155"/>
                              <a:gd name="T36" fmla="+- 0 5454 5372"/>
                              <a:gd name="T37" fmla="*/ T36 w 93"/>
                              <a:gd name="T38" fmla="+- 0 3781 3641"/>
                              <a:gd name="T39" fmla="*/ 3781 h 155"/>
                              <a:gd name="T40" fmla="+- 0 5403 5372"/>
                              <a:gd name="T41" fmla="*/ T40 w 93"/>
                              <a:gd name="T42" fmla="+- 0 3778 3641"/>
                              <a:gd name="T43" fmla="*/ 3778 h 155"/>
                              <a:gd name="T44" fmla="+- 0 5391 5372"/>
                              <a:gd name="T45" fmla="*/ T44 w 93"/>
                              <a:gd name="T46" fmla="+- 0 3774 3641"/>
                              <a:gd name="T47" fmla="*/ 3774 h 155"/>
                              <a:gd name="T48" fmla="+- 0 5378 5372"/>
                              <a:gd name="T49" fmla="*/ T48 w 93"/>
                              <a:gd name="T50" fmla="+- 0 3767 3641"/>
                              <a:gd name="T51" fmla="*/ 3767 h 155"/>
                              <a:gd name="T52" fmla="+- 0 5415 5372"/>
                              <a:gd name="T53" fmla="*/ T52 w 93"/>
                              <a:gd name="T54" fmla="+- 0 3641 3641"/>
                              <a:gd name="T55" fmla="*/ 3641 h 155"/>
                              <a:gd name="T56" fmla="+- 0 5397 5372"/>
                              <a:gd name="T57" fmla="*/ T56 w 93"/>
                              <a:gd name="T58" fmla="+- 0 3646 3641"/>
                              <a:gd name="T59" fmla="*/ 3646 h 155"/>
                              <a:gd name="T60" fmla="+- 0 5384 5372"/>
                              <a:gd name="T61" fmla="*/ T60 w 93"/>
                              <a:gd name="T62" fmla="+- 0 3655 3641"/>
                              <a:gd name="T63" fmla="*/ 3655 h 155"/>
                              <a:gd name="T64" fmla="+- 0 5377 5372"/>
                              <a:gd name="T65" fmla="*/ T64 w 93"/>
                              <a:gd name="T66" fmla="+- 0 3669 3641"/>
                              <a:gd name="T67" fmla="*/ 3669 h 155"/>
                              <a:gd name="T68" fmla="+- 0 5377 5372"/>
                              <a:gd name="T69" fmla="*/ T68 w 93"/>
                              <a:gd name="T70" fmla="+- 0 3692 3641"/>
                              <a:gd name="T71" fmla="*/ 3692 h 155"/>
                              <a:gd name="T72" fmla="+- 0 5383 5372"/>
                              <a:gd name="T73" fmla="*/ T72 w 93"/>
                              <a:gd name="T74" fmla="+- 0 3705 3641"/>
                              <a:gd name="T75" fmla="*/ 3705 h 155"/>
                              <a:gd name="T76" fmla="+- 0 5401 5372"/>
                              <a:gd name="T77" fmla="*/ T76 w 93"/>
                              <a:gd name="T78" fmla="+- 0 3719 3641"/>
                              <a:gd name="T79" fmla="*/ 3719 h 155"/>
                              <a:gd name="T80" fmla="+- 0 5414 5372"/>
                              <a:gd name="T81" fmla="*/ T80 w 93"/>
                              <a:gd name="T82" fmla="+- 0 3725 3641"/>
                              <a:gd name="T83" fmla="*/ 3725 h 155"/>
                              <a:gd name="T84" fmla="+- 0 5426 5372"/>
                              <a:gd name="T85" fmla="*/ T84 w 93"/>
                              <a:gd name="T86" fmla="+- 0 3731 3641"/>
                              <a:gd name="T87" fmla="*/ 3731 h 155"/>
                              <a:gd name="T88" fmla="+- 0 5439 5372"/>
                              <a:gd name="T89" fmla="*/ T88 w 93"/>
                              <a:gd name="T90" fmla="+- 0 3740 3641"/>
                              <a:gd name="T91" fmla="*/ 3740 h 155"/>
                              <a:gd name="T92" fmla="+- 0 5443 5372"/>
                              <a:gd name="T93" fmla="*/ T92 w 93"/>
                              <a:gd name="T94" fmla="+- 0 3750 3641"/>
                              <a:gd name="T95" fmla="*/ 3750 h 155"/>
                              <a:gd name="T96" fmla="+- 0 5441 5372"/>
                              <a:gd name="T97" fmla="*/ T96 w 93"/>
                              <a:gd name="T98" fmla="+- 0 3764 3641"/>
                              <a:gd name="T99" fmla="*/ 3764 h 155"/>
                              <a:gd name="T100" fmla="+- 0 5435 5372"/>
                              <a:gd name="T101" fmla="*/ T100 w 93"/>
                              <a:gd name="T102" fmla="+- 0 3772 3641"/>
                              <a:gd name="T103" fmla="*/ 3772 h 155"/>
                              <a:gd name="T104" fmla="+- 0 5426 5372"/>
                              <a:gd name="T105" fmla="*/ T104 w 93"/>
                              <a:gd name="T106" fmla="+- 0 3778 3641"/>
                              <a:gd name="T107" fmla="*/ 3778 h 155"/>
                              <a:gd name="T108" fmla="+- 0 5455 5372"/>
                              <a:gd name="T109" fmla="*/ T108 w 93"/>
                              <a:gd name="T110" fmla="+- 0 3779 3641"/>
                              <a:gd name="T111" fmla="*/ 3779 h 155"/>
                              <a:gd name="T112" fmla="+- 0 5463 5372"/>
                              <a:gd name="T113" fmla="*/ T112 w 93"/>
                              <a:gd name="T114" fmla="+- 0 3765 3641"/>
                              <a:gd name="T115" fmla="*/ 3765 h 155"/>
                              <a:gd name="T116" fmla="+- 0 5463 5372"/>
                              <a:gd name="T117" fmla="*/ T116 w 93"/>
                              <a:gd name="T118" fmla="+- 0 3741 3641"/>
                              <a:gd name="T119" fmla="*/ 3741 h 155"/>
                              <a:gd name="T120" fmla="+- 0 5451 5372"/>
                              <a:gd name="T121" fmla="*/ T120 w 93"/>
                              <a:gd name="T122" fmla="+- 0 3722 3641"/>
                              <a:gd name="T123" fmla="*/ 3722 h 155"/>
                              <a:gd name="T124" fmla="+- 0 5430 5372"/>
                              <a:gd name="T125" fmla="*/ T124 w 93"/>
                              <a:gd name="T126" fmla="+- 0 3710 3641"/>
                              <a:gd name="T127" fmla="*/ 3710 h 155"/>
                              <a:gd name="T128" fmla="+- 0 5418 5372"/>
                              <a:gd name="T129" fmla="*/ T128 w 93"/>
                              <a:gd name="T130" fmla="+- 0 3704 3641"/>
                              <a:gd name="T131" fmla="*/ 3704 h 155"/>
                              <a:gd name="T132" fmla="+- 0 5403 5372"/>
                              <a:gd name="T133" fmla="*/ T132 w 93"/>
                              <a:gd name="T134" fmla="+- 0 3695 3641"/>
                              <a:gd name="T135" fmla="*/ 3695 h 155"/>
                              <a:gd name="T136" fmla="+- 0 5397 5372"/>
                              <a:gd name="T137" fmla="*/ T136 w 93"/>
                              <a:gd name="T138" fmla="+- 0 3687 3641"/>
                              <a:gd name="T139" fmla="*/ 3687 h 155"/>
                              <a:gd name="T140" fmla="+- 0 5397 5372"/>
                              <a:gd name="T141" fmla="*/ T140 w 93"/>
                              <a:gd name="T142" fmla="+- 0 3674 3641"/>
                              <a:gd name="T143" fmla="*/ 3674 h 155"/>
                              <a:gd name="T144" fmla="+- 0 5402 5372"/>
                              <a:gd name="T145" fmla="*/ T144 w 93"/>
                              <a:gd name="T146" fmla="+- 0 3664 3641"/>
                              <a:gd name="T147" fmla="*/ 3664 h 155"/>
                              <a:gd name="T148" fmla="+- 0 5413 5372"/>
                              <a:gd name="T149" fmla="*/ T148 w 93"/>
                              <a:gd name="T150" fmla="+- 0 3658 3641"/>
                              <a:gd name="T151" fmla="*/ 3658 h 155"/>
                              <a:gd name="T152" fmla="+- 0 5456 5372"/>
                              <a:gd name="T153" fmla="*/ T152 w 93"/>
                              <a:gd name="T154" fmla="+- 0 3655 3641"/>
                              <a:gd name="T155" fmla="*/ 3655 h 155"/>
                              <a:gd name="T156" fmla="+- 0 5455 5372"/>
                              <a:gd name="T157" fmla="*/ T156 w 93"/>
                              <a:gd name="T158" fmla="+- 0 3653 3641"/>
                              <a:gd name="T159" fmla="*/ 3653 h 155"/>
                              <a:gd name="T160" fmla="+- 0 5454 5372"/>
                              <a:gd name="T161" fmla="*/ T160 w 93"/>
                              <a:gd name="T162" fmla="+- 0 3651 3641"/>
                              <a:gd name="T163" fmla="*/ 3651 h 155"/>
                              <a:gd name="T164" fmla="+- 0 5451 5372"/>
                              <a:gd name="T165" fmla="*/ T164 w 93"/>
                              <a:gd name="T166" fmla="+- 0 3649 3641"/>
                              <a:gd name="T167" fmla="*/ 3649 h 155"/>
                              <a:gd name="T168" fmla="+- 0 5444 5372"/>
                              <a:gd name="T169" fmla="*/ T168 w 93"/>
                              <a:gd name="T170" fmla="+- 0 3645 3641"/>
                              <a:gd name="T171" fmla="*/ 3645 h 155"/>
                              <a:gd name="T172" fmla="+- 0 5435 5372"/>
                              <a:gd name="T173" fmla="*/ T172 w 93"/>
                              <a:gd name="T174" fmla="+- 0 3643 3641"/>
                              <a:gd name="T175" fmla="*/ 3643 h 155"/>
                              <a:gd name="T176" fmla="+- 0 5456 5372"/>
                              <a:gd name="T177" fmla="*/ T176 w 93"/>
                              <a:gd name="T178" fmla="+- 0 3658 3641"/>
                              <a:gd name="T179" fmla="*/ 3658 h 155"/>
                              <a:gd name="T180" fmla="+- 0 5436 5372"/>
                              <a:gd name="T181" fmla="*/ T180 w 93"/>
                              <a:gd name="T182" fmla="+- 0 3661 3641"/>
                              <a:gd name="T183" fmla="*/ 3661 h 155"/>
                              <a:gd name="T184" fmla="+- 0 5445 5372"/>
                              <a:gd name="T185" fmla="*/ T184 w 93"/>
                              <a:gd name="T186" fmla="+- 0 3665 3641"/>
                              <a:gd name="T187" fmla="*/ 3665 h 155"/>
                              <a:gd name="T188" fmla="+- 0 5451 5372"/>
                              <a:gd name="T189" fmla="*/ T188 w 93"/>
                              <a:gd name="T190" fmla="+- 0 3668 3641"/>
                              <a:gd name="T191" fmla="*/ 3668 h 155"/>
                              <a:gd name="T192" fmla="+- 0 5454 5372"/>
                              <a:gd name="T193" fmla="*/ T192 w 93"/>
                              <a:gd name="T194" fmla="+- 0 3668 3641"/>
                              <a:gd name="T195" fmla="*/ 3668 h 155"/>
                              <a:gd name="T196" fmla="+- 0 5455 5372"/>
                              <a:gd name="T197" fmla="*/ T196 w 93"/>
                              <a:gd name="T198" fmla="+- 0 3667 3641"/>
                              <a:gd name="T199" fmla="*/ 3667 h 155"/>
                              <a:gd name="T200" fmla="+- 0 5456 5372"/>
                              <a:gd name="T201" fmla="*/ T200 w 93"/>
                              <a:gd name="T202" fmla="+- 0 3665 3641"/>
                              <a:gd name="T203" fmla="*/ 3665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3" h="155">
                                <a:moveTo>
                                  <a:pt x="5" y="125"/>
                                </a:moveTo>
                                <a:lnTo>
                                  <a:pt x="2" y="125"/>
                                </a:lnTo>
                                <a:lnTo>
                                  <a:pt x="1" y="127"/>
                                </a:lnTo>
                                <a:lnTo>
                                  <a:pt x="0" y="128"/>
                                </a:lnTo>
                                <a:lnTo>
                                  <a:pt x="0" y="129"/>
                                </a:lnTo>
                                <a:lnTo>
                                  <a:pt x="0" y="130"/>
                                </a:lnTo>
                                <a:lnTo>
                                  <a:pt x="0" y="139"/>
                                </a:lnTo>
                                <a:lnTo>
                                  <a:pt x="0" y="140"/>
                                </a:lnTo>
                                <a:lnTo>
                                  <a:pt x="1" y="141"/>
                                </a:lnTo>
                                <a:lnTo>
                                  <a:pt x="2" y="142"/>
                                </a:lnTo>
                                <a:lnTo>
                                  <a:pt x="2" y="144"/>
                                </a:lnTo>
                                <a:lnTo>
                                  <a:pt x="4" y="144"/>
                                </a:lnTo>
                                <a:lnTo>
                                  <a:pt x="5" y="146"/>
                                </a:lnTo>
                                <a:lnTo>
                                  <a:pt x="7" y="147"/>
                                </a:lnTo>
                                <a:lnTo>
                                  <a:pt x="10" y="148"/>
                                </a:lnTo>
                                <a:lnTo>
                                  <a:pt x="12" y="150"/>
                                </a:lnTo>
                                <a:lnTo>
                                  <a:pt x="16" y="151"/>
                                </a:lnTo>
                                <a:lnTo>
                                  <a:pt x="19" y="152"/>
                                </a:lnTo>
                                <a:lnTo>
                                  <a:pt x="23" y="153"/>
                                </a:lnTo>
                                <a:lnTo>
                                  <a:pt x="27" y="154"/>
                                </a:lnTo>
                                <a:lnTo>
                                  <a:pt x="31" y="155"/>
                                </a:lnTo>
                                <a:lnTo>
                                  <a:pt x="36" y="155"/>
                                </a:lnTo>
                                <a:lnTo>
                                  <a:pt x="48" y="155"/>
                                </a:lnTo>
                                <a:lnTo>
                                  <a:pt x="55" y="154"/>
                                </a:lnTo>
                                <a:lnTo>
                                  <a:pt x="61" y="152"/>
                                </a:lnTo>
                                <a:lnTo>
                                  <a:pt x="67" y="150"/>
                                </a:lnTo>
                                <a:lnTo>
                                  <a:pt x="73" y="148"/>
                                </a:lnTo>
                                <a:lnTo>
                                  <a:pt x="78" y="144"/>
                                </a:lnTo>
                                <a:lnTo>
                                  <a:pt x="82" y="140"/>
                                </a:lnTo>
                                <a:lnTo>
                                  <a:pt x="83" y="138"/>
                                </a:lnTo>
                                <a:lnTo>
                                  <a:pt x="36" y="138"/>
                                </a:lnTo>
                                <a:lnTo>
                                  <a:pt x="31" y="137"/>
                                </a:lnTo>
                                <a:lnTo>
                                  <a:pt x="27" y="136"/>
                                </a:lnTo>
                                <a:lnTo>
                                  <a:pt x="23" y="135"/>
                                </a:lnTo>
                                <a:lnTo>
                                  <a:pt x="19" y="133"/>
                                </a:lnTo>
                                <a:lnTo>
                                  <a:pt x="13" y="130"/>
                                </a:lnTo>
                                <a:lnTo>
                                  <a:pt x="10" y="129"/>
                                </a:lnTo>
                                <a:lnTo>
                                  <a:pt x="6" y="126"/>
                                </a:lnTo>
                                <a:lnTo>
                                  <a:pt x="5" y="125"/>
                                </a:lnTo>
                                <a:close/>
                                <a:moveTo>
                                  <a:pt x="53" y="0"/>
                                </a:moveTo>
                                <a:lnTo>
                                  <a:pt x="43" y="0"/>
                                </a:lnTo>
                                <a:lnTo>
                                  <a:pt x="36" y="1"/>
                                </a:lnTo>
                                <a:lnTo>
                                  <a:pt x="31" y="3"/>
                                </a:lnTo>
                                <a:lnTo>
                                  <a:pt x="25" y="5"/>
                                </a:lnTo>
                                <a:lnTo>
                                  <a:pt x="21" y="7"/>
                                </a:lnTo>
                                <a:lnTo>
                                  <a:pt x="17" y="11"/>
                                </a:lnTo>
                                <a:lnTo>
                                  <a:pt x="12" y="14"/>
                                </a:lnTo>
                                <a:lnTo>
                                  <a:pt x="9" y="18"/>
                                </a:lnTo>
                                <a:lnTo>
                                  <a:pt x="7" y="23"/>
                                </a:lnTo>
                                <a:lnTo>
                                  <a:pt x="5" y="28"/>
                                </a:lnTo>
                                <a:lnTo>
                                  <a:pt x="4" y="33"/>
                                </a:lnTo>
                                <a:lnTo>
                                  <a:pt x="4" y="46"/>
                                </a:lnTo>
                                <a:lnTo>
                                  <a:pt x="5" y="51"/>
                                </a:lnTo>
                                <a:lnTo>
                                  <a:pt x="7" y="56"/>
                                </a:lnTo>
                                <a:lnTo>
                                  <a:pt x="8" y="60"/>
                                </a:lnTo>
                                <a:lnTo>
                                  <a:pt x="11" y="64"/>
                                </a:lnTo>
                                <a:lnTo>
                                  <a:pt x="17" y="70"/>
                                </a:lnTo>
                                <a:lnTo>
                                  <a:pt x="21" y="73"/>
                                </a:lnTo>
                                <a:lnTo>
                                  <a:pt x="29" y="78"/>
                                </a:lnTo>
                                <a:lnTo>
                                  <a:pt x="33" y="80"/>
                                </a:lnTo>
                                <a:lnTo>
                                  <a:pt x="38" y="82"/>
                                </a:lnTo>
                                <a:lnTo>
                                  <a:pt x="42" y="84"/>
                                </a:lnTo>
                                <a:lnTo>
                                  <a:pt x="46" y="86"/>
                                </a:lnTo>
                                <a:lnTo>
                                  <a:pt x="50" y="88"/>
                                </a:lnTo>
                                <a:lnTo>
                                  <a:pt x="54" y="90"/>
                                </a:lnTo>
                                <a:lnTo>
                                  <a:pt x="58" y="92"/>
                                </a:lnTo>
                                <a:lnTo>
                                  <a:pt x="64" y="96"/>
                                </a:lnTo>
                                <a:lnTo>
                                  <a:pt x="67" y="99"/>
                                </a:lnTo>
                                <a:lnTo>
                                  <a:pt x="69" y="102"/>
                                </a:lnTo>
                                <a:lnTo>
                                  <a:pt x="71" y="105"/>
                                </a:lnTo>
                                <a:lnTo>
                                  <a:pt x="71" y="109"/>
                                </a:lnTo>
                                <a:lnTo>
                                  <a:pt x="71" y="117"/>
                                </a:lnTo>
                                <a:lnTo>
                                  <a:pt x="71" y="121"/>
                                </a:lnTo>
                                <a:lnTo>
                                  <a:pt x="69" y="123"/>
                                </a:lnTo>
                                <a:lnTo>
                                  <a:pt x="68" y="127"/>
                                </a:lnTo>
                                <a:lnTo>
                                  <a:pt x="66" y="129"/>
                                </a:lnTo>
                                <a:lnTo>
                                  <a:pt x="63" y="131"/>
                                </a:lnTo>
                                <a:lnTo>
                                  <a:pt x="61" y="133"/>
                                </a:lnTo>
                                <a:lnTo>
                                  <a:pt x="58" y="135"/>
                                </a:lnTo>
                                <a:lnTo>
                                  <a:pt x="54" y="137"/>
                                </a:lnTo>
                                <a:lnTo>
                                  <a:pt x="50" y="137"/>
                                </a:lnTo>
                                <a:lnTo>
                                  <a:pt x="46" y="138"/>
                                </a:lnTo>
                                <a:lnTo>
                                  <a:pt x="83" y="138"/>
                                </a:lnTo>
                                <a:lnTo>
                                  <a:pt x="86" y="135"/>
                                </a:lnTo>
                                <a:lnTo>
                                  <a:pt x="88" y="130"/>
                                </a:lnTo>
                                <a:lnTo>
                                  <a:pt x="91" y="124"/>
                                </a:lnTo>
                                <a:lnTo>
                                  <a:pt x="92" y="118"/>
                                </a:lnTo>
                                <a:lnTo>
                                  <a:pt x="92" y="105"/>
                                </a:lnTo>
                                <a:lnTo>
                                  <a:pt x="91" y="100"/>
                                </a:lnTo>
                                <a:lnTo>
                                  <a:pt x="87" y="91"/>
                                </a:lnTo>
                                <a:lnTo>
                                  <a:pt x="85" y="87"/>
                                </a:lnTo>
                                <a:lnTo>
                                  <a:pt x="79" y="81"/>
                                </a:lnTo>
                                <a:lnTo>
                                  <a:pt x="75" y="78"/>
                                </a:lnTo>
                                <a:lnTo>
                                  <a:pt x="67" y="73"/>
                                </a:lnTo>
                                <a:lnTo>
                                  <a:pt x="58" y="69"/>
                                </a:lnTo>
                                <a:lnTo>
                                  <a:pt x="54" y="67"/>
                                </a:lnTo>
                                <a:lnTo>
                                  <a:pt x="50" y="65"/>
                                </a:lnTo>
                                <a:lnTo>
                                  <a:pt x="46" y="63"/>
                                </a:lnTo>
                                <a:lnTo>
                                  <a:pt x="41" y="61"/>
                                </a:lnTo>
                                <a:lnTo>
                                  <a:pt x="38" y="59"/>
                                </a:lnTo>
                                <a:lnTo>
                                  <a:pt x="31" y="54"/>
                                </a:lnTo>
                                <a:lnTo>
                                  <a:pt x="29" y="52"/>
                                </a:lnTo>
                                <a:lnTo>
                                  <a:pt x="27" y="49"/>
                                </a:lnTo>
                                <a:lnTo>
                                  <a:pt x="25" y="46"/>
                                </a:lnTo>
                                <a:lnTo>
                                  <a:pt x="24" y="42"/>
                                </a:lnTo>
                                <a:lnTo>
                                  <a:pt x="24" y="35"/>
                                </a:lnTo>
                                <a:lnTo>
                                  <a:pt x="25" y="33"/>
                                </a:lnTo>
                                <a:lnTo>
                                  <a:pt x="25" y="30"/>
                                </a:lnTo>
                                <a:lnTo>
                                  <a:pt x="28" y="25"/>
                                </a:lnTo>
                                <a:lnTo>
                                  <a:pt x="30" y="23"/>
                                </a:lnTo>
                                <a:lnTo>
                                  <a:pt x="32" y="21"/>
                                </a:lnTo>
                                <a:lnTo>
                                  <a:pt x="35" y="20"/>
                                </a:lnTo>
                                <a:lnTo>
                                  <a:pt x="41" y="17"/>
                                </a:lnTo>
                                <a:lnTo>
                                  <a:pt x="44" y="17"/>
                                </a:lnTo>
                                <a:lnTo>
                                  <a:pt x="84" y="17"/>
                                </a:lnTo>
                                <a:lnTo>
                                  <a:pt x="84" y="14"/>
                                </a:lnTo>
                                <a:lnTo>
                                  <a:pt x="83" y="13"/>
                                </a:lnTo>
                                <a:lnTo>
                                  <a:pt x="83" y="12"/>
                                </a:lnTo>
                                <a:lnTo>
                                  <a:pt x="83" y="11"/>
                                </a:lnTo>
                                <a:lnTo>
                                  <a:pt x="82" y="10"/>
                                </a:lnTo>
                                <a:lnTo>
                                  <a:pt x="81" y="10"/>
                                </a:lnTo>
                                <a:lnTo>
                                  <a:pt x="81" y="9"/>
                                </a:lnTo>
                                <a:lnTo>
                                  <a:pt x="79" y="8"/>
                                </a:lnTo>
                                <a:lnTo>
                                  <a:pt x="77" y="7"/>
                                </a:lnTo>
                                <a:lnTo>
                                  <a:pt x="75" y="6"/>
                                </a:lnTo>
                                <a:lnTo>
                                  <a:pt x="72" y="4"/>
                                </a:lnTo>
                                <a:lnTo>
                                  <a:pt x="69" y="4"/>
                                </a:lnTo>
                                <a:lnTo>
                                  <a:pt x="66" y="3"/>
                                </a:lnTo>
                                <a:lnTo>
                                  <a:pt x="63" y="2"/>
                                </a:lnTo>
                                <a:lnTo>
                                  <a:pt x="59" y="1"/>
                                </a:lnTo>
                                <a:lnTo>
                                  <a:pt x="53" y="0"/>
                                </a:lnTo>
                                <a:close/>
                                <a:moveTo>
                                  <a:pt x="84" y="17"/>
                                </a:moveTo>
                                <a:lnTo>
                                  <a:pt x="53" y="17"/>
                                </a:lnTo>
                                <a:lnTo>
                                  <a:pt x="57" y="17"/>
                                </a:lnTo>
                                <a:lnTo>
                                  <a:pt x="64" y="20"/>
                                </a:lnTo>
                                <a:lnTo>
                                  <a:pt x="67" y="21"/>
                                </a:lnTo>
                                <a:lnTo>
                                  <a:pt x="70" y="22"/>
                                </a:lnTo>
                                <a:lnTo>
                                  <a:pt x="73" y="24"/>
                                </a:lnTo>
                                <a:lnTo>
                                  <a:pt x="75" y="25"/>
                                </a:lnTo>
                                <a:lnTo>
                                  <a:pt x="77" y="26"/>
                                </a:lnTo>
                                <a:lnTo>
                                  <a:pt x="79" y="27"/>
                                </a:lnTo>
                                <a:lnTo>
                                  <a:pt x="80" y="28"/>
                                </a:lnTo>
                                <a:lnTo>
                                  <a:pt x="81" y="28"/>
                                </a:lnTo>
                                <a:lnTo>
                                  <a:pt x="82" y="27"/>
                                </a:lnTo>
                                <a:lnTo>
                                  <a:pt x="83" y="27"/>
                                </a:lnTo>
                                <a:lnTo>
                                  <a:pt x="83" y="26"/>
                                </a:lnTo>
                                <a:lnTo>
                                  <a:pt x="83" y="25"/>
                                </a:lnTo>
                                <a:lnTo>
                                  <a:pt x="84" y="24"/>
                                </a:lnTo>
                                <a:lnTo>
                                  <a:pt x="84"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304"/>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4016" y="4851"/>
                            <a:ext cx="690"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4" name="Picture 30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2821" y="4743"/>
                            <a:ext cx="554"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5" name="Picture 302"/>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2903" y="4976"/>
                            <a:ext cx="194"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6" name="Picture 30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3130" y="4974"/>
                            <a:ext cx="169"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AutoShape 300"/>
                        <wps:cNvSpPr>
                          <a:spLocks/>
                        </wps:cNvSpPr>
                        <wps:spPr bwMode="auto">
                          <a:xfrm>
                            <a:off x="1271" y="-70531"/>
                            <a:ext cx="290679" cy="55306"/>
                          </a:xfrm>
                          <a:custGeom>
                            <a:avLst/>
                            <a:gdLst>
                              <a:gd name="T0" fmla="+- 0 2628 1271"/>
                              <a:gd name="T1" fmla="*/ T0 w 290679"/>
                              <a:gd name="T2" fmla="+- 0 4599 -70531"/>
                              <a:gd name="T3" fmla="*/ 4599 h 55306"/>
                              <a:gd name="T4" fmla="+- 0 5188 1271"/>
                              <a:gd name="T5" fmla="*/ T4 w 290679"/>
                              <a:gd name="T6" fmla="+- 0 4599 -70531"/>
                              <a:gd name="T7" fmla="*/ 4599 h 55306"/>
                              <a:gd name="T8" fmla="+- 0 5188 1271"/>
                              <a:gd name="T9" fmla="*/ T8 w 290679"/>
                              <a:gd name="T10" fmla="+- 0 5279 -70531"/>
                              <a:gd name="T11" fmla="*/ 5279 h 55306"/>
                              <a:gd name="T12" fmla="+- 0 2628 1271"/>
                              <a:gd name="T13" fmla="*/ T12 w 290679"/>
                              <a:gd name="T14" fmla="+- 0 5279 -70531"/>
                              <a:gd name="T15" fmla="*/ 5279 h 55306"/>
                              <a:gd name="T16" fmla="+- 0 2628 1271"/>
                              <a:gd name="T17" fmla="*/ T16 w 290679"/>
                              <a:gd name="T18" fmla="+- 0 4599 -70531"/>
                              <a:gd name="T19" fmla="*/ 4599 h 55306"/>
                              <a:gd name="T20" fmla="+- 0 3503 1271"/>
                              <a:gd name="T21" fmla="*/ T20 w 290679"/>
                              <a:gd name="T22" fmla="+- 0 4618 -70531"/>
                              <a:gd name="T23" fmla="*/ 4618 h 55306"/>
                              <a:gd name="T24" fmla="+- 0 3503 1271"/>
                              <a:gd name="T25" fmla="*/ T24 w 290679"/>
                              <a:gd name="T26" fmla="+- 0 5279 -70531"/>
                              <a:gd name="T27" fmla="*/ 5279 h 55306"/>
                              <a:gd name="T28" fmla="+- 0 5085 1271"/>
                              <a:gd name="T29" fmla="*/ T28 w 290679"/>
                              <a:gd name="T30" fmla="+- 0 3966 -70531"/>
                              <a:gd name="T31" fmla="*/ 3966 h 55306"/>
                              <a:gd name="T32" fmla="+- 0 2628 1271"/>
                              <a:gd name="T33" fmla="*/ T32 w 290679"/>
                              <a:gd name="T34" fmla="+- 0 4576 -70531"/>
                              <a:gd name="T35" fmla="*/ 4576 h 55306"/>
                              <a:gd name="T36" fmla="+- 0 5670 1271"/>
                              <a:gd name="T37" fmla="*/ T36 w 290679"/>
                              <a:gd name="T38" fmla="+- 0 3933 -70531"/>
                              <a:gd name="T39" fmla="*/ 3933 h 55306"/>
                              <a:gd name="T40" fmla="+- 0 5188 1271"/>
                              <a:gd name="T41" fmla="*/ T40 w 290679"/>
                              <a:gd name="T42" fmla="+- 0 4576 -70531"/>
                              <a:gd name="T43" fmla="*/ 4576 h 55306"/>
                              <a:gd name="T44" fmla="+- 0 6822 1271"/>
                              <a:gd name="T45" fmla="*/ T44 w 290679"/>
                              <a:gd name="T46" fmla="+- 0 3966 -70531"/>
                              <a:gd name="T47" fmla="*/ 3966 h 55306"/>
                              <a:gd name="T48" fmla="+- 0 5901 1271"/>
                              <a:gd name="T49" fmla="*/ T48 w 290679"/>
                              <a:gd name="T50" fmla="+- 0 4585 -70531"/>
                              <a:gd name="T51" fmla="*/ 4585 h 55306"/>
                              <a:gd name="T52" fmla="+- 0 7420 1271"/>
                              <a:gd name="T53" fmla="*/ T52 w 290679"/>
                              <a:gd name="T54" fmla="+- 0 3966 -70531"/>
                              <a:gd name="T55" fmla="*/ 3966 h 55306"/>
                              <a:gd name="T56" fmla="+- 0 9704 1271"/>
                              <a:gd name="T57" fmla="*/ T56 w 290679"/>
                              <a:gd name="T58" fmla="+- 0 4585 -70531"/>
                              <a:gd name="T59" fmla="*/ 4585 h 55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90679" h="55306">
                                <a:moveTo>
                                  <a:pt x="1357" y="75130"/>
                                </a:moveTo>
                                <a:lnTo>
                                  <a:pt x="3917" y="75130"/>
                                </a:lnTo>
                                <a:lnTo>
                                  <a:pt x="3917" y="75810"/>
                                </a:lnTo>
                                <a:lnTo>
                                  <a:pt x="1357" y="75810"/>
                                </a:lnTo>
                                <a:lnTo>
                                  <a:pt x="1357" y="75130"/>
                                </a:lnTo>
                                <a:moveTo>
                                  <a:pt x="2232" y="75149"/>
                                </a:moveTo>
                                <a:lnTo>
                                  <a:pt x="2232" y="75810"/>
                                </a:lnTo>
                                <a:moveTo>
                                  <a:pt x="3814" y="74497"/>
                                </a:moveTo>
                                <a:lnTo>
                                  <a:pt x="1357" y="75107"/>
                                </a:lnTo>
                                <a:moveTo>
                                  <a:pt x="4399" y="74464"/>
                                </a:moveTo>
                                <a:lnTo>
                                  <a:pt x="3917" y="75107"/>
                                </a:lnTo>
                                <a:moveTo>
                                  <a:pt x="5551" y="74497"/>
                                </a:moveTo>
                                <a:lnTo>
                                  <a:pt x="4630" y="75116"/>
                                </a:lnTo>
                                <a:moveTo>
                                  <a:pt x="6149" y="74497"/>
                                </a:moveTo>
                                <a:lnTo>
                                  <a:pt x="8433" y="75116"/>
                                </a:lnTo>
                              </a:path>
                            </a:pathLst>
                          </a:custGeom>
                          <a:noFill/>
                          <a:ln w="151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Line 299"/>
                        <wps:cNvCnPr/>
                        <wps:spPr bwMode="auto">
                          <a:xfrm>
                            <a:off x="5743" y="3662"/>
                            <a:ext cx="452" cy="0"/>
                          </a:xfrm>
                          <a:prstGeom prst="line">
                            <a:avLst/>
                          </a:prstGeom>
                          <a:noFill/>
                          <a:ln w="755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9" name="Rectangle 298"/>
                        <wps:cNvSpPr>
                          <a:spLocks noChangeArrowheads="1"/>
                        </wps:cNvSpPr>
                        <wps:spPr bwMode="auto">
                          <a:xfrm>
                            <a:off x="4499" y="3446"/>
                            <a:ext cx="585" cy="517"/>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297"/>
                        <wps:cNvSpPr>
                          <a:spLocks noChangeArrowheads="1"/>
                        </wps:cNvSpPr>
                        <wps:spPr bwMode="auto">
                          <a:xfrm>
                            <a:off x="4499" y="3446"/>
                            <a:ext cx="585" cy="517"/>
                          </a:xfrm>
                          <a:prstGeom prst="rect">
                            <a:avLst/>
                          </a:prstGeom>
                          <a:noFill/>
                          <a:ln w="75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296"/>
                        <wps:cNvSpPr>
                          <a:spLocks/>
                        </wps:cNvSpPr>
                        <wps:spPr bwMode="auto">
                          <a:xfrm>
                            <a:off x="4755" y="3631"/>
                            <a:ext cx="79" cy="141"/>
                          </a:xfrm>
                          <a:custGeom>
                            <a:avLst/>
                            <a:gdLst>
                              <a:gd name="T0" fmla="+- 0 4761 4755"/>
                              <a:gd name="T1" fmla="*/ T0 w 79"/>
                              <a:gd name="T2" fmla="+- 0 3631 3631"/>
                              <a:gd name="T3" fmla="*/ 3631 h 141"/>
                              <a:gd name="T4" fmla="+- 0 4756 4755"/>
                              <a:gd name="T5" fmla="*/ T4 w 79"/>
                              <a:gd name="T6" fmla="+- 0 3633 3631"/>
                              <a:gd name="T7" fmla="*/ 3633 h 141"/>
                              <a:gd name="T8" fmla="+- 0 4755 4755"/>
                              <a:gd name="T9" fmla="*/ T8 w 79"/>
                              <a:gd name="T10" fmla="+- 0 3766 3631"/>
                              <a:gd name="T11" fmla="*/ 3766 h 141"/>
                              <a:gd name="T12" fmla="+- 0 4758 4755"/>
                              <a:gd name="T13" fmla="*/ T12 w 79"/>
                              <a:gd name="T14" fmla="+- 0 3769 3631"/>
                              <a:gd name="T15" fmla="*/ 3769 h 141"/>
                              <a:gd name="T16" fmla="+- 0 4761 4755"/>
                              <a:gd name="T17" fmla="*/ T16 w 79"/>
                              <a:gd name="T18" fmla="+- 0 3771 3631"/>
                              <a:gd name="T19" fmla="*/ 3771 h 141"/>
                              <a:gd name="T20" fmla="+- 0 4831 4755"/>
                              <a:gd name="T21" fmla="*/ T20 w 79"/>
                              <a:gd name="T22" fmla="+- 0 3771 3631"/>
                              <a:gd name="T23" fmla="*/ 3771 h 141"/>
                              <a:gd name="T24" fmla="+- 0 4832 4755"/>
                              <a:gd name="T25" fmla="*/ T24 w 79"/>
                              <a:gd name="T26" fmla="+- 0 3770 3631"/>
                              <a:gd name="T27" fmla="*/ 3770 h 141"/>
                              <a:gd name="T28" fmla="+- 0 4833 4755"/>
                              <a:gd name="T29" fmla="*/ T28 w 79"/>
                              <a:gd name="T30" fmla="+- 0 3769 3631"/>
                              <a:gd name="T31" fmla="*/ 3769 h 141"/>
                              <a:gd name="T32" fmla="+- 0 4833 4755"/>
                              <a:gd name="T33" fmla="*/ T32 w 79"/>
                              <a:gd name="T34" fmla="+- 0 3768 3631"/>
                              <a:gd name="T35" fmla="*/ 3768 h 141"/>
                              <a:gd name="T36" fmla="+- 0 4834 4755"/>
                              <a:gd name="T37" fmla="*/ T36 w 79"/>
                              <a:gd name="T38" fmla="+- 0 3766 3631"/>
                              <a:gd name="T39" fmla="*/ 3766 h 141"/>
                              <a:gd name="T40" fmla="+- 0 4833 4755"/>
                              <a:gd name="T41" fmla="*/ T40 w 79"/>
                              <a:gd name="T42" fmla="+- 0 3760 3631"/>
                              <a:gd name="T43" fmla="*/ 3760 h 141"/>
                              <a:gd name="T44" fmla="+- 0 4833 4755"/>
                              <a:gd name="T45" fmla="*/ T44 w 79"/>
                              <a:gd name="T46" fmla="+- 0 3758 3631"/>
                              <a:gd name="T47" fmla="*/ 3758 h 141"/>
                              <a:gd name="T48" fmla="+- 0 4832 4755"/>
                              <a:gd name="T49" fmla="*/ T48 w 79"/>
                              <a:gd name="T50" fmla="+- 0 3757 3631"/>
                              <a:gd name="T51" fmla="*/ 3757 h 141"/>
                              <a:gd name="T52" fmla="+- 0 4831 4755"/>
                              <a:gd name="T53" fmla="*/ T52 w 79"/>
                              <a:gd name="T54" fmla="+- 0 3756 3631"/>
                              <a:gd name="T55" fmla="*/ 3756 h 141"/>
                              <a:gd name="T56" fmla="+- 0 4774 4755"/>
                              <a:gd name="T57" fmla="*/ T56 w 79"/>
                              <a:gd name="T58" fmla="+- 0 3756 3631"/>
                              <a:gd name="T59" fmla="*/ 3756 h 141"/>
                              <a:gd name="T60" fmla="+- 0 4822 4755"/>
                              <a:gd name="T61" fmla="*/ T60 w 79"/>
                              <a:gd name="T62" fmla="+- 0 3705 3631"/>
                              <a:gd name="T63" fmla="*/ 3705 h 141"/>
                              <a:gd name="T64" fmla="+- 0 4823 4755"/>
                              <a:gd name="T65" fmla="*/ T64 w 79"/>
                              <a:gd name="T66" fmla="+- 0 3705 3631"/>
                              <a:gd name="T67" fmla="*/ 3705 h 141"/>
                              <a:gd name="T68" fmla="+- 0 4824 4755"/>
                              <a:gd name="T69" fmla="*/ T68 w 79"/>
                              <a:gd name="T70" fmla="+- 0 3704 3631"/>
                              <a:gd name="T71" fmla="*/ 3704 h 141"/>
                              <a:gd name="T72" fmla="+- 0 4824 4755"/>
                              <a:gd name="T73" fmla="*/ T72 w 79"/>
                              <a:gd name="T74" fmla="+- 0 3703 3631"/>
                              <a:gd name="T75" fmla="*/ 3703 h 141"/>
                              <a:gd name="T76" fmla="+- 0 4825 4755"/>
                              <a:gd name="T77" fmla="*/ T76 w 79"/>
                              <a:gd name="T78" fmla="+- 0 3695 3631"/>
                              <a:gd name="T79" fmla="*/ 3695 h 141"/>
                              <a:gd name="T80" fmla="+- 0 4824 4755"/>
                              <a:gd name="T81" fmla="*/ T80 w 79"/>
                              <a:gd name="T82" fmla="+- 0 3693 3631"/>
                              <a:gd name="T83" fmla="*/ 3693 h 141"/>
                              <a:gd name="T84" fmla="+- 0 4824 4755"/>
                              <a:gd name="T85" fmla="*/ T84 w 79"/>
                              <a:gd name="T86" fmla="+- 0 3691 3631"/>
                              <a:gd name="T87" fmla="*/ 3691 h 141"/>
                              <a:gd name="T88" fmla="+- 0 4823 4755"/>
                              <a:gd name="T89" fmla="*/ T88 w 79"/>
                              <a:gd name="T90" fmla="+- 0 3691 3631"/>
                              <a:gd name="T91" fmla="*/ 3691 h 141"/>
                              <a:gd name="T92" fmla="+- 0 4774 4755"/>
                              <a:gd name="T93" fmla="*/ T92 w 79"/>
                              <a:gd name="T94" fmla="+- 0 3690 3631"/>
                              <a:gd name="T95" fmla="*/ 3690 h 141"/>
                              <a:gd name="T96" fmla="+- 0 4830 4755"/>
                              <a:gd name="T97" fmla="*/ T96 w 79"/>
                              <a:gd name="T98" fmla="+- 0 3646 3631"/>
                              <a:gd name="T99" fmla="*/ 3646 h 141"/>
                              <a:gd name="T100" fmla="+- 0 4831 4755"/>
                              <a:gd name="T101" fmla="*/ T100 w 79"/>
                              <a:gd name="T102" fmla="+- 0 3645 3631"/>
                              <a:gd name="T103" fmla="*/ 3645 h 141"/>
                              <a:gd name="T104" fmla="+- 0 4832 4755"/>
                              <a:gd name="T105" fmla="*/ T104 w 79"/>
                              <a:gd name="T106" fmla="+- 0 3645 3631"/>
                              <a:gd name="T107" fmla="*/ 3645 h 141"/>
                              <a:gd name="T108" fmla="+- 0 4832 4755"/>
                              <a:gd name="T109" fmla="*/ T108 w 79"/>
                              <a:gd name="T110" fmla="+- 0 3642 3631"/>
                              <a:gd name="T111" fmla="*/ 3642 h 141"/>
                              <a:gd name="T112" fmla="+- 0 4833 4755"/>
                              <a:gd name="T113" fmla="*/ T112 w 79"/>
                              <a:gd name="T114" fmla="+- 0 3636 3631"/>
                              <a:gd name="T115" fmla="*/ 3636 h 141"/>
                              <a:gd name="T116" fmla="+- 0 4832 4755"/>
                              <a:gd name="T117" fmla="*/ T116 w 79"/>
                              <a:gd name="T118" fmla="+- 0 3634 3631"/>
                              <a:gd name="T119" fmla="*/ 3634 h 141"/>
                              <a:gd name="T120" fmla="+- 0 4832 4755"/>
                              <a:gd name="T121" fmla="*/ T120 w 79"/>
                              <a:gd name="T122" fmla="+- 0 3633 3631"/>
                              <a:gd name="T123" fmla="*/ 3633 h 141"/>
                              <a:gd name="T124" fmla="+- 0 4831 4755"/>
                              <a:gd name="T125" fmla="*/ T124 w 79"/>
                              <a:gd name="T126" fmla="+- 0 3631 3631"/>
                              <a:gd name="T127" fmla="*/ 3631 h 141"/>
                              <a:gd name="T128" fmla="+- 0 4830 4755"/>
                              <a:gd name="T129" fmla="*/ T128 w 79"/>
                              <a:gd name="T130" fmla="+- 0 3631 3631"/>
                              <a:gd name="T131" fmla="*/ 3631 h 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9" h="141">
                                <a:moveTo>
                                  <a:pt x="75" y="0"/>
                                </a:moveTo>
                                <a:lnTo>
                                  <a:pt x="6" y="0"/>
                                </a:lnTo>
                                <a:lnTo>
                                  <a:pt x="4" y="0"/>
                                </a:lnTo>
                                <a:lnTo>
                                  <a:pt x="1" y="2"/>
                                </a:lnTo>
                                <a:lnTo>
                                  <a:pt x="0" y="4"/>
                                </a:lnTo>
                                <a:lnTo>
                                  <a:pt x="0" y="135"/>
                                </a:lnTo>
                                <a:lnTo>
                                  <a:pt x="1" y="137"/>
                                </a:lnTo>
                                <a:lnTo>
                                  <a:pt x="3" y="138"/>
                                </a:lnTo>
                                <a:lnTo>
                                  <a:pt x="4" y="139"/>
                                </a:lnTo>
                                <a:lnTo>
                                  <a:pt x="6" y="140"/>
                                </a:lnTo>
                                <a:lnTo>
                                  <a:pt x="75" y="140"/>
                                </a:lnTo>
                                <a:lnTo>
                                  <a:pt x="76" y="140"/>
                                </a:lnTo>
                                <a:lnTo>
                                  <a:pt x="77" y="139"/>
                                </a:lnTo>
                                <a:lnTo>
                                  <a:pt x="78" y="138"/>
                                </a:lnTo>
                                <a:lnTo>
                                  <a:pt x="78" y="137"/>
                                </a:lnTo>
                                <a:lnTo>
                                  <a:pt x="78" y="136"/>
                                </a:lnTo>
                                <a:lnTo>
                                  <a:pt x="79" y="135"/>
                                </a:lnTo>
                                <a:lnTo>
                                  <a:pt x="79" y="130"/>
                                </a:lnTo>
                                <a:lnTo>
                                  <a:pt x="78" y="129"/>
                                </a:lnTo>
                                <a:lnTo>
                                  <a:pt x="78" y="128"/>
                                </a:lnTo>
                                <a:lnTo>
                                  <a:pt x="78" y="127"/>
                                </a:lnTo>
                                <a:lnTo>
                                  <a:pt x="78" y="126"/>
                                </a:lnTo>
                                <a:lnTo>
                                  <a:pt x="77" y="126"/>
                                </a:lnTo>
                                <a:lnTo>
                                  <a:pt x="77" y="125"/>
                                </a:lnTo>
                                <a:lnTo>
                                  <a:pt x="76" y="125"/>
                                </a:lnTo>
                                <a:lnTo>
                                  <a:pt x="19" y="125"/>
                                </a:lnTo>
                                <a:lnTo>
                                  <a:pt x="19" y="74"/>
                                </a:lnTo>
                                <a:lnTo>
                                  <a:pt x="67" y="74"/>
                                </a:lnTo>
                                <a:lnTo>
                                  <a:pt x="68" y="74"/>
                                </a:lnTo>
                                <a:lnTo>
                                  <a:pt x="69" y="73"/>
                                </a:lnTo>
                                <a:lnTo>
                                  <a:pt x="69" y="72"/>
                                </a:lnTo>
                                <a:lnTo>
                                  <a:pt x="70" y="70"/>
                                </a:lnTo>
                                <a:lnTo>
                                  <a:pt x="70" y="64"/>
                                </a:lnTo>
                                <a:lnTo>
                                  <a:pt x="69" y="62"/>
                                </a:lnTo>
                                <a:lnTo>
                                  <a:pt x="69" y="61"/>
                                </a:lnTo>
                                <a:lnTo>
                                  <a:pt x="69" y="60"/>
                                </a:lnTo>
                                <a:lnTo>
                                  <a:pt x="68" y="60"/>
                                </a:lnTo>
                                <a:lnTo>
                                  <a:pt x="67" y="59"/>
                                </a:lnTo>
                                <a:lnTo>
                                  <a:pt x="19" y="59"/>
                                </a:lnTo>
                                <a:lnTo>
                                  <a:pt x="19" y="15"/>
                                </a:lnTo>
                                <a:lnTo>
                                  <a:pt x="75" y="15"/>
                                </a:lnTo>
                                <a:lnTo>
                                  <a:pt x="76" y="14"/>
                                </a:lnTo>
                                <a:lnTo>
                                  <a:pt x="77" y="14"/>
                                </a:lnTo>
                                <a:lnTo>
                                  <a:pt x="77" y="12"/>
                                </a:lnTo>
                                <a:lnTo>
                                  <a:pt x="77" y="11"/>
                                </a:lnTo>
                                <a:lnTo>
                                  <a:pt x="78" y="10"/>
                                </a:lnTo>
                                <a:lnTo>
                                  <a:pt x="78" y="5"/>
                                </a:lnTo>
                                <a:lnTo>
                                  <a:pt x="77" y="4"/>
                                </a:lnTo>
                                <a:lnTo>
                                  <a:pt x="77" y="3"/>
                                </a:lnTo>
                                <a:lnTo>
                                  <a:pt x="77" y="2"/>
                                </a:lnTo>
                                <a:lnTo>
                                  <a:pt x="77" y="1"/>
                                </a:lnTo>
                                <a:lnTo>
                                  <a:pt x="76" y="0"/>
                                </a:lnTo>
                                <a:lnTo>
                                  <a:pt x="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Rectangle 295"/>
                        <wps:cNvSpPr>
                          <a:spLocks noChangeArrowheads="1"/>
                        </wps:cNvSpPr>
                        <wps:spPr bwMode="auto">
                          <a:xfrm>
                            <a:off x="5083" y="3446"/>
                            <a:ext cx="585" cy="517"/>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294"/>
                        <wps:cNvSpPr>
                          <a:spLocks noChangeArrowheads="1"/>
                        </wps:cNvSpPr>
                        <wps:spPr bwMode="auto">
                          <a:xfrm>
                            <a:off x="5083" y="3446"/>
                            <a:ext cx="585" cy="517"/>
                          </a:xfrm>
                          <a:prstGeom prst="rect">
                            <a:avLst/>
                          </a:prstGeom>
                          <a:noFill/>
                          <a:ln w="75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AutoShape 293"/>
                        <wps:cNvSpPr>
                          <a:spLocks/>
                        </wps:cNvSpPr>
                        <wps:spPr bwMode="auto">
                          <a:xfrm>
                            <a:off x="5332" y="3629"/>
                            <a:ext cx="87" cy="145"/>
                          </a:xfrm>
                          <a:custGeom>
                            <a:avLst/>
                            <a:gdLst>
                              <a:gd name="T0" fmla="+- 0 5334 5332"/>
                              <a:gd name="T1" fmla="*/ T0 w 87"/>
                              <a:gd name="T2" fmla="+- 0 3746 3629"/>
                              <a:gd name="T3" fmla="*/ 3746 h 145"/>
                              <a:gd name="T4" fmla="+- 0 5333 5332"/>
                              <a:gd name="T5" fmla="*/ T4 w 87"/>
                              <a:gd name="T6" fmla="+- 0 3747 3629"/>
                              <a:gd name="T7" fmla="*/ 3747 h 145"/>
                              <a:gd name="T8" fmla="+- 0 5332 5332"/>
                              <a:gd name="T9" fmla="*/ T8 w 87"/>
                              <a:gd name="T10" fmla="+- 0 3750 3629"/>
                              <a:gd name="T11" fmla="*/ 3750 h 145"/>
                              <a:gd name="T12" fmla="+- 0 5333 5332"/>
                              <a:gd name="T13" fmla="*/ T12 w 87"/>
                              <a:gd name="T14" fmla="+- 0 3760 3629"/>
                              <a:gd name="T15" fmla="*/ 3760 h 145"/>
                              <a:gd name="T16" fmla="+- 0 5337 5332"/>
                              <a:gd name="T17" fmla="*/ T16 w 87"/>
                              <a:gd name="T18" fmla="+- 0 3764 3629"/>
                              <a:gd name="T19" fmla="*/ 3764 h 145"/>
                              <a:gd name="T20" fmla="+- 0 5344 5332"/>
                              <a:gd name="T21" fmla="*/ T20 w 87"/>
                              <a:gd name="T22" fmla="+- 0 3768 3629"/>
                              <a:gd name="T23" fmla="*/ 3768 h 145"/>
                              <a:gd name="T24" fmla="+- 0 5354 5332"/>
                              <a:gd name="T25" fmla="*/ T24 w 87"/>
                              <a:gd name="T26" fmla="+- 0 3771 3629"/>
                              <a:gd name="T27" fmla="*/ 3771 h 145"/>
                              <a:gd name="T28" fmla="+- 0 5378 5332"/>
                              <a:gd name="T29" fmla="*/ T28 w 87"/>
                              <a:gd name="T30" fmla="+- 0 3773 3629"/>
                              <a:gd name="T31" fmla="*/ 3773 h 145"/>
                              <a:gd name="T32" fmla="+- 0 5395 5332"/>
                              <a:gd name="T33" fmla="*/ T32 w 87"/>
                              <a:gd name="T34" fmla="+- 0 3768 3629"/>
                              <a:gd name="T35" fmla="*/ 3768 h 145"/>
                              <a:gd name="T36" fmla="+- 0 5410 5332"/>
                              <a:gd name="T37" fmla="*/ T36 w 87"/>
                              <a:gd name="T38" fmla="+- 0 3757 3629"/>
                              <a:gd name="T39" fmla="*/ 3757 h 145"/>
                              <a:gd name="T40" fmla="+- 0 5358 5332"/>
                              <a:gd name="T41" fmla="*/ T40 w 87"/>
                              <a:gd name="T42" fmla="+- 0 3755 3629"/>
                              <a:gd name="T43" fmla="*/ 3755 h 145"/>
                              <a:gd name="T44" fmla="+- 0 5347 5332"/>
                              <a:gd name="T45" fmla="*/ T44 w 87"/>
                              <a:gd name="T46" fmla="+- 0 3751 3629"/>
                              <a:gd name="T47" fmla="*/ 3751 h 145"/>
                              <a:gd name="T48" fmla="+- 0 5340 5332"/>
                              <a:gd name="T49" fmla="*/ T48 w 87"/>
                              <a:gd name="T50" fmla="+- 0 3747 3629"/>
                              <a:gd name="T51" fmla="*/ 3747 h 145"/>
                              <a:gd name="T52" fmla="+- 0 5385 5332"/>
                              <a:gd name="T53" fmla="*/ T52 w 87"/>
                              <a:gd name="T54" fmla="+- 0 3629 3629"/>
                              <a:gd name="T55" fmla="*/ 3629 h 145"/>
                              <a:gd name="T56" fmla="+- 0 5361 5332"/>
                              <a:gd name="T57" fmla="*/ T56 w 87"/>
                              <a:gd name="T58" fmla="+- 0 3631 3629"/>
                              <a:gd name="T59" fmla="*/ 3631 h 145"/>
                              <a:gd name="T60" fmla="+- 0 5348 5332"/>
                              <a:gd name="T61" fmla="*/ T60 w 87"/>
                              <a:gd name="T62" fmla="+- 0 3638 3629"/>
                              <a:gd name="T63" fmla="*/ 3638 h 145"/>
                              <a:gd name="T64" fmla="+- 0 5339 5332"/>
                              <a:gd name="T65" fmla="*/ T64 w 87"/>
                              <a:gd name="T66" fmla="+- 0 3650 3629"/>
                              <a:gd name="T67" fmla="*/ 3650 h 145"/>
                              <a:gd name="T68" fmla="+- 0 5336 5332"/>
                              <a:gd name="T69" fmla="*/ T68 w 87"/>
                              <a:gd name="T70" fmla="+- 0 3671 3629"/>
                              <a:gd name="T71" fmla="*/ 3671 h 145"/>
                              <a:gd name="T72" fmla="+- 0 5340 5332"/>
                              <a:gd name="T73" fmla="*/ T72 w 87"/>
                              <a:gd name="T74" fmla="+- 0 3684 3629"/>
                              <a:gd name="T75" fmla="*/ 3684 h 145"/>
                              <a:gd name="T76" fmla="+- 0 5349 5332"/>
                              <a:gd name="T77" fmla="*/ T76 w 87"/>
                              <a:gd name="T78" fmla="+- 0 3694 3629"/>
                              <a:gd name="T79" fmla="*/ 3694 h 145"/>
                              <a:gd name="T80" fmla="+- 0 5360 5332"/>
                              <a:gd name="T81" fmla="*/ T80 w 87"/>
                              <a:gd name="T82" fmla="+- 0 3701 3629"/>
                              <a:gd name="T83" fmla="*/ 3701 h 145"/>
                              <a:gd name="T84" fmla="+- 0 5372 5332"/>
                              <a:gd name="T85" fmla="*/ T84 w 87"/>
                              <a:gd name="T86" fmla="+- 0 3706 3629"/>
                              <a:gd name="T87" fmla="*/ 3706 h 145"/>
                              <a:gd name="T88" fmla="+- 0 5386 5332"/>
                              <a:gd name="T89" fmla="*/ T88 w 87"/>
                              <a:gd name="T90" fmla="+- 0 3714 3629"/>
                              <a:gd name="T91" fmla="*/ 3714 h 145"/>
                              <a:gd name="T92" fmla="+- 0 5395 5332"/>
                              <a:gd name="T93" fmla="*/ T92 w 87"/>
                              <a:gd name="T94" fmla="+- 0 3721 3629"/>
                              <a:gd name="T95" fmla="*/ 3721 h 145"/>
                              <a:gd name="T96" fmla="+- 0 5399 5332"/>
                              <a:gd name="T97" fmla="*/ T96 w 87"/>
                              <a:gd name="T98" fmla="+- 0 3730 3629"/>
                              <a:gd name="T99" fmla="*/ 3730 h 145"/>
                              <a:gd name="T100" fmla="+- 0 5397 5332"/>
                              <a:gd name="T101" fmla="*/ T100 w 87"/>
                              <a:gd name="T102" fmla="+- 0 3743 3629"/>
                              <a:gd name="T103" fmla="*/ 3743 h 145"/>
                              <a:gd name="T104" fmla="+- 0 5389 5332"/>
                              <a:gd name="T105" fmla="*/ T104 w 87"/>
                              <a:gd name="T106" fmla="+- 0 3753 3629"/>
                              <a:gd name="T107" fmla="*/ 3753 h 145"/>
                              <a:gd name="T108" fmla="+- 0 5380 5332"/>
                              <a:gd name="T109" fmla="*/ T108 w 87"/>
                              <a:gd name="T110" fmla="+- 0 3756 3629"/>
                              <a:gd name="T111" fmla="*/ 3756 h 145"/>
                              <a:gd name="T112" fmla="+- 0 5412 5332"/>
                              <a:gd name="T113" fmla="*/ T112 w 87"/>
                              <a:gd name="T114" fmla="+- 0 3755 3629"/>
                              <a:gd name="T115" fmla="*/ 3755 h 145"/>
                              <a:gd name="T116" fmla="+- 0 5418 5332"/>
                              <a:gd name="T117" fmla="*/ T116 w 87"/>
                              <a:gd name="T118" fmla="+- 0 3726 3629"/>
                              <a:gd name="T119" fmla="*/ 3726 h 145"/>
                              <a:gd name="T120" fmla="+- 0 5414 5332"/>
                              <a:gd name="T121" fmla="*/ T120 w 87"/>
                              <a:gd name="T122" fmla="+- 0 3713 3629"/>
                              <a:gd name="T123" fmla="*/ 3713 h 145"/>
                              <a:gd name="T124" fmla="+- 0 5402 5332"/>
                              <a:gd name="T125" fmla="*/ T124 w 87"/>
                              <a:gd name="T126" fmla="+- 0 3701 3629"/>
                              <a:gd name="T127" fmla="*/ 3701 h 145"/>
                              <a:gd name="T128" fmla="+- 0 5387 5332"/>
                              <a:gd name="T129" fmla="*/ T128 w 87"/>
                              <a:gd name="T130" fmla="+- 0 3693 3629"/>
                              <a:gd name="T131" fmla="*/ 3693 h 145"/>
                              <a:gd name="T132" fmla="+- 0 5371 5332"/>
                              <a:gd name="T133" fmla="*/ T132 w 87"/>
                              <a:gd name="T134" fmla="+- 0 3685 3629"/>
                              <a:gd name="T135" fmla="*/ 3685 h 145"/>
                              <a:gd name="T136" fmla="+- 0 5362 5332"/>
                              <a:gd name="T137" fmla="*/ T136 w 87"/>
                              <a:gd name="T138" fmla="+- 0 3679 3629"/>
                              <a:gd name="T139" fmla="*/ 3679 h 145"/>
                              <a:gd name="T140" fmla="+- 0 5356 5332"/>
                              <a:gd name="T141" fmla="*/ T140 w 87"/>
                              <a:gd name="T142" fmla="+- 0 3671 3629"/>
                              <a:gd name="T143" fmla="*/ 3671 h 145"/>
                              <a:gd name="T144" fmla="+- 0 5355 5332"/>
                              <a:gd name="T145" fmla="*/ T144 w 87"/>
                              <a:gd name="T146" fmla="+- 0 3658 3629"/>
                              <a:gd name="T147" fmla="*/ 3658 h 145"/>
                              <a:gd name="T148" fmla="+- 0 5358 5332"/>
                              <a:gd name="T149" fmla="*/ T148 w 87"/>
                              <a:gd name="T150" fmla="+- 0 3652 3629"/>
                              <a:gd name="T151" fmla="*/ 3652 h 145"/>
                              <a:gd name="T152" fmla="+- 0 5368 5332"/>
                              <a:gd name="T153" fmla="*/ T152 w 87"/>
                              <a:gd name="T154" fmla="+- 0 3646 3629"/>
                              <a:gd name="T155" fmla="*/ 3646 h 145"/>
                              <a:gd name="T156" fmla="+- 0 5411 5332"/>
                              <a:gd name="T157" fmla="*/ T156 w 87"/>
                              <a:gd name="T158" fmla="+- 0 3644 3629"/>
                              <a:gd name="T159" fmla="*/ 3644 h 145"/>
                              <a:gd name="T160" fmla="+- 0 5410 5332"/>
                              <a:gd name="T161" fmla="*/ T160 w 87"/>
                              <a:gd name="T162" fmla="+- 0 3641 3629"/>
                              <a:gd name="T163" fmla="*/ 3641 h 145"/>
                              <a:gd name="T164" fmla="+- 0 5410 5332"/>
                              <a:gd name="T165" fmla="*/ T164 w 87"/>
                              <a:gd name="T166" fmla="+- 0 3639 3629"/>
                              <a:gd name="T167" fmla="*/ 3639 h 145"/>
                              <a:gd name="T168" fmla="+- 0 5408 5332"/>
                              <a:gd name="T169" fmla="*/ T168 w 87"/>
                              <a:gd name="T170" fmla="+- 0 3637 3629"/>
                              <a:gd name="T171" fmla="*/ 3637 h 145"/>
                              <a:gd name="T172" fmla="+- 0 5402 5332"/>
                              <a:gd name="T173" fmla="*/ T172 w 87"/>
                              <a:gd name="T174" fmla="+- 0 3633 3629"/>
                              <a:gd name="T175" fmla="*/ 3633 h 145"/>
                              <a:gd name="T176" fmla="+- 0 5391 5332"/>
                              <a:gd name="T177" fmla="*/ T176 w 87"/>
                              <a:gd name="T178" fmla="+- 0 3630 3629"/>
                              <a:gd name="T179" fmla="*/ 3630 h 145"/>
                              <a:gd name="T180" fmla="+- 0 5411 5332"/>
                              <a:gd name="T181" fmla="*/ T180 w 87"/>
                              <a:gd name="T182" fmla="+- 0 3644 3629"/>
                              <a:gd name="T183" fmla="*/ 3644 h 145"/>
                              <a:gd name="T184" fmla="+- 0 5392 5332"/>
                              <a:gd name="T185" fmla="*/ T184 w 87"/>
                              <a:gd name="T186" fmla="+- 0 3647 3629"/>
                              <a:gd name="T187" fmla="*/ 3647 h 145"/>
                              <a:gd name="T188" fmla="+- 0 5400 5332"/>
                              <a:gd name="T189" fmla="*/ T188 w 87"/>
                              <a:gd name="T190" fmla="+- 0 3651 3629"/>
                              <a:gd name="T191" fmla="*/ 3651 h 145"/>
                              <a:gd name="T192" fmla="+- 0 5406 5332"/>
                              <a:gd name="T193" fmla="*/ T192 w 87"/>
                              <a:gd name="T194" fmla="+- 0 3654 3629"/>
                              <a:gd name="T195" fmla="*/ 3654 h 145"/>
                              <a:gd name="T196" fmla="+- 0 5409 5332"/>
                              <a:gd name="T197" fmla="*/ T196 w 87"/>
                              <a:gd name="T198" fmla="+- 0 3654 3629"/>
                              <a:gd name="T199" fmla="*/ 3654 h 145"/>
                              <a:gd name="T200" fmla="+- 0 5410 5332"/>
                              <a:gd name="T201" fmla="*/ T200 w 87"/>
                              <a:gd name="T202" fmla="+- 0 3652 3629"/>
                              <a:gd name="T203" fmla="*/ 3652 h 145"/>
                              <a:gd name="T204" fmla="+- 0 5410 5332"/>
                              <a:gd name="T205" fmla="*/ T204 w 87"/>
                              <a:gd name="T206" fmla="+- 0 3649 3629"/>
                              <a:gd name="T207" fmla="*/ 3649 h 145"/>
                              <a:gd name="T208" fmla="+- 0 5411 5332"/>
                              <a:gd name="T209" fmla="*/ T208 w 87"/>
                              <a:gd name="T210" fmla="+- 0 3644 3629"/>
                              <a:gd name="T211" fmla="*/ 3644 h 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7" h="145">
                                <a:moveTo>
                                  <a:pt x="5" y="116"/>
                                </a:moveTo>
                                <a:lnTo>
                                  <a:pt x="3" y="116"/>
                                </a:lnTo>
                                <a:lnTo>
                                  <a:pt x="2" y="117"/>
                                </a:lnTo>
                                <a:lnTo>
                                  <a:pt x="1" y="118"/>
                                </a:lnTo>
                                <a:lnTo>
                                  <a:pt x="1" y="119"/>
                                </a:lnTo>
                                <a:lnTo>
                                  <a:pt x="1" y="120"/>
                                </a:lnTo>
                                <a:lnTo>
                                  <a:pt x="0" y="121"/>
                                </a:lnTo>
                                <a:lnTo>
                                  <a:pt x="0" y="129"/>
                                </a:lnTo>
                                <a:lnTo>
                                  <a:pt x="1" y="130"/>
                                </a:lnTo>
                                <a:lnTo>
                                  <a:pt x="1" y="131"/>
                                </a:lnTo>
                                <a:lnTo>
                                  <a:pt x="3" y="133"/>
                                </a:lnTo>
                                <a:lnTo>
                                  <a:pt x="3" y="134"/>
                                </a:lnTo>
                                <a:lnTo>
                                  <a:pt x="5" y="135"/>
                                </a:lnTo>
                                <a:lnTo>
                                  <a:pt x="7" y="136"/>
                                </a:lnTo>
                                <a:lnTo>
                                  <a:pt x="9" y="138"/>
                                </a:lnTo>
                                <a:lnTo>
                                  <a:pt x="12" y="139"/>
                                </a:lnTo>
                                <a:lnTo>
                                  <a:pt x="15" y="140"/>
                                </a:lnTo>
                                <a:lnTo>
                                  <a:pt x="18" y="141"/>
                                </a:lnTo>
                                <a:lnTo>
                                  <a:pt x="22" y="142"/>
                                </a:lnTo>
                                <a:lnTo>
                                  <a:pt x="30" y="144"/>
                                </a:lnTo>
                                <a:lnTo>
                                  <a:pt x="34" y="144"/>
                                </a:lnTo>
                                <a:lnTo>
                                  <a:pt x="46" y="144"/>
                                </a:lnTo>
                                <a:lnTo>
                                  <a:pt x="52" y="143"/>
                                </a:lnTo>
                                <a:lnTo>
                                  <a:pt x="58" y="141"/>
                                </a:lnTo>
                                <a:lnTo>
                                  <a:pt x="63" y="139"/>
                                </a:lnTo>
                                <a:lnTo>
                                  <a:pt x="69" y="137"/>
                                </a:lnTo>
                                <a:lnTo>
                                  <a:pt x="77" y="130"/>
                                </a:lnTo>
                                <a:lnTo>
                                  <a:pt x="78" y="128"/>
                                </a:lnTo>
                                <a:lnTo>
                                  <a:pt x="34" y="128"/>
                                </a:lnTo>
                                <a:lnTo>
                                  <a:pt x="30" y="127"/>
                                </a:lnTo>
                                <a:lnTo>
                                  <a:pt x="26" y="126"/>
                                </a:lnTo>
                                <a:lnTo>
                                  <a:pt x="21" y="125"/>
                                </a:lnTo>
                                <a:lnTo>
                                  <a:pt x="18" y="124"/>
                                </a:lnTo>
                                <a:lnTo>
                                  <a:pt x="15" y="122"/>
                                </a:lnTo>
                                <a:lnTo>
                                  <a:pt x="12" y="121"/>
                                </a:lnTo>
                                <a:lnTo>
                                  <a:pt x="10" y="120"/>
                                </a:lnTo>
                                <a:lnTo>
                                  <a:pt x="8" y="118"/>
                                </a:lnTo>
                                <a:lnTo>
                                  <a:pt x="6" y="117"/>
                                </a:lnTo>
                                <a:lnTo>
                                  <a:pt x="5" y="116"/>
                                </a:lnTo>
                                <a:close/>
                                <a:moveTo>
                                  <a:pt x="53" y="0"/>
                                </a:moveTo>
                                <a:lnTo>
                                  <a:pt x="40" y="0"/>
                                </a:lnTo>
                                <a:lnTo>
                                  <a:pt x="35" y="1"/>
                                </a:lnTo>
                                <a:lnTo>
                                  <a:pt x="29" y="2"/>
                                </a:lnTo>
                                <a:lnTo>
                                  <a:pt x="24" y="4"/>
                                </a:lnTo>
                                <a:lnTo>
                                  <a:pt x="20" y="6"/>
                                </a:lnTo>
                                <a:lnTo>
                                  <a:pt x="16" y="9"/>
                                </a:lnTo>
                                <a:lnTo>
                                  <a:pt x="12" y="12"/>
                                </a:lnTo>
                                <a:lnTo>
                                  <a:pt x="9" y="16"/>
                                </a:lnTo>
                                <a:lnTo>
                                  <a:pt x="7" y="21"/>
                                </a:lnTo>
                                <a:lnTo>
                                  <a:pt x="5" y="26"/>
                                </a:lnTo>
                                <a:lnTo>
                                  <a:pt x="4" y="31"/>
                                </a:lnTo>
                                <a:lnTo>
                                  <a:pt x="4" y="42"/>
                                </a:lnTo>
                                <a:lnTo>
                                  <a:pt x="5" y="47"/>
                                </a:lnTo>
                                <a:lnTo>
                                  <a:pt x="7" y="51"/>
                                </a:lnTo>
                                <a:lnTo>
                                  <a:pt x="8" y="55"/>
                                </a:lnTo>
                                <a:lnTo>
                                  <a:pt x="11" y="59"/>
                                </a:lnTo>
                                <a:lnTo>
                                  <a:pt x="14" y="62"/>
                                </a:lnTo>
                                <a:lnTo>
                                  <a:pt x="17" y="65"/>
                                </a:lnTo>
                                <a:lnTo>
                                  <a:pt x="20" y="68"/>
                                </a:lnTo>
                                <a:lnTo>
                                  <a:pt x="24" y="70"/>
                                </a:lnTo>
                                <a:lnTo>
                                  <a:pt x="28" y="72"/>
                                </a:lnTo>
                                <a:lnTo>
                                  <a:pt x="31" y="74"/>
                                </a:lnTo>
                                <a:lnTo>
                                  <a:pt x="35" y="76"/>
                                </a:lnTo>
                                <a:lnTo>
                                  <a:pt x="40" y="77"/>
                                </a:lnTo>
                                <a:lnTo>
                                  <a:pt x="43" y="79"/>
                                </a:lnTo>
                                <a:lnTo>
                                  <a:pt x="47" y="81"/>
                                </a:lnTo>
                                <a:lnTo>
                                  <a:pt x="54" y="85"/>
                                </a:lnTo>
                                <a:lnTo>
                                  <a:pt x="57" y="87"/>
                                </a:lnTo>
                                <a:lnTo>
                                  <a:pt x="60" y="89"/>
                                </a:lnTo>
                                <a:lnTo>
                                  <a:pt x="63" y="92"/>
                                </a:lnTo>
                                <a:lnTo>
                                  <a:pt x="64" y="95"/>
                                </a:lnTo>
                                <a:lnTo>
                                  <a:pt x="66" y="97"/>
                                </a:lnTo>
                                <a:lnTo>
                                  <a:pt x="67" y="101"/>
                                </a:lnTo>
                                <a:lnTo>
                                  <a:pt x="67" y="108"/>
                                </a:lnTo>
                                <a:lnTo>
                                  <a:pt x="67" y="112"/>
                                </a:lnTo>
                                <a:lnTo>
                                  <a:pt x="65" y="114"/>
                                </a:lnTo>
                                <a:lnTo>
                                  <a:pt x="64" y="118"/>
                                </a:lnTo>
                                <a:lnTo>
                                  <a:pt x="62" y="120"/>
                                </a:lnTo>
                                <a:lnTo>
                                  <a:pt x="57" y="124"/>
                                </a:lnTo>
                                <a:lnTo>
                                  <a:pt x="54" y="126"/>
                                </a:lnTo>
                                <a:lnTo>
                                  <a:pt x="51" y="127"/>
                                </a:lnTo>
                                <a:lnTo>
                                  <a:pt x="48" y="127"/>
                                </a:lnTo>
                                <a:lnTo>
                                  <a:pt x="44" y="128"/>
                                </a:lnTo>
                                <a:lnTo>
                                  <a:pt x="78" y="128"/>
                                </a:lnTo>
                                <a:lnTo>
                                  <a:pt x="80" y="126"/>
                                </a:lnTo>
                                <a:lnTo>
                                  <a:pt x="85" y="115"/>
                                </a:lnTo>
                                <a:lnTo>
                                  <a:pt x="86" y="109"/>
                                </a:lnTo>
                                <a:lnTo>
                                  <a:pt x="86" y="97"/>
                                </a:lnTo>
                                <a:lnTo>
                                  <a:pt x="86" y="92"/>
                                </a:lnTo>
                                <a:lnTo>
                                  <a:pt x="84" y="88"/>
                                </a:lnTo>
                                <a:lnTo>
                                  <a:pt x="82" y="84"/>
                                </a:lnTo>
                                <a:lnTo>
                                  <a:pt x="80" y="81"/>
                                </a:lnTo>
                                <a:lnTo>
                                  <a:pt x="74" y="75"/>
                                </a:lnTo>
                                <a:lnTo>
                                  <a:pt x="70" y="72"/>
                                </a:lnTo>
                                <a:lnTo>
                                  <a:pt x="66" y="70"/>
                                </a:lnTo>
                                <a:lnTo>
                                  <a:pt x="63" y="68"/>
                                </a:lnTo>
                                <a:lnTo>
                                  <a:pt x="55" y="64"/>
                                </a:lnTo>
                                <a:lnTo>
                                  <a:pt x="51" y="62"/>
                                </a:lnTo>
                                <a:lnTo>
                                  <a:pt x="43" y="58"/>
                                </a:lnTo>
                                <a:lnTo>
                                  <a:pt x="39" y="56"/>
                                </a:lnTo>
                                <a:lnTo>
                                  <a:pt x="36" y="54"/>
                                </a:lnTo>
                                <a:lnTo>
                                  <a:pt x="33" y="52"/>
                                </a:lnTo>
                                <a:lnTo>
                                  <a:pt x="30" y="50"/>
                                </a:lnTo>
                                <a:lnTo>
                                  <a:pt x="27" y="48"/>
                                </a:lnTo>
                                <a:lnTo>
                                  <a:pt x="25" y="45"/>
                                </a:lnTo>
                                <a:lnTo>
                                  <a:pt x="24" y="42"/>
                                </a:lnTo>
                                <a:lnTo>
                                  <a:pt x="23" y="39"/>
                                </a:lnTo>
                                <a:lnTo>
                                  <a:pt x="23" y="32"/>
                                </a:lnTo>
                                <a:lnTo>
                                  <a:pt x="23" y="29"/>
                                </a:lnTo>
                                <a:lnTo>
                                  <a:pt x="24" y="27"/>
                                </a:lnTo>
                                <a:lnTo>
                                  <a:pt x="25" y="25"/>
                                </a:lnTo>
                                <a:lnTo>
                                  <a:pt x="26" y="23"/>
                                </a:lnTo>
                                <a:lnTo>
                                  <a:pt x="30" y="19"/>
                                </a:lnTo>
                                <a:lnTo>
                                  <a:pt x="32" y="18"/>
                                </a:lnTo>
                                <a:lnTo>
                                  <a:pt x="36" y="17"/>
                                </a:lnTo>
                                <a:lnTo>
                                  <a:pt x="38" y="16"/>
                                </a:lnTo>
                                <a:lnTo>
                                  <a:pt x="42" y="15"/>
                                </a:lnTo>
                                <a:lnTo>
                                  <a:pt x="79" y="15"/>
                                </a:lnTo>
                                <a:lnTo>
                                  <a:pt x="78" y="15"/>
                                </a:lnTo>
                                <a:lnTo>
                                  <a:pt x="78" y="12"/>
                                </a:lnTo>
                                <a:lnTo>
                                  <a:pt x="78" y="10"/>
                                </a:lnTo>
                                <a:lnTo>
                                  <a:pt x="77" y="9"/>
                                </a:lnTo>
                                <a:lnTo>
                                  <a:pt x="76" y="8"/>
                                </a:lnTo>
                                <a:lnTo>
                                  <a:pt x="74" y="7"/>
                                </a:lnTo>
                                <a:lnTo>
                                  <a:pt x="72" y="6"/>
                                </a:lnTo>
                                <a:lnTo>
                                  <a:pt x="70" y="4"/>
                                </a:lnTo>
                                <a:lnTo>
                                  <a:pt x="67" y="4"/>
                                </a:lnTo>
                                <a:lnTo>
                                  <a:pt x="65" y="2"/>
                                </a:lnTo>
                                <a:lnTo>
                                  <a:pt x="59" y="1"/>
                                </a:lnTo>
                                <a:lnTo>
                                  <a:pt x="56" y="1"/>
                                </a:lnTo>
                                <a:lnTo>
                                  <a:pt x="53" y="0"/>
                                </a:lnTo>
                                <a:close/>
                                <a:moveTo>
                                  <a:pt x="79" y="15"/>
                                </a:moveTo>
                                <a:lnTo>
                                  <a:pt x="50" y="15"/>
                                </a:lnTo>
                                <a:lnTo>
                                  <a:pt x="54" y="16"/>
                                </a:lnTo>
                                <a:lnTo>
                                  <a:pt x="60" y="18"/>
                                </a:lnTo>
                                <a:lnTo>
                                  <a:pt x="63" y="19"/>
                                </a:lnTo>
                                <a:lnTo>
                                  <a:pt x="66" y="20"/>
                                </a:lnTo>
                                <a:lnTo>
                                  <a:pt x="68" y="22"/>
                                </a:lnTo>
                                <a:lnTo>
                                  <a:pt x="70" y="23"/>
                                </a:lnTo>
                                <a:lnTo>
                                  <a:pt x="72" y="24"/>
                                </a:lnTo>
                                <a:lnTo>
                                  <a:pt x="74" y="25"/>
                                </a:lnTo>
                                <a:lnTo>
                                  <a:pt x="75" y="25"/>
                                </a:lnTo>
                                <a:lnTo>
                                  <a:pt x="77" y="25"/>
                                </a:lnTo>
                                <a:lnTo>
                                  <a:pt x="78" y="24"/>
                                </a:lnTo>
                                <a:lnTo>
                                  <a:pt x="78" y="23"/>
                                </a:lnTo>
                                <a:lnTo>
                                  <a:pt x="78" y="22"/>
                                </a:lnTo>
                                <a:lnTo>
                                  <a:pt x="78" y="20"/>
                                </a:lnTo>
                                <a:lnTo>
                                  <a:pt x="79" y="18"/>
                                </a:lnTo>
                                <a:lnTo>
                                  <a:pt x="79" y="16"/>
                                </a:lnTo>
                                <a:lnTo>
                                  <a:pt x="79"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Rectangle 292"/>
                        <wps:cNvSpPr>
                          <a:spLocks noChangeArrowheads="1"/>
                        </wps:cNvSpPr>
                        <wps:spPr bwMode="auto">
                          <a:xfrm>
                            <a:off x="6230" y="3446"/>
                            <a:ext cx="585" cy="517"/>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291"/>
                        <wps:cNvSpPr>
                          <a:spLocks noChangeArrowheads="1"/>
                        </wps:cNvSpPr>
                        <wps:spPr bwMode="auto">
                          <a:xfrm>
                            <a:off x="6230" y="3446"/>
                            <a:ext cx="585" cy="517"/>
                          </a:xfrm>
                          <a:prstGeom prst="rect">
                            <a:avLst/>
                          </a:prstGeom>
                          <a:noFill/>
                          <a:ln w="75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AutoShape 290"/>
                        <wps:cNvSpPr>
                          <a:spLocks/>
                        </wps:cNvSpPr>
                        <wps:spPr bwMode="auto">
                          <a:xfrm>
                            <a:off x="6479" y="3629"/>
                            <a:ext cx="87" cy="145"/>
                          </a:xfrm>
                          <a:custGeom>
                            <a:avLst/>
                            <a:gdLst>
                              <a:gd name="T0" fmla="+- 0 6481 6479"/>
                              <a:gd name="T1" fmla="*/ T0 w 87"/>
                              <a:gd name="T2" fmla="+- 0 3746 3629"/>
                              <a:gd name="T3" fmla="*/ 3746 h 145"/>
                              <a:gd name="T4" fmla="+- 0 6480 6479"/>
                              <a:gd name="T5" fmla="*/ T4 w 87"/>
                              <a:gd name="T6" fmla="+- 0 3747 3629"/>
                              <a:gd name="T7" fmla="*/ 3747 h 145"/>
                              <a:gd name="T8" fmla="+- 0 6479 6479"/>
                              <a:gd name="T9" fmla="*/ T8 w 87"/>
                              <a:gd name="T10" fmla="+- 0 3750 3629"/>
                              <a:gd name="T11" fmla="*/ 3750 h 145"/>
                              <a:gd name="T12" fmla="+- 0 6480 6479"/>
                              <a:gd name="T13" fmla="*/ T12 w 87"/>
                              <a:gd name="T14" fmla="+- 0 3760 3629"/>
                              <a:gd name="T15" fmla="*/ 3760 h 145"/>
                              <a:gd name="T16" fmla="+- 0 6484 6479"/>
                              <a:gd name="T17" fmla="*/ T16 w 87"/>
                              <a:gd name="T18" fmla="+- 0 3764 3629"/>
                              <a:gd name="T19" fmla="*/ 3764 h 145"/>
                              <a:gd name="T20" fmla="+- 0 6491 6479"/>
                              <a:gd name="T21" fmla="*/ T20 w 87"/>
                              <a:gd name="T22" fmla="+- 0 3768 3629"/>
                              <a:gd name="T23" fmla="*/ 3768 h 145"/>
                              <a:gd name="T24" fmla="+- 0 6501 6479"/>
                              <a:gd name="T25" fmla="*/ T24 w 87"/>
                              <a:gd name="T26" fmla="+- 0 3771 3629"/>
                              <a:gd name="T27" fmla="*/ 3771 h 145"/>
                              <a:gd name="T28" fmla="+- 0 6524 6479"/>
                              <a:gd name="T29" fmla="*/ T28 w 87"/>
                              <a:gd name="T30" fmla="+- 0 3773 3629"/>
                              <a:gd name="T31" fmla="*/ 3773 h 145"/>
                              <a:gd name="T32" fmla="+- 0 6542 6479"/>
                              <a:gd name="T33" fmla="*/ T32 w 87"/>
                              <a:gd name="T34" fmla="+- 0 3768 3629"/>
                              <a:gd name="T35" fmla="*/ 3768 h 145"/>
                              <a:gd name="T36" fmla="+- 0 6557 6479"/>
                              <a:gd name="T37" fmla="*/ T36 w 87"/>
                              <a:gd name="T38" fmla="+- 0 3757 3629"/>
                              <a:gd name="T39" fmla="*/ 3757 h 145"/>
                              <a:gd name="T40" fmla="+- 0 6504 6479"/>
                              <a:gd name="T41" fmla="*/ T40 w 87"/>
                              <a:gd name="T42" fmla="+- 0 3755 3629"/>
                              <a:gd name="T43" fmla="*/ 3755 h 145"/>
                              <a:gd name="T44" fmla="+- 0 6494 6479"/>
                              <a:gd name="T45" fmla="*/ T44 w 87"/>
                              <a:gd name="T46" fmla="+- 0 3751 3629"/>
                              <a:gd name="T47" fmla="*/ 3751 h 145"/>
                              <a:gd name="T48" fmla="+- 0 6487 6479"/>
                              <a:gd name="T49" fmla="*/ T48 w 87"/>
                              <a:gd name="T50" fmla="+- 0 3747 3629"/>
                              <a:gd name="T51" fmla="*/ 3747 h 145"/>
                              <a:gd name="T52" fmla="+- 0 6531 6479"/>
                              <a:gd name="T53" fmla="*/ T52 w 87"/>
                              <a:gd name="T54" fmla="+- 0 3629 3629"/>
                              <a:gd name="T55" fmla="*/ 3629 h 145"/>
                              <a:gd name="T56" fmla="+- 0 6503 6479"/>
                              <a:gd name="T57" fmla="*/ T56 w 87"/>
                              <a:gd name="T58" fmla="+- 0 3633 3629"/>
                              <a:gd name="T59" fmla="*/ 3633 h 145"/>
                              <a:gd name="T60" fmla="+- 0 6488 6479"/>
                              <a:gd name="T61" fmla="*/ T60 w 87"/>
                              <a:gd name="T62" fmla="+- 0 3645 3629"/>
                              <a:gd name="T63" fmla="*/ 3645 h 145"/>
                              <a:gd name="T64" fmla="+- 0 6483 6479"/>
                              <a:gd name="T65" fmla="*/ T64 w 87"/>
                              <a:gd name="T66" fmla="+- 0 3660 3629"/>
                              <a:gd name="T67" fmla="*/ 3660 h 145"/>
                              <a:gd name="T68" fmla="+- 0 6485 6479"/>
                              <a:gd name="T69" fmla="*/ T68 w 87"/>
                              <a:gd name="T70" fmla="+- 0 3680 3629"/>
                              <a:gd name="T71" fmla="*/ 3680 h 145"/>
                              <a:gd name="T72" fmla="+- 0 6493 6479"/>
                              <a:gd name="T73" fmla="*/ T72 w 87"/>
                              <a:gd name="T74" fmla="+- 0 3691 3629"/>
                              <a:gd name="T75" fmla="*/ 3691 h 145"/>
                              <a:gd name="T76" fmla="+- 0 6503 6479"/>
                              <a:gd name="T77" fmla="*/ T76 w 87"/>
                              <a:gd name="T78" fmla="+- 0 3699 3629"/>
                              <a:gd name="T79" fmla="*/ 3699 h 145"/>
                              <a:gd name="T80" fmla="+- 0 6514 6479"/>
                              <a:gd name="T81" fmla="*/ T80 w 87"/>
                              <a:gd name="T82" fmla="+- 0 3705 3629"/>
                              <a:gd name="T83" fmla="*/ 3705 h 145"/>
                              <a:gd name="T84" fmla="+- 0 6526 6479"/>
                              <a:gd name="T85" fmla="*/ T84 w 87"/>
                              <a:gd name="T86" fmla="+- 0 3710 3629"/>
                              <a:gd name="T87" fmla="*/ 3710 h 145"/>
                              <a:gd name="T88" fmla="+- 0 6539 6479"/>
                              <a:gd name="T89" fmla="*/ T88 w 87"/>
                              <a:gd name="T90" fmla="+- 0 3718 3629"/>
                              <a:gd name="T91" fmla="*/ 3718 h 145"/>
                              <a:gd name="T92" fmla="+- 0 6545 6479"/>
                              <a:gd name="T93" fmla="*/ T92 w 87"/>
                              <a:gd name="T94" fmla="+- 0 3726 3629"/>
                              <a:gd name="T95" fmla="*/ 3726 h 145"/>
                              <a:gd name="T96" fmla="+- 0 6545 6479"/>
                              <a:gd name="T97" fmla="*/ T96 w 87"/>
                              <a:gd name="T98" fmla="+- 0 3741 3629"/>
                              <a:gd name="T99" fmla="*/ 3741 h 145"/>
                              <a:gd name="T100" fmla="+- 0 6541 6479"/>
                              <a:gd name="T101" fmla="*/ T100 w 87"/>
                              <a:gd name="T102" fmla="+- 0 3749 3629"/>
                              <a:gd name="T103" fmla="*/ 3749 h 145"/>
                              <a:gd name="T104" fmla="+- 0 6529 6479"/>
                              <a:gd name="T105" fmla="*/ T104 w 87"/>
                              <a:gd name="T106" fmla="+- 0 3756 3629"/>
                              <a:gd name="T107" fmla="*/ 3756 h 145"/>
                              <a:gd name="T108" fmla="+- 0 6557 6479"/>
                              <a:gd name="T109" fmla="*/ T108 w 87"/>
                              <a:gd name="T110" fmla="+- 0 3757 3629"/>
                              <a:gd name="T111" fmla="*/ 3757 h 145"/>
                              <a:gd name="T112" fmla="+- 0 6565 6479"/>
                              <a:gd name="T113" fmla="*/ T112 w 87"/>
                              <a:gd name="T114" fmla="+- 0 3738 3629"/>
                              <a:gd name="T115" fmla="*/ 3738 h 145"/>
                              <a:gd name="T116" fmla="+- 0 6562 6479"/>
                              <a:gd name="T117" fmla="*/ T116 w 87"/>
                              <a:gd name="T118" fmla="+- 0 3717 3629"/>
                              <a:gd name="T119" fmla="*/ 3717 h 145"/>
                              <a:gd name="T120" fmla="+- 0 6555 6479"/>
                              <a:gd name="T121" fmla="*/ T120 w 87"/>
                              <a:gd name="T122" fmla="+- 0 3706 3629"/>
                              <a:gd name="T123" fmla="*/ 3706 h 145"/>
                              <a:gd name="T124" fmla="+- 0 6541 6479"/>
                              <a:gd name="T125" fmla="*/ T124 w 87"/>
                              <a:gd name="T126" fmla="+- 0 3697 3629"/>
                              <a:gd name="T127" fmla="*/ 3697 h 145"/>
                              <a:gd name="T128" fmla="+- 0 6522 6479"/>
                              <a:gd name="T129" fmla="*/ T128 w 87"/>
                              <a:gd name="T130" fmla="+- 0 3687 3629"/>
                              <a:gd name="T131" fmla="*/ 3687 h 145"/>
                              <a:gd name="T132" fmla="+- 0 6511 6479"/>
                              <a:gd name="T133" fmla="*/ T132 w 87"/>
                              <a:gd name="T134" fmla="+- 0 3681 3629"/>
                              <a:gd name="T135" fmla="*/ 3681 h 145"/>
                              <a:gd name="T136" fmla="+- 0 6504 6479"/>
                              <a:gd name="T137" fmla="*/ T136 w 87"/>
                              <a:gd name="T138" fmla="+- 0 3674 3629"/>
                              <a:gd name="T139" fmla="*/ 3674 h 145"/>
                              <a:gd name="T140" fmla="+- 0 6501 6479"/>
                              <a:gd name="T141" fmla="*/ T140 w 87"/>
                              <a:gd name="T142" fmla="+- 0 3661 3629"/>
                              <a:gd name="T143" fmla="*/ 3661 h 145"/>
                              <a:gd name="T144" fmla="+- 0 6504 6479"/>
                              <a:gd name="T145" fmla="*/ T144 w 87"/>
                              <a:gd name="T146" fmla="+- 0 3654 3629"/>
                              <a:gd name="T147" fmla="*/ 3654 h 145"/>
                              <a:gd name="T148" fmla="+- 0 6511 6479"/>
                              <a:gd name="T149" fmla="*/ T148 w 87"/>
                              <a:gd name="T150" fmla="+- 0 3647 3629"/>
                              <a:gd name="T151" fmla="*/ 3647 h 145"/>
                              <a:gd name="T152" fmla="+- 0 6520 6479"/>
                              <a:gd name="T153" fmla="*/ T152 w 87"/>
                              <a:gd name="T154" fmla="+- 0 3644 3629"/>
                              <a:gd name="T155" fmla="*/ 3644 h 145"/>
                              <a:gd name="T156" fmla="+- 0 6557 6479"/>
                              <a:gd name="T157" fmla="*/ T156 w 87"/>
                              <a:gd name="T158" fmla="+- 0 3641 3629"/>
                              <a:gd name="T159" fmla="*/ 3641 h 145"/>
                              <a:gd name="T160" fmla="+- 0 6556 6479"/>
                              <a:gd name="T161" fmla="*/ T160 w 87"/>
                              <a:gd name="T162" fmla="+- 0 3639 3629"/>
                              <a:gd name="T163" fmla="*/ 3639 h 145"/>
                              <a:gd name="T164" fmla="+- 0 6553 6479"/>
                              <a:gd name="T165" fmla="*/ T164 w 87"/>
                              <a:gd name="T166" fmla="+- 0 3636 3629"/>
                              <a:gd name="T167" fmla="*/ 3636 h 145"/>
                              <a:gd name="T168" fmla="+- 0 6546 6479"/>
                              <a:gd name="T169" fmla="*/ T168 w 87"/>
                              <a:gd name="T170" fmla="+- 0 3633 3629"/>
                              <a:gd name="T171" fmla="*/ 3633 h 145"/>
                              <a:gd name="T172" fmla="+- 0 6537 6479"/>
                              <a:gd name="T173" fmla="*/ T172 w 87"/>
                              <a:gd name="T174" fmla="+- 0 3630 3629"/>
                              <a:gd name="T175" fmla="*/ 3630 h 145"/>
                              <a:gd name="T176" fmla="+- 0 6557 6479"/>
                              <a:gd name="T177" fmla="*/ T176 w 87"/>
                              <a:gd name="T178" fmla="+- 0 3644 3629"/>
                              <a:gd name="T179" fmla="*/ 3644 h 145"/>
                              <a:gd name="T180" fmla="+- 0 6536 6479"/>
                              <a:gd name="T181" fmla="*/ T180 w 87"/>
                              <a:gd name="T182" fmla="+- 0 3646 3629"/>
                              <a:gd name="T183" fmla="*/ 3646 h 145"/>
                              <a:gd name="T184" fmla="+- 0 6545 6479"/>
                              <a:gd name="T185" fmla="*/ T184 w 87"/>
                              <a:gd name="T186" fmla="+- 0 3649 3629"/>
                              <a:gd name="T187" fmla="*/ 3649 h 145"/>
                              <a:gd name="T188" fmla="+- 0 6551 6479"/>
                              <a:gd name="T189" fmla="*/ T188 w 87"/>
                              <a:gd name="T190" fmla="+- 0 3653 3629"/>
                              <a:gd name="T191" fmla="*/ 3653 h 145"/>
                              <a:gd name="T192" fmla="+- 0 6555 6479"/>
                              <a:gd name="T193" fmla="*/ T192 w 87"/>
                              <a:gd name="T194" fmla="+- 0 3654 3629"/>
                              <a:gd name="T195" fmla="*/ 3654 h 145"/>
                              <a:gd name="T196" fmla="+- 0 6556 6479"/>
                              <a:gd name="T197" fmla="*/ T196 w 87"/>
                              <a:gd name="T198" fmla="+- 0 3653 3629"/>
                              <a:gd name="T199" fmla="*/ 3653 h 145"/>
                              <a:gd name="T200" fmla="+- 0 6557 6479"/>
                              <a:gd name="T201" fmla="*/ T200 w 87"/>
                              <a:gd name="T202" fmla="+- 0 3651 3629"/>
                              <a:gd name="T203" fmla="*/ 3651 h 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87" h="145">
                                <a:moveTo>
                                  <a:pt x="4" y="116"/>
                                </a:moveTo>
                                <a:lnTo>
                                  <a:pt x="2" y="116"/>
                                </a:lnTo>
                                <a:lnTo>
                                  <a:pt x="2" y="117"/>
                                </a:lnTo>
                                <a:lnTo>
                                  <a:pt x="1" y="118"/>
                                </a:lnTo>
                                <a:lnTo>
                                  <a:pt x="1" y="119"/>
                                </a:lnTo>
                                <a:lnTo>
                                  <a:pt x="1" y="120"/>
                                </a:lnTo>
                                <a:lnTo>
                                  <a:pt x="0" y="121"/>
                                </a:lnTo>
                                <a:lnTo>
                                  <a:pt x="0" y="129"/>
                                </a:lnTo>
                                <a:lnTo>
                                  <a:pt x="1" y="130"/>
                                </a:lnTo>
                                <a:lnTo>
                                  <a:pt x="1" y="131"/>
                                </a:lnTo>
                                <a:lnTo>
                                  <a:pt x="2" y="133"/>
                                </a:lnTo>
                                <a:lnTo>
                                  <a:pt x="3" y="134"/>
                                </a:lnTo>
                                <a:lnTo>
                                  <a:pt x="5" y="135"/>
                                </a:lnTo>
                                <a:lnTo>
                                  <a:pt x="7" y="136"/>
                                </a:lnTo>
                                <a:lnTo>
                                  <a:pt x="9" y="138"/>
                                </a:lnTo>
                                <a:lnTo>
                                  <a:pt x="12" y="139"/>
                                </a:lnTo>
                                <a:lnTo>
                                  <a:pt x="15" y="140"/>
                                </a:lnTo>
                                <a:lnTo>
                                  <a:pt x="18" y="141"/>
                                </a:lnTo>
                                <a:lnTo>
                                  <a:pt x="22" y="142"/>
                                </a:lnTo>
                                <a:lnTo>
                                  <a:pt x="29" y="144"/>
                                </a:lnTo>
                                <a:lnTo>
                                  <a:pt x="34" y="144"/>
                                </a:lnTo>
                                <a:lnTo>
                                  <a:pt x="45" y="144"/>
                                </a:lnTo>
                                <a:lnTo>
                                  <a:pt x="52" y="143"/>
                                </a:lnTo>
                                <a:lnTo>
                                  <a:pt x="57" y="141"/>
                                </a:lnTo>
                                <a:lnTo>
                                  <a:pt x="63" y="139"/>
                                </a:lnTo>
                                <a:lnTo>
                                  <a:pt x="68" y="137"/>
                                </a:lnTo>
                                <a:lnTo>
                                  <a:pt x="77" y="130"/>
                                </a:lnTo>
                                <a:lnTo>
                                  <a:pt x="78" y="128"/>
                                </a:lnTo>
                                <a:lnTo>
                                  <a:pt x="34" y="128"/>
                                </a:lnTo>
                                <a:lnTo>
                                  <a:pt x="29" y="127"/>
                                </a:lnTo>
                                <a:lnTo>
                                  <a:pt x="25" y="126"/>
                                </a:lnTo>
                                <a:lnTo>
                                  <a:pt x="21" y="125"/>
                                </a:lnTo>
                                <a:lnTo>
                                  <a:pt x="18" y="124"/>
                                </a:lnTo>
                                <a:lnTo>
                                  <a:pt x="15" y="122"/>
                                </a:lnTo>
                                <a:lnTo>
                                  <a:pt x="12" y="121"/>
                                </a:lnTo>
                                <a:lnTo>
                                  <a:pt x="10" y="120"/>
                                </a:lnTo>
                                <a:lnTo>
                                  <a:pt x="8" y="118"/>
                                </a:lnTo>
                                <a:lnTo>
                                  <a:pt x="6" y="117"/>
                                </a:lnTo>
                                <a:lnTo>
                                  <a:pt x="4" y="116"/>
                                </a:lnTo>
                                <a:close/>
                                <a:moveTo>
                                  <a:pt x="52" y="0"/>
                                </a:moveTo>
                                <a:lnTo>
                                  <a:pt x="40" y="0"/>
                                </a:lnTo>
                                <a:lnTo>
                                  <a:pt x="34" y="1"/>
                                </a:lnTo>
                                <a:lnTo>
                                  <a:pt x="24" y="4"/>
                                </a:lnTo>
                                <a:lnTo>
                                  <a:pt x="20" y="6"/>
                                </a:lnTo>
                                <a:lnTo>
                                  <a:pt x="12" y="12"/>
                                </a:lnTo>
                                <a:lnTo>
                                  <a:pt x="9" y="16"/>
                                </a:lnTo>
                                <a:lnTo>
                                  <a:pt x="7" y="21"/>
                                </a:lnTo>
                                <a:lnTo>
                                  <a:pt x="4" y="26"/>
                                </a:lnTo>
                                <a:lnTo>
                                  <a:pt x="4" y="31"/>
                                </a:lnTo>
                                <a:lnTo>
                                  <a:pt x="4" y="42"/>
                                </a:lnTo>
                                <a:lnTo>
                                  <a:pt x="4" y="47"/>
                                </a:lnTo>
                                <a:lnTo>
                                  <a:pt x="6" y="51"/>
                                </a:lnTo>
                                <a:lnTo>
                                  <a:pt x="8" y="55"/>
                                </a:lnTo>
                                <a:lnTo>
                                  <a:pt x="10" y="59"/>
                                </a:lnTo>
                                <a:lnTo>
                                  <a:pt x="14" y="62"/>
                                </a:lnTo>
                                <a:lnTo>
                                  <a:pt x="16" y="65"/>
                                </a:lnTo>
                                <a:lnTo>
                                  <a:pt x="20" y="68"/>
                                </a:lnTo>
                                <a:lnTo>
                                  <a:pt x="24" y="70"/>
                                </a:lnTo>
                                <a:lnTo>
                                  <a:pt x="27" y="72"/>
                                </a:lnTo>
                                <a:lnTo>
                                  <a:pt x="31" y="74"/>
                                </a:lnTo>
                                <a:lnTo>
                                  <a:pt x="35" y="76"/>
                                </a:lnTo>
                                <a:lnTo>
                                  <a:pt x="39" y="77"/>
                                </a:lnTo>
                                <a:lnTo>
                                  <a:pt x="43" y="79"/>
                                </a:lnTo>
                                <a:lnTo>
                                  <a:pt x="47" y="81"/>
                                </a:lnTo>
                                <a:lnTo>
                                  <a:pt x="54" y="85"/>
                                </a:lnTo>
                                <a:lnTo>
                                  <a:pt x="57" y="87"/>
                                </a:lnTo>
                                <a:lnTo>
                                  <a:pt x="60" y="89"/>
                                </a:lnTo>
                                <a:lnTo>
                                  <a:pt x="62" y="92"/>
                                </a:lnTo>
                                <a:lnTo>
                                  <a:pt x="64" y="95"/>
                                </a:lnTo>
                                <a:lnTo>
                                  <a:pt x="66" y="97"/>
                                </a:lnTo>
                                <a:lnTo>
                                  <a:pt x="67" y="101"/>
                                </a:lnTo>
                                <a:lnTo>
                                  <a:pt x="67" y="108"/>
                                </a:lnTo>
                                <a:lnTo>
                                  <a:pt x="66" y="112"/>
                                </a:lnTo>
                                <a:lnTo>
                                  <a:pt x="65" y="114"/>
                                </a:lnTo>
                                <a:lnTo>
                                  <a:pt x="64" y="118"/>
                                </a:lnTo>
                                <a:lnTo>
                                  <a:pt x="62" y="120"/>
                                </a:lnTo>
                                <a:lnTo>
                                  <a:pt x="57" y="124"/>
                                </a:lnTo>
                                <a:lnTo>
                                  <a:pt x="54" y="126"/>
                                </a:lnTo>
                                <a:lnTo>
                                  <a:pt x="50" y="127"/>
                                </a:lnTo>
                                <a:lnTo>
                                  <a:pt x="47" y="127"/>
                                </a:lnTo>
                                <a:lnTo>
                                  <a:pt x="43" y="128"/>
                                </a:lnTo>
                                <a:lnTo>
                                  <a:pt x="78" y="128"/>
                                </a:lnTo>
                                <a:lnTo>
                                  <a:pt x="80" y="126"/>
                                </a:lnTo>
                                <a:lnTo>
                                  <a:pt x="85" y="115"/>
                                </a:lnTo>
                                <a:lnTo>
                                  <a:pt x="86" y="109"/>
                                </a:lnTo>
                                <a:lnTo>
                                  <a:pt x="86" y="97"/>
                                </a:lnTo>
                                <a:lnTo>
                                  <a:pt x="85" y="92"/>
                                </a:lnTo>
                                <a:lnTo>
                                  <a:pt x="83" y="88"/>
                                </a:lnTo>
                                <a:lnTo>
                                  <a:pt x="82" y="84"/>
                                </a:lnTo>
                                <a:lnTo>
                                  <a:pt x="79" y="81"/>
                                </a:lnTo>
                                <a:lnTo>
                                  <a:pt x="76" y="77"/>
                                </a:lnTo>
                                <a:lnTo>
                                  <a:pt x="70" y="72"/>
                                </a:lnTo>
                                <a:lnTo>
                                  <a:pt x="66" y="70"/>
                                </a:lnTo>
                                <a:lnTo>
                                  <a:pt x="62" y="68"/>
                                </a:lnTo>
                                <a:lnTo>
                                  <a:pt x="54" y="64"/>
                                </a:lnTo>
                                <a:lnTo>
                                  <a:pt x="50" y="62"/>
                                </a:lnTo>
                                <a:lnTo>
                                  <a:pt x="43" y="58"/>
                                </a:lnTo>
                                <a:lnTo>
                                  <a:pt x="39" y="56"/>
                                </a:lnTo>
                                <a:lnTo>
                                  <a:pt x="35" y="54"/>
                                </a:lnTo>
                                <a:lnTo>
                                  <a:pt x="32" y="52"/>
                                </a:lnTo>
                                <a:lnTo>
                                  <a:pt x="29" y="50"/>
                                </a:lnTo>
                                <a:lnTo>
                                  <a:pt x="27" y="48"/>
                                </a:lnTo>
                                <a:lnTo>
                                  <a:pt x="25" y="45"/>
                                </a:lnTo>
                                <a:lnTo>
                                  <a:pt x="24" y="42"/>
                                </a:lnTo>
                                <a:lnTo>
                                  <a:pt x="22" y="39"/>
                                </a:lnTo>
                                <a:lnTo>
                                  <a:pt x="22" y="32"/>
                                </a:lnTo>
                                <a:lnTo>
                                  <a:pt x="23" y="29"/>
                                </a:lnTo>
                                <a:lnTo>
                                  <a:pt x="24" y="27"/>
                                </a:lnTo>
                                <a:lnTo>
                                  <a:pt x="25" y="25"/>
                                </a:lnTo>
                                <a:lnTo>
                                  <a:pt x="26" y="23"/>
                                </a:lnTo>
                                <a:lnTo>
                                  <a:pt x="30" y="19"/>
                                </a:lnTo>
                                <a:lnTo>
                                  <a:pt x="32" y="18"/>
                                </a:lnTo>
                                <a:lnTo>
                                  <a:pt x="35" y="17"/>
                                </a:lnTo>
                                <a:lnTo>
                                  <a:pt x="38" y="16"/>
                                </a:lnTo>
                                <a:lnTo>
                                  <a:pt x="41" y="15"/>
                                </a:lnTo>
                                <a:lnTo>
                                  <a:pt x="78" y="15"/>
                                </a:lnTo>
                                <a:lnTo>
                                  <a:pt x="78" y="12"/>
                                </a:lnTo>
                                <a:lnTo>
                                  <a:pt x="78" y="11"/>
                                </a:lnTo>
                                <a:lnTo>
                                  <a:pt x="77" y="10"/>
                                </a:lnTo>
                                <a:lnTo>
                                  <a:pt x="76" y="8"/>
                                </a:lnTo>
                                <a:lnTo>
                                  <a:pt x="74" y="7"/>
                                </a:lnTo>
                                <a:lnTo>
                                  <a:pt x="72" y="6"/>
                                </a:lnTo>
                                <a:lnTo>
                                  <a:pt x="70" y="4"/>
                                </a:lnTo>
                                <a:lnTo>
                                  <a:pt x="67" y="4"/>
                                </a:lnTo>
                                <a:lnTo>
                                  <a:pt x="64" y="2"/>
                                </a:lnTo>
                                <a:lnTo>
                                  <a:pt x="62" y="2"/>
                                </a:lnTo>
                                <a:lnTo>
                                  <a:pt x="58" y="1"/>
                                </a:lnTo>
                                <a:lnTo>
                                  <a:pt x="56" y="1"/>
                                </a:lnTo>
                                <a:lnTo>
                                  <a:pt x="52" y="0"/>
                                </a:lnTo>
                                <a:close/>
                                <a:moveTo>
                                  <a:pt x="78" y="15"/>
                                </a:moveTo>
                                <a:lnTo>
                                  <a:pt x="50" y="15"/>
                                </a:lnTo>
                                <a:lnTo>
                                  <a:pt x="53" y="16"/>
                                </a:lnTo>
                                <a:lnTo>
                                  <a:pt x="57" y="17"/>
                                </a:lnTo>
                                <a:lnTo>
                                  <a:pt x="60" y="18"/>
                                </a:lnTo>
                                <a:lnTo>
                                  <a:pt x="63" y="19"/>
                                </a:lnTo>
                                <a:lnTo>
                                  <a:pt x="66" y="20"/>
                                </a:lnTo>
                                <a:lnTo>
                                  <a:pt x="68" y="22"/>
                                </a:lnTo>
                                <a:lnTo>
                                  <a:pt x="70" y="23"/>
                                </a:lnTo>
                                <a:lnTo>
                                  <a:pt x="72" y="24"/>
                                </a:lnTo>
                                <a:lnTo>
                                  <a:pt x="74" y="25"/>
                                </a:lnTo>
                                <a:lnTo>
                                  <a:pt x="75" y="25"/>
                                </a:lnTo>
                                <a:lnTo>
                                  <a:pt x="76" y="25"/>
                                </a:lnTo>
                                <a:lnTo>
                                  <a:pt x="77" y="25"/>
                                </a:lnTo>
                                <a:lnTo>
                                  <a:pt x="77" y="24"/>
                                </a:lnTo>
                                <a:lnTo>
                                  <a:pt x="78" y="23"/>
                                </a:lnTo>
                                <a:lnTo>
                                  <a:pt x="78" y="22"/>
                                </a:lnTo>
                                <a:lnTo>
                                  <a:pt x="78"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Rectangle 289"/>
                        <wps:cNvSpPr>
                          <a:spLocks noChangeArrowheads="1"/>
                        </wps:cNvSpPr>
                        <wps:spPr bwMode="auto">
                          <a:xfrm>
                            <a:off x="6837" y="3446"/>
                            <a:ext cx="585" cy="517"/>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Rectangle 288"/>
                        <wps:cNvSpPr>
                          <a:spLocks noChangeArrowheads="1"/>
                        </wps:cNvSpPr>
                        <wps:spPr bwMode="auto">
                          <a:xfrm>
                            <a:off x="6837" y="3446"/>
                            <a:ext cx="585" cy="517"/>
                          </a:xfrm>
                          <a:prstGeom prst="rect">
                            <a:avLst/>
                          </a:prstGeom>
                          <a:noFill/>
                          <a:ln w="75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0" name="Picture 28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7081" y="3629"/>
                            <a:ext cx="102"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32D628E" id="Group 286" o:spid="_x0000_s1026" style="position:absolute;margin-left:130.8pt;margin-top:171.2pt;width:355.05pt;height:93.4pt;z-index:-37024;mso-position-horizontal-relative:page" coordorigin="2616,3424" coordsize="7101,1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">
                <v:shape id="AutoShape 312" o:spid="_x0000_s1027" style="position:absolute;left:78289;top:-90825;width:119822;height:21647;visibility:visible;mso-wrap-style:square;v-text-anchor:top" coordsize="119822,2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" path="m-73786,94264r2917,l-70869,94791r-2917,l-73786,94264t2,l-73204,94264r,527l-73784,94791r,-527e" filled="f" strokeweight=".41975mm">
                  <v:path arrowok="t" o:connecttype="custom" o:connectlocs="-73786,3439;-70869,3439;-70869,3966;-73786,3966;-73786,3439;-73784,3439;-73204,3439;-73204,3966;-73784,3966;-73784,3439" o:connectangles="0,0,0,0,0,0,0,0,0,0"/>
                </v:shape>
                <v:shape id="Freeform 311" o:spid="_x0000_s1028" style="position:absolute;left:4787;top:3654;width:84;height:151;visibility:visible;mso-wrap-style:square;v-text-anchor:top" coordsize="84,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" path="m79,l6,,4,1,1,3,,5,,145r1,2l4,150r2,l81,150r1,-1l83,148r,-1l83,146r1,-1l84,139r-1,-1l83,137r,-1l83,135r-1,l81,134r-1,-1l20,133r,-53l71,80r1,-1l73,79r,-1l74,77r,-1l74,68r,-1l74,66r-1,l73,65r,-1l72,64r-52,l20,16r60,l81,15r1,-1l82,13r1,-1l83,11r,-1l83,7r,-2l83,4,82,3r,-1l81,1,81,,80,,79,xe" fillcolor="black" stroked="f">
                  <v:path arrowok="t" o:connecttype="custom" o:connectlocs="6,3654;1,3657;0,3799;4,3804;81,3804;82,3803;83,3801;83,3800;84,3793;83,3791;83,3789;81,3788;80,3787;20,3734;72,3733;73,3733;74,3731;74,3730;74,3721;73,3720;73,3718;72,3718;20,3670;81,3669;82,3668;83,3666;83,3664;83,3659;82,3657;82,3656;81,3655;80,3654" o:connectangles="0,0,0,0,0,0,0,0,0,0,0,0,0,0,0,0,0,0,0,0,0,0,0,0,0,0,0,0,0,0,0,0"/>
                </v:shape>
                <v:shape id="AutoShape 310" o:spid="_x0000_s1029" style="position:absolute;left:126015;top:-90955;width:47661;height:21777;visibility:visible;mso-wrap-style:square;v-text-anchor:top" coordsize="47661,21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" path="m-120350,94394r581,l-119769,94921r-581,l-120350,94394t579,-3l-119190,94391r,527l-119771,94918r,-527e" filled="f" strokeweight=".41975mm">
                  <v:path arrowok="t" o:connecttype="custom" o:connectlocs="-120350,3439;-119769,3439;-119769,3966;-120350,3966;-120350,3439;-119771,3436;-119190,3436;-119190,3963;-119771,3963;-119771,3436" o:connectangles="0,0,0,0,0,0,0,0,0,0"/>
                </v:shape>
                <v:shape id="Freeform 309" o:spid="_x0000_s1030" style="position:absolute;left:6526;top:3644;width:84;height:150;visibility:visible;mso-wrap-style:square;v-text-anchor:top" coordsize="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" path="m79,l5,,3,,,3,,5,,145r,2l3,149r2,1l80,150r,-1l81,149r1,l82,148r,-1l83,145r,-7l82,137r,-1l82,135r-1,-1l80,134r-61,l19,80r52,l71,79r1,l73,78r,-1l73,76r,-1l74,74r,-5l73,68r,-1l73,66r,-1l72,64r-1,l71,63r-52,l19,16r60,l80,16r,-1l81,15r,-1l82,13r,-1l82,11r,-6l82,4r,-1l81,2r,-1l80,1,80,,79,xe" fillcolor="black" stroked="f">
                  <v:path arrowok="t" o:connecttype="custom" o:connectlocs="5,3644;0,3647;0,3789;3,3793;80,3794;81,3793;82,3792;82,3791;83,3782;82,3780;82,3779;80,3778;19,3778;71,3724;72,3723;73,3722;73,3720;74,3718;73,3712;73,3710;73,3709;71,3708;71,3707;19,3660;80,3660;81,3659;81,3658;82,3656;82,3649;82,3647;81,3646;80,3645;79,3644" o:connectangles="0,0,0,0,0,0,0,0,0,0,0,0,0,0,0,0,0,0,0,0,0,0,0,0,0,0,0,0,0,0,0,0,0"/>
                </v:shape>
                <v:rect id="Rectangle 308" o:spid="_x0000_s1031" style="position:absolute;left:6822;top:3439;width:581;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" filled="f" strokeweight=".41975mm"/>
                <v:shape id="Picture 307" o:spid="_x0000_s1032" type="#_x0000_t75" style="position:absolute;left:7067;top:3647;width:109;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">
                  <v:imagedata r:id="rId186" o:title=""/>
                </v:shape>
                <v:rect id="Rectangle 306" o:spid="_x0000_s1033" style="position:absolute;left:5089;top:3439;width:581;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" filled="f" strokeweight=".41975mm"/>
                <v:shape id="AutoShape 305" o:spid="_x0000_s1034" style="position:absolute;left:5372;top:3641;width:93;height:155;visibility:visible;mso-wrap-style:square;v-text-anchor:top" coordsize="93,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" path="m5,125r-3,l1,127,,128r,1l,130r,9l,140r1,1l2,142r,2l4,144r1,2l7,147r3,1l12,150r4,1l19,152r4,1l27,154r4,1l36,155r12,l55,154r6,-2l67,150r6,-2l78,144r4,-4l83,138r-47,l31,137r-4,-1l23,135r-4,-2l13,130r-3,-1l6,126,5,125xm53,l43,,36,1,31,3,25,5,21,7r-4,4l12,14,9,18,7,23,5,28,4,33r,13l5,51r2,5l8,60r3,4l17,70r4,3l29,78r4,2l38,82r4,2l46,86r4,2l54,90r4,2l64,96r3,3l69,102r2,3l71,109r,8l71,121r-2,2l68,127r-2,2l63,131r-2,2l58,135r-4,2l50,137r-4,1l83,138r3,-3l88,130r3,-6l92,118r,-13l91,100,87,91,85,87,79,81,75,78,67,73,58,69,54,67,50,65,46,63,41,61,38,59,31,54,29,52,27,49,25,46,24,42r,-7l25,33r,-3l28,25r2,-2l32,21r3,-1l41,17r3,l84,17r,-3l83,13r,-1l83,11,82,10r-1,l81,9,79,8,77,7,75,6,72,4r-3,l66,3,63,2,59,1,53,xm84,17r-31,l57,17r7,3l67,21r3,1l73,24r2,1l77,26r2,1l80,28r1,l82,27r1,l83,26r,-1l84,24r,-7xe" fillcolor="black" stroked="f">
                  <v:path arrowok="t" o:connecttype="custom" o:connectlocs="1,3768;0,3770;0,3781;2,3785;7,3788;16,3792;27,3795;48,3796;67,3791;82,3781;31,3778;19,3774;6,3767;43,3641;25,3646;12,3655;5,3669;5,3692;11,3705;29,3719;42,3725;54,3731;67,3740;71,3750;69,3764;63,3772;54,3778;83,3779;91,3765;91,3741;79,3722;58,3710;46,3704;31,3695;25,3687;25,3674;30,3664;41,3658;84,3655;83,3653;82,3651;79,3649;72,3645;63,3643;84,3658;64,3661;73,3665;79,3668;82,3668;83,3667;84,3665" o:connectangles="0,0,0,0,0,0,0,0,0,0,0,0,0,0,0,0,0,0,0,0,0,0,0,0,0,0,0,0,0,0,0,0,0,0,0,0,0,0,0,0,0,0,0,0,0,0,0,0,0,0,0"/>
                </v:shape>
                <v:shape id="Picture 304" o:spid="_x0000_s1035" type="#_x0000_t75" style="position:absolute;left:4016;top:4851;width:690;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">
                  <v:imagedata r:id="rId187" o:title=""/>
                </v:shape>
                <v:shape id="Picture 303" o:spid="_x0000_s1036" type="#_x0000_t75" style="position:absolute;left:2821;top:4743;width:554;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">
                  <v:imagedata r:id="rId188" o:title=""/>
                </v:shape>
                <v:shape id="Picture 302" o:spid="_x0000_s1037" type="#_x0000_t75" style="position:absolute;left:2903;top:4976;width:194;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">
                  <v:imagedata r:id="rId189" o:title=""/>
                </v:shape>
                <v:shape id="Picture 301" o:spid="_x0000_s1038" type="#_x0000_t75" style="position:absolute;left:3130;top:4974;width:169;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">
                  <v:imagedata r:id="rId190" o:title=""/>
                </v:shape>
                <v:shape id="AutoShape 300" o:spid="_x0000_s1039" style="position:absolute;left:1271;top:-70531;width:290679;height:55306;visibility:visible;mso-wrap-style:square;v-text-anchor:top" coordsize="290679,55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" path="m1357,75130r2560,l3917,75810r-2560,l1357,75130t875,19l2232,75810m3814,74497r-2457,610m4399,74464r-482,643m5551,74497r-921,619m6149,74497r2284,619e" filled="f" strokeweight=".41975mm">
                  <v:path arrowok="t" o:connecttype="custom" o:connectlocs="1357,4599;3917,4599;3917,5279;1357,5279;1357,4599;2232,4618;2232,5279;3814,3966;1357,4576;4399,3933;3917,4576;5551,3966;4630,4585;6149,3966;8433,4585" o:connectangles="0,0,0,0,0,0,0,0,0,0,0,0,0,0,0"/>
                </v:shape>
                <v:line id="Line 299" o:spid="_x0000_s1040" style="position:absolute;visibility:visible;mso-wrap-style:square" from="5743,3662" to="6195,3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" strokeweight=".20986mm">
                  <v:stroke dashstyle="longDash"/>
                </v:line>
                <v:rect id="Rectangle 298" o:spid="_x0000_s1041" style="position:absolute;left:4499;top:3446;width:585;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" fillcolor="#d8d8d8" stroked="f"/>
                <v:rect id="Rectangle 297" o:spid="_x0000_s1042" style="position:absolute;left:4499;top:3446;width:585;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" filled="f" strokeweight=".20986mm"/>
                <v:shape id="Freeform 296" o:spid="_x0000_s1043" style="position:absolute;left:4755;top:3631;width:79;height:141;visibility:visible;mso-wrap-style:square;v-text-anchor:top" coordsize="7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" path="m75,l6,,4,,1,2,,4,,135r1,2l3,138r1,1l6,140r69,l76,140r1,-1l78,138r,-1l78,136r1,-1l79,130r-1,-1l78,128r,-1l78,126r-1,l77,125r-1,l19,125r,-51l67,74r1,l69,73r,-1l70,70r,-6l69,62r,-1l69,60r-1,l67,59r-48,l19,15r56,l76,14r1,l77,12r,-1l78,10r,-5l77,4r,-1l77,2r,-1l76,,75,xe" fillcolor="black" stroked="f">
                  <v:path arrowok="t" o:connecttype="custom" o:connectlocs="6,3631;1,3633;0,3766;3,3769;6,3771;76,3771;77,3770;78,3769;78,3768;79,3766;78,3760;78,3758;77,3757;76,3756;19,3756;67,3705;68,3705;69,3704;69,3703;70,3695;69,3693;69,3691;68,3691;19,3690;75,3646;76,3645;77,3645;77,3642;78,3636;77,3634;77,3633;76,3631;75,3631" o:connectangles="0,0,0,0,0,0,0,0,0,0,0,0,0,0,0,0,0,0,0,0,0,0,0,0,0,0,0,0,0,0,0,0,0"/>
                </v:shape>
                <v:rect id="Rectangle 295" o:spid="_x0000_s1044" style="position:absolute;left:5083;top:3446;width:585;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" fillcolor="#d8d8d8" stroked="f"/>
                <v:rect id="Rectangle 294" o:spid="_x0000_s1045" style="position:absolute;left:5083;top:3446;width:585;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" filled="f" strokeweight=".20986mm"/>
                <v:shape id="AutoShape 293" o:spid="_x0000_s1046" style="position:absolute;left:5332;top:3629;width:87;height:145;visibility:visible;mso-wrap-style:square;v-text-anchor:top" coordsize="8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" path="m5,116r-2,l2,117r-1,1l1,119r,1l,121r,8l1,130r,1l3,133r,1l5,135r2,1l9,138r3,1l15,140r3,1l22,142r8,2l34,144r12,l52,143r6,-2l63,139r6,-2l77,130r1,-2l34,128r-4,-1l26,126r-5,-1l18,124r-3,-2l12,121r-2,-1l8,118,6,117,5,116xm53,l40,,35,1,29,2,24,4,20,6,16,9r-4,3l9,16,7,21,5,26,4,31r,11l5,47r2,4l8,55r3,4l14,62r3,3l20,68r4,2l28,72r3,2l35,76r5,1l43,79r4,2l54,85r3,2l60,89r3,3l64,95r2,2l67,101r,7l67,112r-2,2l64,118r-2,2l57,124r-3,2l51,127r-3,l44,128r34,l80,126r5,-11l86,109r,-12l86,92,84,88,82,84,80,81,74,75,70,72,66,70,63,68,55,64,51,62,43,58,39,56,36,54,33,52,30,50,27,48,25,45,24,42,23,39r,-7l23,29r1,-2l25,25r1,-2l30,19r2,-1l36,17r2,-1l42,15r37,l78,15r,-3l78,10,77,9,76,8,74,7,72,6,70,4r-3,l65,2,59,1r-3,l53,xm79,15r-29,l54,16r6,2l63,19r3,1l68,22r2,1l72,24r2,1l75,25r2,l78,24r,-1l78,22r,-2l79,18r,-2l79,15xe" fillcolor="black" stroked="f">
                  <v:path arrowok="t" o:connecttype="custom" o:connectlocs="2,3746;1,3747;0,3750;1,3760;5,3764;12,3768;22,3771;46,3773;63,3768;78,3757;26,3755;15,3751;8,3747;53,3629;29,3631;16,3638;7,3650;4,3671;8,3684;17,3694;28,3701;40,3706;54,3714;63,3721;67,3730;65,3743;57,3753;48,3756;80,3755;86,3726;82,3713;70,3701;55,3693;39,3685;30,3679;24,3671;23,3658;26,3652;36,3646;79,3644;78,3641;78,3639;76,3637;70,3633;59,3630;79,3644;60,3647;68,3651;74,3654;77,3654;78,3652;78,3649;79,3644" o:connectangles="0,0,0,0,0,0,0,0,0,0,0,0,0,0,0,0,0,0,0,0,0,0,0,0,0,0,0,0,0,0,0,0,0,0,0,0,0,0,0,0,0,0,0,0,0,0,0,0,0,0,0,0,0"/>
                </v:shape>
                <v:rect id="Rectangle 292" o:spid="_x0000_s1047" style="position:absolute;left:6230;top:3446;width:585;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" fillcolor="#d8d8d8" stroked="f"/>
                <v:rect id="Rectangle 291" o:spid="_x0000_s1048" style="position:absolute;left:6230;top:3446;width:585;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" filled="f" strokeweight=".20986mm"/>
                <v:shape id="AutoShape 290" o:spid="_x0000_s1049" style="position:absolute;left:6479;top:3629;width:87;height:145;visibility:visible;mso-wrap-style:square;v-text-anchor:top" coordsize="8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" path="m4,116r-2,l2,117r-1,1l1,119r,1l,121r,8l1,130r,1l2,133r1,1l5,135r2,1l9,138r3,1l15,140r3,1l22,142r7,2l34,144r11,l52,143r5,-2l63,139r5,-2l77,130r1,-2l34,128r-5,-1l25,126r-4,-1l18,124r-3,-2l12,121r-2,-1l8,118,6,117,4,116xm52,l40,,34,1,24,4,20,6r-8,6l9,16,7,21,4,26r,5l4,42r,5l6,51r2,4l10,59r4,3l16,65r4,3l24,70r3,2l31,74r4,2l39,77r4,2l47,81r7,4l57,87r3,2l62,92r2,3l66,97r1,4l67,108r-1,4l65,114r-1,4l62,120r-5,4l54,126r-4,1l47,127r-4,1l78,128r2,-2l85,115r1,-6l86,97,85,92,83,88,82,84,79,81,76,77,70,72,66,70,62,68,54,64,50,62,43,58,39,56,35,54,32,52,29,50,27,48,25,45,24,42,22,39r,-7l23,29r1,-2l25,25r1,-2l30,19r2,-1l35,17r3,-1l41,15r37,l78,12r,-1l77,10,76,8,74,7,72,6,70,4r-3,l64,2r-2,l58,1r-2,l52,xm78,15r-28,l53,16r4,1l60,18r3,1l66,20r2,2l70,23r2,1l74,25r1,l76,25r1,l77,24r1,-1l78,22r,-7xe" fillcolor="black" stroked="f">
                  <v:path arrowok="t" o:connecttype="custom" o:connectlocs="2,3746;1,3747;0,3750;1,3760;5,3764;12,3768;22,3771;45,3773;63,3768;78,3757;25,3755;15,3751;8,3747;52,3629;24,3633;9,3645;4,3660;6,3680;14,3691;24,3699;35,3705;47,3710;60,3718;66,3726;66,3741;62,3749;50,3756;78,3757;86,3738;83,3717;76,3706;62,3697;43,3687;32,3681;25,3674;22,3661;25,3654;32,3647;41,3644;78,3641;77,3639;74,3636;67,3633;58,3630;78,3644;57,3646;66,3649;72,3653;76,3654;77,3653;78,3651" o:connectangles="0,0,0,0,0,0,0,0,0,0,0,0,0,0,0,0,0,0,0,0,0,0,0,0,0,0,0,0,0,0,0,0,0,0,0,0,0,0,0,0,0,0,0,0,0,0,0,0,0,0,0"/>
                </v:shape>
                <v:rect id="Rectangle 289" o:spid="_x0000_s1050" style="position:absolute;left:6837;top:3446;width:585;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" fillcolor="#d8d8d8" stroked="f"/>
                <v:rect id="Rectangle 288" o:spid="_x0000_s1051" style="position:absolute;left:6837;top:3446;width:585;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" filled="f" strokeweight=".20986mm"/>
                <v:shape id="Picture 287" o:spid="_x0000_s1052" type="#_x0000_t75" style="position:absolute;left:7081;top:3629;width:102;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">
                  <v:imagedata r:id="rId191" o:title=""/>
                </v:shape>
                <w10:wrap anchorx="page"/>
              </v:group>
            </w:pict>
          </mc:Fallback>
        </mc:AlternateContent>
      </w:r>
      <w:r w:rsidR="00E142A3">
        <w:rPr>
          <w:spacing w:val="-5"/>
          <w:w w:val="110"/>
        </w:rPr>
        <w:t xml:space="preserve">Table </w:t>
      </w:r>
      <w:r w:rsidR="00E142A3">
        <w:rPr>
          <w:w w:val="110"/>
        </w:rPr>
        <w:t xml:space="preserve">6.2: Switch command to switch the proposed tags from the </w:t>
      </w:r>
      <w:r w:rsidR="00E142A3">
        <w:rPr>
          <w:spacing w:val="-3"/>
          <w:w w:val="110"/>
        </w:rPr>
        <w:t xml:space="preserve">conventional </w:t>
      </w:r>
      <w:r w:rsidR="00E142A3">
        <w:rPr>
          <w:w w:val="110"/>
        </w:rPr>
        <w:t>mode to the new mode</w:t>
      </w:r>
    </w:p>
    <w:p w14:paraId="21CED74C" w14:textId="77777777" w:rsidR="0092676A" w:rsidRDefault="0092676A">
      <w:pPr>
        <w:pStyle w:val="BodyText"/>
        <w:spacing w:before="1"/>
        <w:rPr>
          <w:sz w:val="18"/>
        </w:rPr>
      </w:pPr>
    </w:p>
    <w:tbl>
      <w:tblPr>
        <w:tblW w:w="0" w:type="auto"/>
        <w:tblInd w:w="252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796"/>
        <w:gridCol w:w="2120"/>
      </w:tblGrid>
      <w:tr w:rsidR="0092676A" w14:paraId="2977127F" w14:textId="77777777">
        <w:trPr>
          <w:trHeight w:hRule="exact" w:val="586"/>
        </w:trPr>
        <w:tc>
          <w:tcPr>
            <w:tcW w:w="1796" w:type="dxa"/>
          </w:tcPr>
          <w:p w14:paraId="17263755" w14:textId="77777777" w:rsidR="0092676A" w:rsidRDefault="0092676A"/>
        </w:tc>
        <w:tc>
          <w:tcPr>
            <w:tcW w:w="2120" w:type="dxa"/>
          </w:tcPr>
          <w:p w14:paraId="30257E9D" w14:textId="77777777" w:rsidR="0092676A" w:rsidRDefault="00E142A3">
            <w:pPr>
              <w:pStyle w:val="TableParagraph"/>
              <w:spacing w:before="140"/>
              <w:ind w:left="91" w:right="91"/>
              <w:rPr>
                <w:sz w:val="24"/>
              </w:rPr>
            </w:pPr>
            <w:r>
              <w:rPr>
                <w:w w:val="105"/>
                <w:sz w:val="24"/>
              </w:rPr>
              <w:t>Command</w:t>
            </w:r>
          </w:p>
        </w:tc>
      </w:tr>
      <w:tr w:rsidR="0092676A" w14:paraId="456AC6D3" w14:textId="77777777">
        <w:trPr>
          <w:trHeight w:hRule="exact" w:val="586"/>
        </w:trPr>
        <w:tc>
          <w:tcPr>
            <w:tcW w:w="1796" w:type="dxa"/>
          </w:tcPr>
          <w:p w14:paraId="580D5439" w14:textId="77777777" w:rsidR="0092676A" w:rsidRDefault="00E142A3">
            <w:pPr>
              <w:pStyle w:val="TableParagraph"/>
              <w:spacing w:before="140"/>
              <w:ind w:left="115" w:right="115"/>
              <w:rPr>
                <w:sz w:val="24"/>
              </w:rPr>
            </w:pPr>
            <w:r>
              <w:rPr>
                <w:w w:val="105"/>
                <w:sz w:val="24"/>
              </w:rPr>
              <w:t>Number of bits</w:t>
            </w:r>
          </w:p>
        </w:tc>
        <w:tc>
          <w:tcPr>
            <w:tcW w:w="2120" w:type="dxa"/>
          </w:tcPr>
          <w:p w14:paraId="1264F07E" w14:textId="77777777" w:rsidR="0092676A" w:rsidRDefault="00E142A3">
            <w:pPr>
              <w:pStyle w:val="TableParagraph"/>
              <w:spacing w:before="140"/>
              <w:ind w:left="91" w:right="91"/>
              <w:rPr>
                <w:sz w:val="24"/>
              </w:rPr>
            </w:pPr>
            <w:r>
              <w:rPr>
                <w:w w:val="105"/>
                <w:sz w:val="24"/>
              </w:rPr>
              <w:t>16</w:t>
            </w:r>
          </w:p>
        </w:tc>
      </w:tr>
      <w:tr w:rsidR="0092676A" w14:paraId="745FAA1B" w14:textId="77777777">
        <w:trPr>
          <w:trHeight w:hRule="exact" w:val="586"/>
        </w:trPr>
        <w:tc>
          <w:tcPr>
            <w:tcW w:w="1796" w:type="dxa"/>
          </w:tcPr>
          <w:p w14:paraId="2C5A5735" w14:textId="77777777" w:rsidR="0092676A" w:rsidRDefault="00E142A3">
            <w:pPr>
              <w:pStyle w:val="TableParagraph"/>
              <w:spacing w:before="140"/>
              <w:ind w:left="115" w:right="115"/>
              <w:rPr>
                <w:sz w:val="24"/>
              </w:rPr>
            </w:pPr>
            <w:r>
              <w:rPr>
                <w:w w:val="105"/>
                <w:sz w:val="24"/>
              </w:rPr>
              <w:t>Description</w:t>
            </w:r>
          </w:p>
        </w:tc>
        <w:tc>
          <w:tcPr>
            <w:tcW w:w="2120" w:type="dxa"/>
          </w:tcPr>
          <w:p w14:paraId="20D05BD4" w14:textId="77777777" w:rsidR="0092676A" w:rsidRDefault="00E142A3">
            <w:pPr>
              <w:pStyle w:val="TableParagraph"/>
              <w:spacing w:before="140"/>
              <w:ind w:left="91" w:right="91"/>
              <w:rPr>
                <w:sz w:val="24"/>
              </w:rPr>
            </w:pPr>
            <w:r>
              <w:rPr>
                <w:w w:val="105"/>
                <w:sz w:val="24"/>
              </w:rPr>
              <w:t>1110001001100000</w:t>
            </w:r>
          </w:p>
        </w:tc>
      </w:tr>
    </w:tbl>
    <w:p w14:paraId="150DC2B3" w14:textId="77777777" w:rsidR="0092676A" w:rsidRDefault="00AC2220">
      <w:pPr>
        <w:pStyle w:val="BodyText"/>
        <w:spacing w:before="5"/>
        <w:rPr>
          <w:sz w:val="26"/>
        </w:rPr>
      </w:pPr>
      <w:r>
        <w:rPr>
          <w:noProof/>
        </w:rPr>
        <mc:AlternateContent>
          <mc:Choice Requires="wps">
            <w:drawing>
              <wp:anchor distT="0" distB="0" distL="0" distR="0" simplePos="0" relativeHeight="1168" behindDoc="0" locked="0" layoutInCell="1" allowOverlap="1" wp14:anchorId="4E5A11BD" wp14:editId="706752E7">
                <wp:simplePos x="0" y="0"/>
                <wp:positionH relativeFrom="page">
                  <wp:posOffset>3517265</wp:posOffset>
                </wp:positionH>
                <wp:positionV relativeFrom="paragraph">
                  <wp:posOffset>213995</wp:posOffset>
                </wp:positionV>
                <wp:extent cx="418465" cy="109855"/>
                <wp:effectExtent l="2540" t="4445" r="7620" b="0"/>
                <wp:wrapTopAndBottom/>
                <wp:docPr id="293" name="AutoShape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8465" cy="109855"/>
                        </a:xfrm>
                        <a:custGeom>
                          <a:avLst/>
                          <a:gdLst>
                            <a:gd name="T0" fmla="+- 0 5561 5539"/>
                            <a:gd name="T1" fmla="*/ T0 w 659"/>
                            <a:gd name="T2" fmla="+- 0 430 337"/>
                            <a:gd name="T3" fmla="*/ 430 h 173"/>
                            <a:gd name="T4" fmla="+- 0 5654 5539"/>
                            <a:gd name="T5" fmla="*/ T4 w 659"/>
                            <a:gd name="T6" fmla="+- 0 357 337"/>
                            <a:gd name="T7" fmla="*/ 357 h 173"/>
                            <a:gd name="T8" fmla="+- 0 5701 5539"/>
                            <a:gd name="T9" fmla="*/ T8 w 659"/>
                            <a:gd name="T10" fmla="+- 0 508 337"/>
                            <a:gd name="T11" fmla="*/ 508 h 173"/>
                            <a:gd name="T12" fmla="+- 0 5708 5539"/>
                            <a:gd name="T13" fmla="*/ T12 w 659"/>
                            <a:gd name="T14" fmla="+- 0 410 337"/>
                            <a:gd name="T15" fmla="*/ 410 h 173"/>
                            <a:gd name="T16" fmla="+- 0 5742 5539"/>
                            <a:gd name="T17" fmla="*/ T16 w 659"/>
                            <a:gd name="T18" fmla="+- 0 403 337"/>
                            <a:gd name="T19" fmla="*/ 403 h 173"/>
                            <a:gd name="T20" fmla="+- 0 5735 5539"/>
                            <a:gd name="T21" fmla="*/ T20 w 659"/>
                            <a:gd name="T22" fmla="+- 0 404 337"/>
                            <a:gd name="T23" fmla="*/ 404 h 173"/>
                            <a:gd name="T24" fmla="+- 0 5716 5539"/>
                            <a:gd name="T25" fmla="*/ T24 w 659"/>
                            <a:gd name="T26" fmla="+- 0 383 337"/>
                            <a:gd name="T27" fmla="*/ 383 h 173"/>
                            <a:gd name="T28" fmla="+- 0 5742 5539"/>
                            <a:gd name="T29" fmla="*/ T28 w 659"/>
                            <a:gd name="T30" fmla="+- 0 403 337"/>
                            <a:gd name="T31" fmla="*/ 403 h 173"/>
                            <a:gd name="T32" fmla="+- 0 5819 5539"/>
                            <a:gd name="T33" fmla="*/ T32 w 659"/>
                            <a:gd name="T34" fmla="+- 0 399 337"/>
                            <a:gd name="T35" fmla="*/ 399 h 173"/>
                            <a:gd name="T36" fmla="+- 0 5839 5539"/>
                            <a:gd name="T37" fmla="*/ T36 w 659"/>
                            <a:gd name="T38" fmla="+- 0 427 337"/>
                            <a:gd name="T39" fmla="*/ 427 h 173"/>
                            <a:gd name="T40" fmla="+- 0 5793 5539"/>
                            <a:gd name="T41" fmla="*/ T40 w 659"/>
                            <a:gd name="T42" fmla="+- 0 437 337"/>
                            <a:gd name="T43" fmla="*/ 437 h 173"/>
                            <a:gd name="T44" fmla="+- 0 5768 5539"/>
                            <a:gd name="T45" fmla="*/ T44 w 659"/>
                            <a:gd name="T46" fmla="+- 0 446 337"/>
                            <a:gd name="T47" fmla="*/ 446 h 173"/>
                            <a:gd name="T48" fmla="+- 0 5753 5539"/>
                            <a:gd name="T49" fmla="*/ T48 w 659"/>
                            <a:gd name="T50" fmla="+- 0 469 337"/>
                            <a:gd name="T51" fmla="*/ 469 h 173"/>
                            <a:gd name="T52" fmla="+- 0 5781 5539"/>
                            <a:gd name="T53" fmla="*/ T52 w 659"/>
                            <a:gd name="T54" fmla="+- 0 510 337"/>
                            <a:gd name="T55" fmla="*/ 510 h 173"/>
                            <a:gd name="T56" fmla="+- 0 5838 5539"/>
                            <a:gd name="T57" fmla="*/ T56 w 659"/>
                            <a:gd name="T58" fmla="+- 0 494 337"/>
                            <a:gd name="T59" fmla="*/ 494 h 173"/>
                            <a:gd name="T60" fmla="+- 0 5775 5539"/>
                            <a:gd name="T61" fmla="*/ T60 w 659"/>
                            <a:gd name="T62" fmla="+- 0 480 337"/>
                            <a:gd name="T63" fmla="*/ 480 h 173"/>
                            <a:gd name="T64" fmla="+- 0 5782 5539"/>
                            <a:gd name="T65" fmla="*/ T64 w 659"/>
                            <a:gd name="T66" fmla="+- 0 459 337"/>
                            <a:gd name="T67" fmla="*/ 459 h 173"/>
                            <a:gd name="T68" fmla="+- 0 5820 5539"/>
                            <a:gd name="T69" fmla="*/ T68 w 659"/>
                            <a:gd name="T70" fmla="+- 0 451 337"/>
                            <a:gd name="T71" fmla="*/ 451 h 173"/>
                            <a:gd name="T72" fmla="+- 0 5859 5539"/>
                            <a:gd name="T73" fmla="*/ T72 w 659"/>
                            <a:gd name="T74" fmla="+- 0 412 337"/>
                            <a:gd name="T75" fmla="*/ 412 h 173"/>
                            <a:gd name="T76" fmla="+- 0 5840 5539"/>
                            <a:gd name="T77" fmla="*/ T76 w 659"/>
                            <a:gd name="T78" fmla="+- 0 492 337"/>
                            <a:gd name="T79" fmla="*/ 492 h 173"/>
                            <a:gd name="T80" fmla="+- 0 5864 5539"/>
                            <a:gd name="T81" fmla="*/ T80 w 659"/>
                            <a:gd name="T82" fmla="+- 0 503 337"/>
                            <a:gd name="T83" fmla="*/ 503 h 173"/>
                            <a:gd name="T84" fmla="+- 0 5838 5539"/>
                            <a:gd name="T85" fmla="*/ T84 w 659"/>
                            <a:gd name="T86" fmla="+- 0 463 337"/>
                            <a:gd name="T87" fmla="*/ 463 h 173"/>
                            <a:gd name="T88" fmla="+- 0 5821 5539"/>
                            <a:gd name="T89" fmla="*/ T88 w 659"/>
                            <a:gd name="T90" fmla="+- 0 489 337"/>
                            <a:gd name="T91" fmla="*/ 489 h 173"/>
                            <a:gd name="T92" fmla="+- 0 5861 5539"/>
                            <a:gd name="T93" fmla="*/ T92 w 659"/>
                            <a:gd name="T94" fmla="+- 0 492 337"/>
                            <a:gd name="T95" fmla="*/ 492 h 173"/>
                            <a:gd name="T96" fmla="+- 0 5801 5539"/>
                            <a:gd name="T97" fmla="*/ T96 w 659"/>
                            <a:gd name="T98" fmla="+- 0 381 337"/>
                            <a:gd name="T99" fmla="*/ 381 h 173"/>
                            <a:gd name="T100" fmla="+- 0 5765 5539"/>
                            <a:gd name="T101" fmla="*/ T100 w 659"/>
                            <a:gd name="T102" fmla="+- 0 398 337"/>
                            <a:gd name="T103" fmla="*/ 398 h 173"/>
                            <a:gd name="T104" fmla="+- 0 5779 5539"/>
                            <a:gd name="T105" fmla="*/ T104 w 659"/>
                            <a:gd name="T106" fmla="+- 0 414 337"/>
                            <a:gd name="T107" fmla="*/ 414 h 173"/>
                            <a:gd name="T108" fmla="+- 0 5855 5539"/>
                            <a:gd name="T109" fmla="*/ T108 w 659"/>
                            <a:gd name="T110" fmla="+- 0 399 337"/>
                            <a:gd name="T111" fmla="*/ 399 h 173"/>
                            <a:gd name="T112" fmla="+- 0 5837 5539"/>
                            <a:gd name="T113" fmla="*/ T112 w 659"/>
                            <a:gd name="T114" fmla="+- 0 385 337"/>
                            <a:gd name="T115" fmla="*/ 385 h 173"/>
                            <a:gd name="T116" fmla="+- 0 5892 5539"/>
                            <a:gd name="T117" fmla="*/ T116 w 659"/>
                            <a:gd name="T118" fmla="+- 0 508 337"/>
                            <a:gd name="T119" fmla="*/ 508 h 173"/>
                            <a:gd name="T120" fmla="+- 0 5918 5539"/>
                            <a:gd name="T121" fmla="*/ T120 w 659"/>
                            <a:gd name="T122" fmla="+- 0 412 337"/>
                            <a:gd name="T123" fmla="*/ 412 h 173"/>
                            <a:gd name="T124" fmla="+- 0 5910 5539"/>
                            <a:gd name="T125" fmla="*/ T124 w 659"/>
                            <a:gd name="T126" fmla="+- 0 384 337"/>
                            <a:gd name="T127" fmla="*/ 384 h 173"/>
                            <a:gd name="T128" fmla="+- 0 5964 5539"/>
                            <a:gd name="T129" fmla="*/ T128 w 659"/>
                            <a:gd name="T130" fmla="+- 0 411 337"/>
                            <a:gd name="T131" fmla="*/ 411 h 173"/>
                            <a:gd name="T132" fmla="+- 0 5989 5539"/>
                            <a:gd name="T133" fmla="*/ T132 w 659"/>
                            <a:gd name="T134" fmla="+- 0 414 337"/>
                            <a:gd name="T135" fmla="*/ 414 h 173"/>
                            <a:gd name="T136" fmla="+- 0 6021 5539"/>
                            <a:gd name="T137" fmla="*/ T136 w 659"/>
                            <a:gd name="T138" fmla="+- 0 400 337"/>
                            <a:gd name="T139" fmla="*/ 400 h 173"/>
                            <a:gd name="T140" fmla="+- 0 6036 5539"/>
                            <a:gd name="T141" fmla="*/ T140 w 659"/>
                            <a:gd name="T142" fmla="+- 0 412 337"/>
                            <a:gd name="T143" fmla="*/ 412 h 173"/>
                            <a:gd name="T144" fmla="+- 0 6059 5539"/>
                            <a:gd name="T145" fmla="*/ T144 w 659"/>
                            <a:gd name="T146" fmla="+- 0 409 337"/>
                            <a:gd name="T147" fmla="*/ 409 h 173"/>
                            <a:gd name="T148" fmla="+- 0 6000 5539"/>
                            <a:gd name="T149" fmla="*/ T148 w 659"/>
                            <a:gd name="T150" fmla="+- 0 387 337"/>
                            <a:gd name="T151" fmla="*/ 387 h 173"/>
                            <a:gd name="T152" fmla="+- 0 6008 5539"/>
                            <a:gd name="T153" fmla="*/ T152 w 659"/>
                            <a:gd name="T154" fmla="+- 0 400 337"/>
                            <a:gd name="T155" fmla="*/ 400 h 173"/>
                            <a:gd name="T156" fmla="+- 0 6033 5539"/>
                            <a:gd name="T157" fmla="*/ T156 w 659"/>
                            <a:gd name="T158" fmla="+- 0 381 337"/>
                            <a:gd name="T159" fmla="*/ 381 h 173"/>
                            <a:gd name="T160" fmla="+- 0 5920 5539"/>
                            <a:gd name="T161" fmla="*/ T160 w 659"/>
                            <a:gd name="T162" fmla="+- 0 390 337"/>
                            <a:gd name="T163" fmla="*/ 390 h 173"/>
                            <a:gd name="T164" fmla="+- 0 5937 5539"/>
                            <a:gd name="T165" fmla="*/ T164 w 659"/>
                            <a:gd name="T166" fmla="+- 0 400 337"/>
                            <a:gd name="T167" fmla="*/ 400 h 173"/>
                            <a:gd name="T168" fmla="+- 0 5965 5539"/>
                            <a:gd name="T169" fmla="*/ T168 w 659"/>
                            <a:gd name="T170" fmla="+- 0 383 337"/>
                            <a:gd name="T171" fmla="*/ 383 h 173"/>
                            <a:gd name="T172" fmla="+- 0 6108 5539"/>
                            <a:gd name="T173" fmla="*/ T172 w 659"/>
                            <a:gd name="T174" fmla="+- 0 391 337"/>
                            <a:gd name="T175" fmla="*/ 391 h 173"/>
                            <a:gd name="T176" fmla="+- 0 6083 5539"/>
                            <a:gd name="T177" fmla="*/ T176 w 659"/>
                            <a:gd name="T178" fmla="+- 0 447 337"/>
                            <a:gd name="T179" fmla="*/ 447 h 173"/>
                            <a:gd name="T180" fmla="+- 0 6108 5539"/>
                            <a:gd name="T181" fmla="*/ T180 w 659"/>
                            <a:gd name="T182" fmla="+- 0 501 337"/>
                            <a:gd name="T183" fmla="*/ 501 h 173"/>
                            <a:gd name="T184" fmla="+- 0 6168 5539"/>
                            <a:gd name="T185" fmla="*/ T184 w 659"/>
                            <a:gd name="T186" fmla="+- 0 507 337"/>
                            <a:gd name="T187" fmla="*/ 507 h 173"/>
                            <a:gd name="T188" fmla="+- 0 6109 5539"/>
                            <a:gd name="T189" fmla="*/ T188 w 659"/>
                            <a:gd name="T190" fmla="+- 0 475 337"/>
                            <a:gd name="T191" fmla="*/ 475 h 173"/>
                            <a:gd name="T192" fmla="+- 0 6196 5539"/>
                            <a:gd name="T193" fmla="*/ T192 w 659"/>
                            <a:gd name="T194" fmla="+- 0 434 337"/>
                            <a:gd name="T195" fmla="*/ 434 h 173"/>
                            <a:gd name="T196" fmla="+- 0 6124 5539"/>
                            <a:gd name="T197" fmla="*/ T196 w 659"/>
                            <a:gd name="T198" fmla="+- 0 402 337"/>
                            <a:gd name="T199" fmla="*/ 402 h 173"/>
                            <a:gd name="T200" fmla="+- 0 6153 5539"/>
                            <a:gd name="T201" fmla="*/ T200 w 659"/>
                            <a:gd name="T202" fmla="+- 0 382 337"/>
                            <a:gd name="T203" fmla="*/ 382 h 173"/>
                            <a:gd name="T204" fmla="+- 0 6162 5539"/>
                            <a:gd name="T205" fmla="*/ T204 w 659"/>
                            <a:gd name="T206" fmla="+- 0 487 337"/>
                            <a:gd name="T207" fmla="*/ 487 h 173"/>
                            <a:gd name="T208" fmla="+- 0 6193 5539"/>
                            <a:gd name="T209" fmla="*/ T208 w 659"/>
                            <a:gd name="T210" fmla="+- 0 483 337"/>
                            <a:gd name="T211" fmla="*/ 483 h 173"/>
                            <a:gd name="T212" fmla="+- 0 6160 5539"/>
                            <a:gd name="T213" fmla="*/ T212 w 659"/>
                            <a:gd name="T214" fmla="+- 0 403 337"/>
                            <a:gd name="T215" fmla="*/ 403 h 173"/>
                            <a:gd name="T216" fmla="+- 0 6196 5539"/>
                            <a:gd name="T217" fmla="*/ T216 w 659"/>
                            <a:gd name="T218" fmla="+- 0 434 337"/>
                            <a:gd name="T219" fmla="*/ 434 h 1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659" h="173">
                              <a:moveTo>
                                <a:pt x="115" y="0"/>
                              </a:moveTo>
                              <a:lnTo>
                                <a:pt x="0" y="0"/>
                              </a:lnTo>
                              <a:lnTo>
                                <a:pt x="0" y="171"/>
                              </a:lnTo>
                              <a:lnTo>
                                <a:pt x="22" y="171"/>
                              </a:lnTo>
                              <a:lnTo>
                                <a:pt x="22" y="93"/>
                              </a:lnTo>
                              <a:lnTo>
                                <a:pt x="102" y="93"/>
                              </a:lnTo>
                              <a:lnTo>
                                <a:pt x="102" y="73"/>
                              </a:lnTo>
                              <a:lnTo>
                                <a:pt x="22" y="73"/>
                              </a:lnTo>
                              <a:lnTo>
                                <a:pt x="22" y="20"/>
                              </a:lnTo>
                              <a:lnTo>
                                <a:pt x="115" y="20"/>
                              </a:lnTo>
                              <a:lnTo>
                                <a:pt x="115" y="0"/>
                              </a:lnTo>
                              <a:close/>
                              <a:moveTo>
                                <a:pt x="160" y="47"/>
                              </a:moveTo>
                              <a:lnTo>
                                <a:pt x="141" y="47"/>
                              </a:lnTo>
                              <a:lnTo>
                                <a:pt x="141" y="171"/>
                              </a:lnTo>
                              <a:lnTo>
                                <a:pt x="162" y="171"/>
                              </a:lnTo>
                              <a:lnTo>
                                <a:pt x="162" y="97"/>
                              </a:lnTo>
                              <a:lnTo>
                                <a:pt x="163" y="89"/>
                              </a:lnTo>
                              <a:lnTo>
                                <a:pt x="166" y="82"/>
                              </a:lnTo>
                              <a:lnTo>
                                <a:pt x="167" y="77"/>
                              </a:lnTo>
                              <a:lnTo>
                                <a:pt x="169" y="73"/>
                              </a:lnTo>
                              <a:lnTo>
                                <a:pt x="173" y="70"/>
                              </a:lnTo>
                              <a:lnTo>
                                <a:pt x="177" y="67"/>
                              </a:lnTo>
                              <a:lnTo>
                                <a:pt x="181" y="66"/>
                              </a:lnTo>
                              <a:lnTo>
                                <a:pt x="202" y="66"/>
                              </a:lnTo>
                              <a:lnTo>
                                <a:pt x="203" y="66"/>
                              </a:lnTo>
                              <a:lnTo>
                                <a:pt x="160" y="66"/>
                              </a:lnTo>
                              <a:lnTo>
                                <a:pt x="160" y="47"/>
                              </a:lnTo>
                              <a:close/>
                              <a:moveTo>
                                <a:pt x="202" y="66"/>
                              </a:moveTo>
                              <a:lnTo>
                                <a:pt x="191" y="66"/>
                              </a:lnTo>
                              <a:lnTo>
                                <a:pt x="196" y="67"/>
                              </a:lnTo>
                              <a:lnTo>
                                <a:pt x="201" y="71"/>
                              </a:lnTo>
                              <a:lnTo>
                                <a:pt x="202" y="66"/>
                              </a:lnTo>
                              <a:close/>
                              <a:moveTo>
                                <a:pt x="194" y="44"/>
                              </a:moveTo>
                              <a:lnTo>
                                <a:pt x="182" y="44"/>
                              </a:lnTo>
                              <a:lnTo>
                                <a:pt x="177" y="46"/>
                              </a:lnTo>
                              <a:lnTo>
                                <a:pt x="173" y="49"/>
                              </a:lnTo>
                              <a:lnTo>
                                <a:pt x="169" y="52"/>
                              </a:lnTo>
                              <a:lnTo>
                                <a:pt x="165" y="57"/>
                              </a:lnTo>
                              <a:lnTo>
                                <a:pt x="160" y="66"/>
                              </a:lnTo>
                              <a:lnTo>
                                <a:pt x="203" y="66"/>
                              </a:lnTo>
                              <a:lnTo>
                                <a:pt x="208" y="51"/>
                              </a:lnTo>
                              <a:lnTo>
                                <a:pt x="201" y="47"/>
                              </a:lnTo>
                              <a:lnTo>
                                <a:pt x="194" y="44"/>
                              </a:lnTo>
                              <a:close/>
                              <a:moveTo>
                                <a:pt x="316" y="62"/>
                              </a:moveTo>
                              <a:lnTo>
                                <a:pt x="280" y="62"/>
                              </a:lnTo>
                              <a:lnTo>
                                <a:pt x="288" y="64"/>
                              </a:lnTo>
                              <a:lnTo>
                                <a:pt x="294" y="69"/>
                              </a:lnTo>
                              <a:lnTo>
                                <a:pt x="298" y="72"/>
                              </a:lnTo>
                              <a:lnTo>
                                <a:pt x="300" y="78"/>
                              </a:lnTo>
                              <a:lnTo>
                                <a:pt x="300" y="90"/>
                              </a:lnTo>
                              <a:lnTo>
                                <a:pt x="299" y="92"/>
                              </a:lnTo>
                              <a:lnTo>
                                <a:pt x="291" y="95"/>
                              </a:lnTo>
                              <a:lnTo>
                                <a:pt x="279" y="98"/>
                              </a:lnTo>
                              <a:lnTo>
                                <a:pt x="262" y="100"/>
                              </a:lnTo>
                              <a:lnTo>
                                <a:pt x="254" y="100"/>
                              </a:lnTo>
                              <a:lnTo>
                                <a:pt x="248" y="102"/>
                              </a:lnTo>
                              <a:lnTo>
                                <a:pt x="243" y="103"/>
                              </a:lnTo>
                              <a:lnTo>
                                <a:pt x="238" y="104"/>
                              </a:lnTo>
                              <a:lnTo>
                                <a:pt x="233" y="106"/>
                              </a:lnTo>
                              <a:lnTo>
                                <a:pt x="229" y="109"/>
                              </a:lnTo>
                              <a:lnTo>
                                <a:pt x="224" y="113"/>
                              </a:lnTo>
                              <a:lnTo>
                                <a:pt x="220" y="117"/>
                              </a:lnTo>
                              <a:lnTo>
                                <a:pt x="218" y="121"/>
                              </a:lnTo>
                              <a:lnTo>
                                <a:pt x="215" y="127"/>
                              </a:lnTo>
                              <a:lnTo>
                                <a:pt x="214" y="132"/>
                              </a:lnTo>
                              <a:lnTo>
                                <a:pt x="214" y="148"/>
                              </a:lnTo>
                              <a:lnTo>
                                <a:pt x="217" y="157"/>
                              </a:lnTo>
                              <a:lnTo>
                                <a:pt x="224" y="163"/>
                              </a:lnTo>
                              <a:lnTo>
                                <a:pt x="232" y="170"/>
                              </a:lnTo>
                              <a:lnTo>
                                <a:pt x="242" y="173"/>
                              </a:lnTo>
                              <a:lnTo>
                                <a:pt x="264" y="173"/>
                              </a:lnTo>
                              <a:lnTo>
                                <a:pt x="271" y="172"/>
                              </a:lnTo>
                              <a:lnTo>
                                <a:pt x="286" y="167"/>
                              </a:lnTo>
                              <a:lnTo>
                                <a:pt x="293" y="162"/>
                              </a:lnTo>
                              <a:lnTo>
                                <a:pt x="299" y="157"/>
                              </a:lnTo>
                              <a:lnTo>
                                <a:pt x="252" y="157"/>
                              </a:lnTo>
                              <a:lnTo>
                                <a:pt x="246" y="155"/>
                              </a:lnTo>
                              <a:lnTo>
                                <a:pt x="242" y="152"/>
                              </a:lnTo>
                              <a:lnTo>
                                <a:pt x="238" y="148"/>
                              </a:lnTo>
                              <a:lnTo>
                                <a:pt x="236" y="143"/>
                              </a:lnTo>
                              <a:lnTo>
                                <a:pt x="236" y="134"/>
                              </a:lnTo>
                              <a:lnTo>
                                <a:pt x="237" y="130"/>
                              </a:lnTo>
                              <a:lnTo>
                                <a:pt x="239" y="128"/>
                              </a:lnTo>
                              <a:lnTo>
                                <a:pt x="241" y="125"/>
                              </a:lnTo>
                              <a:lnTo>
                                <a:pt x="243" y="122"/>
                              </a:lnTo>
                              <a:lnTo>
                                <a:pt x="247" y="121"/>
                              </a:lnTo>
                              <a:lnTo>
                                <a:pt x="250" y="119"/>
                              </a:lnTo>
                              <a:lnTo>
                                <a:pt x="257" y="118"/>
                              </a:lnTo>
                              <a:lnTo>
                                <a:pt x="265" y="117"/>
                              </a:lnTo>
                              <a:lnTo>
                                <a:pt x="281" y="114"/>
                              </a:lnTo>
                              <a:lnTo>
                                <a:pt x="292" y="112"/>
                              </a:lnTo>
                              <a:lnTo>
                                <a:pt x="299" y="109"/>
                              </a:lnTo>
                              <a:lnTo>
                                <a:pt x="321" y="109"/>
                              </a:lnTo>
                              <a:lnTo>
                                <a:pt x="321" y="82"/>
                              </a:lnTo>
                              <a:lnTo>
                                <a:pt x="320" y="75"/>
                              </a:lnTo>
                              <a:lnTo>
                                <a:pt x="319" y="72"/>
                              </a:lnTo>
                              <a:lnTo>
                                <a:pt x="318" y="66"/>
                              </a:lnTo>
                              <a:lnTo>
                                <a:pt x="316" y="62"/>
                              </a:lnTo>
                              <a:close/>
                              <a:moveTo>
                                <a:pt x="322" y="155"/>
                              </a:moveTo>
                              <a:lnTo>
                                <a:pt x="301" y="155"/>
                              </a:lnTo>
                              <a:lnTo>
                                <a:pt x="302" y="161"/>
                              </a:lnTo>
                              <a:lnTo>
                                <a:pt x="303" y="166"/>
                              </a:lnTo>
                              <a:lnTo>
                                <a:pt x="305" y="171"/>
                              </a:lnTo>
                              <a:lnTo>
                                <a:pt x="327" y="171"/>
                              </a:lnTo>
                              <a:lnTo>
                                <a:pt x="325" y="166"/>
                              </a:lnTo>
                              <a:lnTo>
                                <a:pt x="323" y="161"/>
                              </a:lnTo>
                              <a:lnTo>
                                <a:pt x="322" y="155"/>
                              </a:lnTo>
                              <a:close/>
                              <a:moveTo>
                                <a:pt x="321" y="109"/>
                              </a:moveTo>
                              <a:lnTo>
                                <a:pt x="299" y="109"/>
                              </a:lnTo>
                              <a:lnTo>
                                <a:pt x="299" y="126"/>
                              </a:lnTo>
                              <a:lnTo>
                                <a:pt x="298" y="132"/>
                              </a:lnTo>
                              <a:lnTo>
                                <a:pt x="296" y="137"/>
                              </a:lnTo>
                              <a:lnTo>
                                <a:pt x="293" y="143"/>
                              </a:lnTo>
                              <a:lnTo>
                                <a:pt x="289" y="148"/>
                              </a:lnTo>
                              <a:lnTo>
                                <a:pt x="282" y="152"/>
                              </a:lnTo>
                              <a:lnTo>
                                <a:pt x="276" y="155"/>
                              </a:lnTo>
                              <a:lnTo>
                                <a:pt x="269" y="157"/>
                              </a:lnTo>
                              <a:lnTo>
                                <a:pt x="299" y="157"/>
                              </a:lnTo>
                              <a:lnTo>
                                <a:pt x="301" y="155"/>
                              </a:lnTo>
                              <a:lnTo>
                                <a:pt x="322" y="155"/>
                              </a:lnTo>
                              <a:lnTo>
                                <a:pt x="321" y="151"/>
                              </a:lnTo>
                              <a:lnTo>
                                <a:pt x="321" y="138"/>
                              </a:lnTo>
                              <a:lnTo>
                                <a:pt x="321" y="109"/>
                              </a:lnTo>
                              <a:close/>
                              <a:moveTo>
                                <a:pt x="283" y="44"/>
                              </a:moveTo>
                              <a:lnTo>
                                <a:pt x="262" y="44"/>
                              </a:lnTo>
                              <a:lnTo>
                                <a:pt x="253" y="46"/>
                              </a:lnTo>
                              <a:lnTo>
                                <a:pt x="245" y="49"/>
                              </a:lnTo>
                              <a:lnTo>
                                <a:pt x="237" y="52"/>
                              </a:lnTo>
                              <a:lnTo>
                                <a:pt x="231" y="56"/>
                              </a:lnTo>
                              <a:lnTo>
                                <a:pt x="226" y="61"/>
                              </a:lnTo>
                              <a:lnTo>
                                <a:pt x="222" y="67"/>
                              </a:lnTo>
                              <a:lnTo>
                                <a:pt x="219" y="74"/>
                              </a:lnTo>
                              <a:lnTo>
                                <a:pt x="217" y="82"/>
                              </a:lnTo>
                              <a:lnTo>
                                <a:pt x="238" y="85"/>
                              </a:lnTo>
                              <a:lnTo>
                                <a:pt x="240" y="77"/>
                              </a:lnTo>
                              <a:lnTo>
                                <a:pt x="243" y="70"/>
                              </a:lnTo>
                              <a:lnTo>
                                <a:pt x="248" y="67"/>
                              </a:lnTo>
                              <a:lnTo>
                                <a:pt x="253" y="63"/>
                              </a:lnTo>
                              <a:lnTo>
                                <a:pt x="260" y="62"/>
                              </a:lnTo>
                              <a:lnTo>
                                <a:pt x="316" y="62"/>
                              </a:lnTo>
                              <a:lnTo>
                                <a:pt x="316" y="61"/>
                              </a:lnTo>
                              <a:lnTo>
                                <a:pt x="313" y="57"/>
                              </a:lnTo>
                              <a:lnTo>
                                <a:pt x="310" y="54"/>
                              </a:lnTo>
                              <a:lnTo>
                                <a:pt x="305" y="51"/>
                              </a:lnTo>
                              <a:lnTo>
                                <a:pt x="298" y="48"/>
                              </a:lnTo>
                              <a:lnTo>
                                <a:pt x="292" y="46"/>
                              </a:lnTo>
                              <a:lnTo>
                                <a:pt x="283" y="44"/>
                              </a:lnTo>
                              <a:close/>
                              <a:moveTo>
                                <a:pt x="371" y="47"/>
                              </a:moveTo>
                              <a:lnTo>
                                <a:pt x="353" y="47"/>
                              </a:lnTo>
                              <a:lnTo>
                                <a:pt x="353" y="171"/>
                              </a:lnTo>
                              <a:lnTo>
                                <a:pt x="374" y="171"/>
                              </a:lnTo>
                              <a:lnTo>
                                <a:pt x="374" y="95"/>
                              </a:lnTo>
                              <a:lnTo>
                                <a:pt x="375" y="87"/>
                              </a:lnTo>
                              <a:lnTo>
                                <a:pt x="377" y="81"/>
                              </a:lnTo>
                              <a:lnTo>
                                <a:pt x="379" y="75"/>
                              </a:lnTo>
                              <a:lnTo>
                                <a:pt x="383" y="70"/>
                              </a:lnTo>
                              <a:lnTo>
                                <a:pt x="388" y="67"/>
                              </a:lnTo>
                              <a:lnTo>
                                <a:pt x="392" y="65"/>
                              </a:lnTo>
                              <a:lnTo>
                                <a:pt x="371" y="65"/>
                              </a:lnTo>
                              <a:lnTo>
                                <a:pt x="371" y="47"/>
                              </a:lnTo>
                              <a:close/>
                              <a:moveTo>
                                <a:pt x="443" y="63"/>
                              </a:moveTo>
                              <a:lnTo>
                                <a:pt x="412" y="63"/>
                              </a:lnTo>
                              <a:lnTo>
                                <a:pt x="418" y="65"/>
                              </a:lnTo>
                              <a:lnTo>
                                <a:pt x="421" y="69"/>
                              </a:lnTo>
                              <a:lnTo>
                                <a:pt x="425" y="74"/>
                              </a:lnTo>
                              <a:lnTo>
                                <a:pt x="426" y="81"/>
                              </a:lnTo>
                              <a:lnTo>
                                <a:pt x="426" y="171"/>
                              </a:lnTo>
                              <a:lnTo>
                                <a:pt x="447" y="171"/>
                              </a:lnTo>
                              <a:lnTo>
                                <a:pt x="447" y="86"/>
                              </a:lnTo>
                              <a:lnTo>
                                <a:pt x="450" y="77"/>
                              </a:lnTo>
                              <a:lnTo>
                                <a:pt x="461" y="66"/>
                              </a:lnTo>
                              <a:lnTo>
                                <a:pt x="444" y="66"/>
                              </a:lnTo>
                              <a:lnTo>
                                <a:pt x="443" y="63"/>
                              </a:lnTo>
                              <a:close/>
                              <a:moveTo>
                                <a:pt x="517" y="63"/>
                              </a:moveTo>
                              <a:lnTo>
                                <a:pt x="482" y="63"/>
                              </a:lnTo>
                              <a:lnTo>
                                <a:pt x="487" y="64"/>
                              </a:lnTo>
                              <a:lnTo>
                                <a:pt x="490" y="66"/>
                              </a:lnTo>
                              <a:lnTo>
                                <a:pt x="494" y="68"/>
                              </a:lnTo>
                              <a:lnTo>
                                <a:pt x="496" y="71"/>
                              </a:lnTo>
                              <a:lnTo>
                                <a:pt x="497" y="75"/>
                              </a:lnTo>
                              <a:lnTo>
                                <a:pt x="499" y="78"/>
                              </a:lnTo>
                              <a:lnTo>
                                <a:pt x="499" y="84"/>
                              </a:lnTo>
                              <a:lnTo>
                                <a:pt x="499" y="171"/>
                              </a:lnTo>
                              <a:lnTo>
                                <a:pt x="520" y="171"/>
                              </a:lnTo>
                              <a:lnTo>
                                <a:pt x="520" y="72"/>
                              </a:lnTo>
                              <a:lnTo>
                                <a:pt x="517" y="63"/>
                              </a:lnTo>
                              <a:close/>
                              <a:moveTo>
                                <a:pt x="494" y="44"/>
                              </a:moveTo>
                              <a:lnTo>
                                <a:pt x="482" y="44"/>
                              </a:lnTo>
                              <a:lnTo>
                                <a:pt x="471" y="46"/>
                              </a:lnTo>
                              <a:lnTo>
                                <a:pt x="461" y="50"/>
                              </a:lnTo>
                              <a:lnTo>
                                <a:pt x="452" y="57"/>
                              </a:lnTo>
                              <a:lnTo>
                                <a:pt x="444" y="66"/>
                              </a:lnTo>
                              <a:lnTo>
                                <a:pt x="461" y="66"/>
                              </a:lnTo>
                              <a:lnTo>
                                <a:pt x="462" y="65"/>
                              </a:lnTo>
                              <a:lnTo>
                                <a:pt x="469" y="63"/>
                              </a:lnTo>
                              <a:lnTo>
                                <a:pt x="517" y="63"/>
                              </a:lnTo>
                              <a:lnTo>
                                <a:pt x="517" y="61"/>
                              </a:lnTo>
                              <a:lnTo>
                                <a:pt x="510" y="55"/>
                              </a:lnTo>
                              <a:lnTo>
                                <a:pt x="504" y="48"/>
                              </a:lnTo>
                              <a:lnTo>
                                <a:pt x="494" y="44"/>
                              </a:lnTo>
                              <a:close/>
                              <a:moveTo>
                                <a:pt x="418" y="44"/>
                              </a:moveTo>
                              <a:lnTo>
                                <a:pt x="401" y="44"/>
                              </a:lnTo>
                              <a:lnTo>
                                <a:pt x="394" y="46"/>
                              </a:lnTo>
                              <a:lnTo>
                                <a:pt x="387" y="50"/>
                              </a:lnTo>
                              <a:lnTo>
                                <a:pt x="381" y="53"/>
                              </a:lnTo>
                              <a:lnTo>
                                <a:pt x="375" y="59"/>
                              </a:lnTo>
                              <a:lnTo>
                                <a:pt x="371" y="65"/>
                              </a:lnTo>
                              <a:lnTo>
                                <a:pt x="392" y="65"/>
                              </a:lnTo>
                              <a:lnTo>
                                <a:pt x="393" y="64"/>
                              </a:lnTo>
                              <a:lnTo>
                                <a:pt x="398" y="63"/>
                              </a:lnTo>
                              <a:lnTo>
                                <a:pt x="443" y="63"/>
                              </a:lnTo>
                              <a:lnTo>
                                <a:pt x="442" y="59"/>
                              </a:lnTo>
                              <a:lnTo>
                                <a:pt x="437" y="54"/>
                              </a:lnTo>
                              <a:lnTo>
                                <a:pt x="431" y="50"/>
                              </a:lnTo>
                              <a:lnTo>
                                <a:pt x="426" y="46"/>
                              </a:lnTo>
                              <a:lnTo>
                                <a:pt x="418" y="44"/>
                              </a:lnTo>
                              <a:close/>
                              <a:moveTo>
                                <a:pt x="602" y="44"/>
                              </a:moveTo>
                              <a:lnTo>
                                <a:pt x="590" y="45"/>
                              </a:lnTo>
                              <a:lnTo>
                                <a:pt x="579" y="49"/>
                              </a:lnTo>
                              <a:lnTo>
                                <a:pt x="569" y="54"/>
                              </a:lnTo>
                              <a:lnTo>
                                <a:pt x="560" y="61"/>
                              </a:lnTo>
                              <a:lnTo>
                                <a:pt x="553" y="71"/>
                              </a:lnTo>
                              <a:lnTo>
                                <a:pt x="548" y="82"/>
                              </a:lnTo>
                              <a:lnTo>
                                <a:pt x="545" y="95"/>
                              </a:lnTo>
                              <a:lnTo>
                                <a:pt x="544" y="110"/>
                              </a:lnTo>
                              <a:lnTo>
                                <a:pt x="545" y="124"/>
                              </a:lnTo>
                              <a:lnTo>
                                <a:pt x="548" y="137"/>
                              </a:lnTo>
                              <a:lnTo>
                                <a:pt x="553" y="148"/>
                              </a:lnTo>
                              <a:lnTo>
                                <a:pt x="560" y="157"/>
                              </a:lnTo>
                              <a:lnTo>
                                <a:pt x="569" y="164"/>
                              </a:lnTo>
                              <a:lnTo>
                                <a:pt x="579" y="169"/>
                              </a:lnTo>
                              <a:lnTo>
                                <a:pt x="590" y="172"/>
                              </a:lnTo>
                              <a:lnTo>
                                <a:pt x="603" y="173"/>
                              </a:lnTo>
                              <a:lnTo>
                                <a:pt x="617" y="173"/>
                              </a:lnTo>
                              <a:lnTo>
                                <a:pt x="629" y="170"/>
                              </a:lnTo>
                              <a:lnTo>
                                <a:pt x="638" y="163"/>
                              </a:lnTo>
                              <a:lnTo>
                                <a:pt x="647" y="156"/>
                              </a:lnTo>
                              <a:lnTo>
                                <a:pt x="593" y="156"/>
                              </a:lnTo>
                              <a:lnTo>
                                <a:pt x="584" y="153"/>
                              </a:lnTo>
                              <a:lnTo>
                                <a:pt x="570" y="138"/>
                              </a:lnTo>
                              <a:lnTo>
                                <a:pt x="567" y="128"/>
                              </a:lnTo>
                              <a:lnTo>
                                <a:pt x="566" y="114"/>
                              </a:lnTo>
                              <a:lnTo>
                                <a:pt x="658" y="114"/>
                              </a:lnTo>
                              <a:lnTo>
                                <a:pt x="658" y="109"/>
                              </a:lnTo>
                              <a:lnTo>
                                <a:pt x="657" y="97"/>
                              </a:lnTo>
                              <a:lnTo>
                                <a:pt x="567" y="97"/>
                              </a:lnTo>
                              <a:lnTo>
                                <a:pt x="567" y="86"/>
                              </a:lnTo>
                              <a:lnTo>
                                <a:pt x="571" y="78"/>
                              </a:lnTo>
                              <a:lnTo>
                                <a:pt x="578" y="71"/>
                              </a:lnTo>
                              <a:lnTo>
                                <a:pt x="585" y="65"/>
                              </a:lnTo>
                              <a:lnTo>
                                <a:pt x="592" y="61"/>
                              </a:lnTo>
                              <a:lnTo>
                                <a:pt x="642" y="61"/>
                              </a:lnTo>
                              <a:lnTo>
                                <a:pt x="634" y="54"/>
                              </a:lnTo>
                              <a:lnTo>
                                <a:pt x="624" y="49"/>
                              </a:lnTo>
                              <a:lnTo>
                                <a:pt x="614" y="45"/>
                              </a:lnTo>
                              <a:lnTo>
                                <a:pt x="602" y="44"/>
                              </a:lnTo>
                              <a:close/>
                              <a:moveTo>
                                <a:pt x="636" y="131"/>
                              </a:moveTo>
                              <a:lnTo>
                                <a:pt x="633" y="140"/>
                              </a:lnTo>
                              <a:lnTo>
                                <a:pt x="628" y="146"/>
                              </a:lnTo>
                              <a:lnTo>
                                <a:pt x="623" y="150"/>
                              </a:lnTo>
                              <a:lnTo>
                                <a:pt x="617" y="154"/>
                              </a:lnTo>
                              <a:lnTo>
                                <a:pt x="611" y="156"/>
                              </a:lnTo>
                              <a:lnTo>
                                <a:pt x="647" y="156"/>
                              </a:lnTo>
                              <a:lnTo>
                                <a:pt x="648" y="156"/>
                              </a:lnTo>
                              <a:lnTo>
                                <a:pt x="654" y="146"/>
                              </a:lnTo>
                              <a:lnTo>
                                <a:pt x="657" y="134"/>
                              </a:lnTo>
                              <a:lnTo>
                                <a:pt x="636" y="131"/>
                              </a:lnTo>
                              <a:close/>
                              <a:moveTo>
                                <a:pt x="642" y="61"/>
                              </a:moveTo>
                              <a:lnTo>
                                <a:pt x="613" y="61"/>
                              </a:lnTo>
                              <a:lnTo>
                                <a:pt x="621" y="66"/>
                              </a:lnTo>
                              <a:lnTo>
                                <a:pt x="628" y="74"/>
                              </a:lnTo>
                              <a:lnTo>
                                <a:pt x="632" y="79"/>
                              </a:lnTo>
                              <a:lnTo>
                                <a:pt x="635" y="87"/>
                              </a:lnTo>
                              <a:lnTo>
                                <a:pt x="636" y="97"/>
                              </a:lnTo>
                              <a:lnTo>
                                <a:pt x="657" y="97"/>
                              </a:lnTo>
                              <a:lnTo>
                                <a:pt x="657" y="94"/>
                              </a:lnTo>
                              <a:lnTo>
                                <a:pt x="654" y="82"/>
                              </a:lnTo>
                              <a:lnTo>
                                <a:pt x="649" y="71"/>
                              </a:lnTo>
                              <a:lnTo>
                                <a:pt x="642"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624BA" id="AutoShape 285" o:spid="_x0000_s1026" style="position:absolute;margin-left:276.95pt;margin-top:16.85pt;width:32.95pt;height:8.65pt;z-index:1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59,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" path="m115,l,,,171r22,l22,93r80,l102,73r-80,l22,20r93,l115,xm160,47r-19,l141,171r21,l162,97r1,-8l166,82r1,-5l169,73r4,-3l177,67r4,-1l202,66r1,l160,66r,-19xm202,66r-11,l196,67r5,4l202,66xm194,44r-12,l177,46r-4,3l169,52r-4,5l160,66r43,l208,51r-7,-4l194,44xm316,62r-36,l288,64r6,5l298,72r2,6l300,90r-1,2l291,95r-12,3l262,100r-8,l248,102r-5,1l238,104r-5,2l229,109r-5,4l220,117r-2,4l215,127r-1,5l214,148r3,9l224,163r8,7l242,173r22,l271,172r15,-5l293,162r6,-5l252,157r-6,-2l242,152r-4,-4l236,143r,-9l237,130r2,-2l241,125r2,-3l247,121r3,-2l257,118r8,-1l281,114r11,-2l299,109r22,l321,82r-1,-7l319,72r-1,-6l316,62xm322,155r-21,l302,161r1,5l305,171r22,l325,166r-2,-5l322,155xm321,109r-22,l299,126r-1,6l296,137r-3,6l289,148r-7,4l276,155r-7,2l299,157r2,-2l322,155r-1,-4l321,138r,-29xm283,44r-21,l253,46r-8,3l237,52r-6,4l226,61r-4,6l219,74r-2,8l238,85r2,-8l243,70r5,-3l253,63r7,-1l316,62r,-1l313,57r-3,-3l305,51r-7,-3l292,46r-9,-2xm371,47r-18,l353,171r21,l374,95r1,-8l377,81r2,-6l383,70r5,-3l392,65r-21,l371,47xm443,63r-31,l418,65r3,4l425,74r1,7l426,171r21,l447,86r3,-9l461,66r-17,l443,63xm517,63r-35,l487,64r3,2l494,68r2,3l497,75r2,3l499,84r,87l520,171r,-99l517,63xm494,44r-12,l471,46r-10,4l452,57r-8,9l461,66r1,-1l469,63r48,l517,61r-7,-6l504,48,494,44xm418,44r-17,l394,46r-7,4l381,53r-6,6l371,65r21,l393,64r5,-1l443,63r-1,-4l437,54r-6,-4l426,46r-8,-2xm602,44r-12,1l579,49r-10,5l560,61r-7,10l548,82r-3,13l544,110r1,14l548,137r5,11l560,157r9,7l579,169r11,3l603,173r14,l629,170r9,-7l647,156r-54,l584,153,570,138r-3,-10l566,114r92,l658,109,657,97r-90,l567,86r4,-8l578,71r7,-6l592,61r50,l634,54,624,49,614,45,602,44xm636,131r-3,9l628,146r-5,4l617,154r-6,2l647,156r1,l654,146r3,-12l636,131xm642,61r-29,l621,66r7,8l632,79r3,8l636,97r21,l657,94,654,82,649,71,642,61xe" fillcolor="black" stroked="f">
                <v:path arrowok="t" o:connecttype="custom" o:connectlocs="13970,273050;73025,226695;102870,322580;107315,260350;128905,255905;124460,256540;112395,243205;128905,255905;177800,253365;190500,271145;161290,277495;145415,283210;135890,297815;153670,323850;189865,313690;149860,304800;154305,291465;178435,286385;203200,261620;191135,312420;206375,319405;189865,294005;179070,310515;204470,312420;166370,241935;143510,252730;152400,262890;200660,253365;189230,244475;224155,322580;240665,261620;235585,243840;269875,260985;285750,262890;306070,254000;315595,261620;330200,259715;292735,245745;297815,254000;313690,241935;241935,247650;252730,254000;270510,243205;361315,248285;345440,283845;361315,318135;399415,321945;361950,301625;417195,275590;371475,255270;389890,242570;395605,309245;415290,306705;394335,255905;417195,275590" o:connectangles="0,0,0,0,0,0,0,0,0,0,0,0,0,0,0,0,0,0,0,0,0,0,0,0,0,0,0,0,0,0,0,0,0,0,0,0,0,0,0,0,0,0,0,0,0,0,0,0,0,0,0,0,0,0,0"/>
                <w10:wrap type="topAndBottom" anchorx="page"/>
              </v:shape>
            </w:pict>
          </mc:Fallback>
        </mc:AlternateContent>
      </w:r>
    </w:p>
    <w:p w14:paraId="4BF30E4A" w14:textId="77777777" w:rsidR="0092676A" w:rsidRDefault="0092676A">
      <w:pPr>
        <w:pStyle w:val="BodyText"/>
        <w:rPr>
          <w:sz w:val="20"/>
        </w:rPr>
      </w:pPr>
    </w:p>
    <w:p w14:paraId="46780EBD" w14:textId="77777777" w:rsidR="0092676A" w:rsidRDefault="0092676A">
      <w:pPr>
        <w:pStyle w:val="BodyText"/>
        <w:rPr>
          <w:sz w:val="20"/>
        </w:rPr>
      </w:pPr>
    </w:p>
    <w:p w14:paraId="06DA4B0B" w14:textId="77777777" w:rsidR="0092676A" w:rsidRDefault="0092676A">
      <w:pPr>
        <w:pStyle w:val="BodyText"/>
        <w:rPr>
          <w:sz w:val="20"/>
        </w:rPr>
      </w:pPr>
    </w:p>
    <w:p w14:paraId="7F7DAB6D" w14:textId="77777777" w:rsidR="0092676A" w:rsidRDefault="0092676A">
      <w:pPr>
        <w:pStyle w:val="BodyText"/>
        <w:rPr>
          <w:sz w:val="20"/>
        </w:rPr>
      </w:pPr>
    </w:p>
    <w:p w14:paraId="13266AEA" w14:textId="77777777" w:rsidR="0092676A" w:rsidRDefault="0092676A">
      <w:pPr>
        <w:pStyle w:val="BodyText"/>
        <w:rPr>
          <w:sz w:val="20"/>
        </w:rPr>
      </w:pPr>
    </w:p>
    <w:p w14:paraId="43E03F4A" w14:textId="77777777" w:rsidR="0092676A" w:rsidRDefault="0092676A">
      <w:pPr>
        <w:pStyle w:val="BodyText"/>
        <w:spacing w:before="7"/>
        <w:rPr>
          <w:sz w:val="19"/>
        </w:rPr>
      </w:pPr>
    </w:p>
    <w:tbl>
      <w:tblPr>
        <w:tblW w:w="0" w:type="auto"/>
        <w:tblInd w:w="4209" w:type="dxa"/>
        <w:tblBorders>
          <w:top w:val="single" w:sz="10" w:space="0" w:color="000000"/>
          <w:left w:val="single" w:sz="10" w:space="0" w:color="000000"/>
          <w:bottom w:val="single" w:sz="10" w:space="0" w:color="000000"/>
          <w:right w:val="single" w:sz="10" w:space="0" w:color="000000"/>
          <w:insideH w:val="single" w:sz="10" w:space="0" w:color="000000"/>
          <w:insideV w:val="single" w:sz="10" w:space="0" w:color="000000"/>
        </w:tblBorders>
        <w:tblLayout w:type="fixed"/>
        <w:tblCellMar>
          <w:left w:w="0" w:type="dxa"/>
          <w:right w:w="0" w:type="dxa"/>
        </w:tblCellMar>
        <w:tblLook w:val="01E0" w:firstRow="1" w:lastRow="1" w:firstColumn="1" w:lastColumn="1" w:noHBand="0" w:noVBand="0"/>
      </w:tblPr>
      <w:tblGrid>
        <w:gridCol w:w="671"/>
        <w:gridCol w:w="922"/>
        <w:gridCol w:w="1381"/>
        <w:gridCol w:w="829"/>
      </w:tblGrid>
      <w:tr w:rsidR="0092676A" w14:paraId="00A07CE1" w14:textId="77777777">
        <w:trPr>
          <w:trHeight w:hRule="exact" w:val="672"/>
        </w:trPr>
        <w:tc>
          <w:tcPr>
            <w:tcW w:w="671" w:type="dxa"/>
          </w:tcPr>
          <w:p w14:paraId="0CE8E123" w14:textId="77777777" w:rsidR="0092676A" w:rsidRDefault="0092676A">
            <w:pPr>
              <w:pStyle w:val="TableParagraph"/>
              <w:spacing w:before="4"/>
              <w:jc w:val="left"/>
              <w:rPr>
                <w:sz w:val="14"/>
              </w:rPr>
            </w:pPr>
          </w:p>
          <w:p w14:paraId="5D11BABA" w14:textId="77777777" w:rsidR="0092676A" w:rsidRDefault="00E142A3">
            <w:pPr>
              <w:pStyle w:val="TableParagraph"/>
              <w:spacing w:line="157" w:lineRule="exact"/>
              <w:ind w:left="65" w:right="-19"/>
              <w:jc w:val="left"/>
              <w:rPr>
                <w:sz w:val="15"/>
              </w:rPr>
            </w:pPr>
            <w:r>
              <w:rPr>
                <w:noProof/>
                <w:position w:val="-2"/>
                <w:sz w:val="15"/>
              </w:rPr>
              <w:drawing>
                <wp:inline distT="0" distB="0" distL="0" distR="0" wp14:anchorId="46E4608D" wp14:editId="4258EC25">
                  <wp:extent cx="355522" cy="100012"/>
                  <wp:effectExtent l="0" t="0" r="0" b="0"/>
                  <wp:docPr id="3"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2.png"/>
                          <pic:cNvPicPr/>
                        </pic:nvPicPr>
                        <pic:blipFill>
                          <a:blip r:embed="rId192" cstate="print"/>
                          <a:stretch>
                            <a:fillRect/>
                          </a:stretch>
                        </pic:blipFill>
                        <pic:spPr>
                          <a:xfrm>
                            <a:off x="0" y="0"/>
                            <a:ext cx="355522" cy="100012"/>
                          </a:xfrm>
                          <a:prstGeom prst="rect">
                            <a:avLst/>
                          </a:prstGeom>
                        </pic:spPr>
                      </pic:pic>
                    </a:graphicData>
                  </a:graphic>
                </wp:inline>
              </w:drawing>
            </w:r>
          </w:p>
          <w:p w14:paraId="0C35688F" w14:textId="77777777" w:rsidR="0092676A" w:rsidRDefault="0092676A">
            <w:pPr>
              <w:pStyle w:val="TableParagraph"/>
              <w:spacing w:before="4"/>
              <w:jc w:val="left"/>
              <w:rPr>
                <w:sz w:val="6"/>
              </w:rPr>
            </w:pPr>
          </w:p>
          <w:p w14:paraId="77F8FA81" w14:textId="77777777" w:rsidR="0092676A" w:rsidRDefault="00E142A3">
            <w:pPr>
              <w:pStyle w:val="TableParagraph"/>
              <w:spacing w:line="122" w:lineRule="exact"/>
              <w:ind w:left="147"/>
              <w:jc w:val="left"/>
              <w:rPr>
                <w:sz w:val="12"/>
              </w:rPr>
            </w:pPr>
            <w:r>
              <w:rPr>
                <w:noProof/>
                <w:position w:val="-1"/>
                <w:sz w:val="12"/>
              </w:rPr>
              <w:drawing>
                <wp:inline distT="0" distB="0" distL="0" distR="0" wp14:anchorId="686828FF" wp14:editId="7EF9AB81">
                  <wp:extent cx="122425" cy="76200"/>
                  <wp:effectExtent l="0" t="0" r="0" b="0"/>
                  <wp:docPr id="5"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3.png"/>
                          <pic:cNvPicPr/>
                        </pic:nvPicPr>
                        <pic:blipFill>
                          <a:blip r:embed="rId193" cstate="print"/>
                          <a:stretch>
                            <a:fillRect/>
                          </a:stretch>
                        </pic:blipFill>
                        <pic:spPr>
                          <a:xfrm>
                            <a:off x="0" y="0"/>
                            <a:ext cx="122425" cy="76200"/>
                          </a:xfrm>
                          <a:prstGeom prst="rect">
                            <a:avLst/>
                          </a:prstGeom>
                        </pic:spPr>
                      </pic:pic>
                    </a:graphicData>
                  </a:graphic>
                </wp:inline>
              </w:drawing>
            </w:r>
            <w:r>
              <w:rPr>
                <w:rFonts w:ascii="Times New Roman"/>
                <w:spacing w:val="3"/>
                <w:position w:val="-1"/>
                <w:sz w:val="12"/>
              </w:rPr>
              <w:t xml:space="preserve"> </w:t>
            </w:r>
            <w:r>
              <w:rPr>
                <w:noProof/>
                <w:spacing w:val="3"/>
                <w:position w:val="-1"/>
                <w:sz w:val="12"/>
              </w:rPr>
              <w:drawing>
                <wp:inline distT="0" distB="0" distL="0" distR="0" wp14:anchorId="4B357125" wp14:editId="5C4266E4">
                  <wp:extent cx="106462" cy="77724"/>
                  <wp:effectExtent l="0" t="0" r="0" b="0"/>
                  <wp:docPr id="7"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4.png"/>
                          <pic:cNvPicPr/>
                        </pic:nvPicPr>
                        <pic:blipFill>
                          <a:blip r:embed="rId194" cstate="print"/>
                          <a:stretch>
                            <a:fillRect/>
                          </a:stretch>
                        </pic:blipFill>
                        <pic:spPr>
                          <a:xfrm>
                            <a:off x="0" y="0"/>
                            <a:ext cx="106462" cy="77724"/>
                          </a:xfrm>
                          <a:prstGeom prst="rect">
                            <a:avLst/>
                          </a:prstGeom>
                        </pic:spPr>
                      </pic:pic>
                    </a:graphicData>
                  </a:graphic>
                </wp:inline>
              </w:drawing>
            </w:r>
          </w:p>
        </w:tc>
        <w:tc>
          <w:tcPr>
            <w:tcW w:w="922" w:type="dxa"/>
          </w:tcPr>
          <w:p w14:paraId="25AF2EC9" w14:textId="77777777" w:rsidR="0092676A" w:rsidRDefault="0092676A">
            <w:pPr>
              <w:pStyle w:val="TableParagraph"/>
              <w:spacing w:before="5"/>
              <w:jc w:val="left"/>
              <w:rPr>
                <w:sz w:val="18"/>
              </w:rPr>
            </w:pPr>
          </w:p>
          <w:p w14:paraId="4CA29BAD" w14:textId="77777777" w:rsidR="0092676A" w:rsidRDefault="00E142A3">
            <w:pPr>
              <w:pStyle w:val="TableParagraph"/>
              <w:ind w:left="551"/>
              <w:jc w:val="left"/>
              <w:rPr>
                <w:rFonts w:ascii="Calibri"/>
                <w:sz w:val="14"/>
              </w:rPr>
            </w:pPr>
            <w:r>
              <w:rPr>
                <w:rFonts w:ascii="Calibri"/>
                <w:w w:val="101"/>
                <w:sz w:val="14"/>
              </w:rPr>
              <w:t>1</w:t>
            </w:r>
          </w:p>
          <w:p w14:paraId="153B20B4" w14:textId="77777777" w:rsidR="0092676A" w:rsidRDefault="0092676A">
            <w:pPr>
              <w:pStyle w:val="TableParagraph"/>
              <w:jc w:val="left"/>
              <w:rPr>
                <w:sz w:val="4"/>
              </w:rPr>
            </w:pPr>
          </w:p>
          <w:p w14:paraId="18625F9A" w14:textId="77777777" w:rsidR="0092676A" w:rsidRDefault="00E142A3">
            <w:pPr>
              <w:pStyle w:val="TableParagraph"/>
              <w:spacing w:line="122" w:lineRule="exact"/>
              <w:ind w:left="238"/>
              <w:jc w:val="left"/>
              <w:rPr>
                <w:sz w:val="12"/>
              </w:rPr>
            </w:pPr>
            <w:r>
              <w:rPr>
                <w:noProof/>
                <w:position w:val="-1"/>
                <w:sz w:val="12"/>
              </w:rPr>
              <w:drawing>
                <wp:inline distT="0" distB="0" distL="0" distR="0" wp14:anchorId="7A72197B" wp14:editId="06489007">
                  <wp:extent cx="236919" cy="77724"/>
                  <wp:effectExtent l="0" t="0" r="0" b="0"/>
                  <wp:docPr id="9"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5.png"/>
                          <pic:cNvPicPr/>
                        </pic:nvPicPr>
                        <pic:blipFill>
                          <a:blip r:embed="rId195" cstate="print"/>
                          <a:stretch>
                            <a:fillRect/>
                          </a:stretch>
                        </pic:blipFill>
                        <pic:spPr>
                          <a:xfrm>
                            <a:off x="0" y="0"/>
                            <a:ext cx="236919" cy="77724"/>
                          </a:xfrm>
                          <a:prstGeom prst="rect">
                            <a:avLst/>
                          </a:prstGeom>
                        </pic:spPr>
                      </pic:pic>
                    </a:graphicData>
                  </a:graphic>
                </wp:inline>
              </w:drawing>
            </w:r>
          </w:p>
        </w:tc>
        <w:tc>
          <w:tcPr>
            <w:tcW w:w="1381" w:type="dxa"/>
          </w:tcPr>
          <w:p w14:paraId="10FA51FE" w14:textId="77777777" w:rsidR="0092676A" w:rsidRDefault="0092676A">
            <w:pPr>
              <w:pStyle w:val="TableParagraph"/>
              <w:spacing w:before="7"/>
              <w:jc w:val="left"/>
              <w:rPr>
                <w:sz w:val="18"/>
              </w:rPr>
            </w:pPr>
          </w:p>
          <w:p w14:paraId="6E2835D8" w14:textId="77777777" w:rsidR="0092676A" w:rsidRDefault="00E142A3">
            <w:pPr>
              <w:pStyle w:val="TableParagraph"/>
              <w:tabs>
                <w:tab w:val="left" w:pos="1276"/>
              </w:tabs>
              <w:ind w:left="108"/>
              <w:jc w:val="left"/>
              <w:rPr>
                <w:rFonts w:ascii="Times New Roman"/>
                <w:sz w:val="14"/>
              </w:rPr>
            </w:pPr>
            <w:r>
              <w:rPr>
                <w:rFonts w:ascii="Times New Roman"/>
                <w:w w:val="102"/>
                <w:sz w:val="14"/>
                <w:u w:val="dash"/>
              </w:rPr>
              <w:t xml:space="preserve"> </w:t>
            </w:r>
            <w:r>
              <w:rPr>
                <w:rFonts w:ascii="Times New Roman"/>
                <w:sz w:val="14"/>
                <w:u w:val="dash"/>
              </w:rPr>
              <w:tab/>
            </w:r>
          </w:p>
        </w:tc>
        <w:tc>
          <w:tcPr>
            <w:tcW w:w="829" w:type="dxa"/>
          </w:tcPr>
          <w:p w14:paraId="17A67EA1" w14:textId="77777777" w:rsidR="0092676A" w:rsidRDefault="0092676A">
            <w:pPr>
              <w:pStyle w:val="TableParagraph"/>
              <w:spacing w:before="3"/>
              <w:jc w:val="left"/>
              <w:rPr>
                <w:sz w:val="19"/>
              </w:rPr>
            </w:pPr>
          </w:p>
          <w:p w14:paraId="6954B456" w14:textId="77777777" w:rsidR="0092676A" w:rsidRDefault="00E142A3">
            <w:pPr>
              <w:pStyle w:val="TableParagraph"/>
              <w:ind w:left="504"/>
              <w:jc w:val="left"/>
              <w:rPr>
                <w:rFonts w:ascii="Calibri"/>
                <w:sz w:val="9"/>
              </w:rPr>
            </w:pPr>
            <w:r>
              <w:rPr>
                <w:rFonts w:ascii="Calibri"/>
                <w:w w:val="105"/>
                <w:position w:val="2"/>
                <w:sz w:val="14"/>
              </w:rPr>
              <w:t>R</w:t>
            </w:r>
            <w:r>
              <w:rPr>
                <w:rFonts w:ascii="Calibri"/>
                <w:w w:val="105"/>
                <w:sz w:val="9"/>
              </w:rPr>
              <w:t>sol</w:t>
            </w:r>
          </w:p>
          <w:p w14:paraId="71973CE0" w14:textId="77777777" w:rsidR="0092676A" w:rsidRDefault="0092676A">
            <w:pPr>
              <w:pStyle w:val="TableParagraph"/>
              <w:spacing w:before="5"/>
              <w:jc w:val="left"/>
              <w:rPr>
                <w:sz w:val="2"/>
              </w:rPr>
            </w:pPr>
          </w:p>
          <w:p w14:paraId="52076452" w14:textId="77777777" w:rsidR="0092676A" w:rsidRDefault="00E142A3">
            <w:pPr>
              <w:pStyle w:val="TableParagraph"/>
              <w:spacing w:line="122" w:lineRule="exact"/>
              <w:ind w:left="202"/>
              <w:jc w:val="left"/>
              <w:rPr>
                <w:sz w:val="12"/>
              </w:rPr>
            </w:pPr>
            <w:r>
              <w:rPr>
                <w:noProof/>
                <w:position w:val="-1"/>
                <w:sz w:val="12"/>
              </w:rPr>
              <w:drawing>
                <wp:inline distT="0" distB="0" distL="0" distR="0" wp14:anchorId="28CA1843" wp14:editId="6C119343">
                  <wp:extent cx="236673" cy="77724"/>
                  <wp:effectExtent l="0" t="0" r="0" b="0"/>
                  <wp:docPr id="11"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6.png"/>
                          <pic:cNvPicPr/>
                        </pic:nvPicPr>
                        <pic:blipFill>
                          <a:blip r:embed="rId196" cstate="print"/>
                          <a:stretch>
                            <a:fillRect/>
                          </a:stretch>
                        </pic:blipFill>
                        <pic:spPr>
                          <a:xfrm>
                            <a:off x="0" y="0"/>
                            <a:ext cx="236673" cy="77724"/>
                          </a:xfrm>
                          <a:prstGeom prst="rect">
                            <a:avLst/>
                          </a:prstGeom>
                        </pic:spPr>
                      </pic:pic>
                    </a:graphicData>
                  </a:graphic>
                </wp:inline>
              </w:drawing>
            </w:r>
          </w:p>
        </w:tc>
      </w:tr>
    </w:tbl>
    <w:p w14:paraId="27E3641C" w14:textId="77777777" w:rsidR="0092676A" w:rsidRDefault="0092676A">
      <w:pPr>
        <w:pStyle w:val="BodyText"/>
        <w:spacing w:before="6"/>
        <w:rPr>
          <w:sz w:val="8"/>
        </w:rPr>
      </w:pPr>
    </w:p>
    <w:p w14:paraId="59844BA1" w14:textId="77777777" w:rsidR="0092676A" w:rsidRDefault="00AC2220">
      <w:pPr>
        <w:tabs>
          <w:tab w:val="left" w:pos="4262"/>
        </w:tabs>
        <w:ind w:left="934"/>
        <w:rPr>
          <w:sz w:val="20"/>
        </w:rPr>
      </w:pPr>
      <w:r>
        <w:rPr>
          <w:noProof/>
          <w:position w:val="1"/>
          <w:sz w:val="20"/>
        </w:rPr>
        <mc:AlternateContent>
          <mc:Choice Requires="wpg">
            <w:drawing>
              <wp:inline distT="0" distB="0" distL="0" distR="0" wp14:anchorId="794B51C5" wp14:editId="598CEA13">
                <wp:extent cx="1628140" cy="182245"/>
                <wp:effectExtent l="28575" t="0" r="19685" b="17780"/>
                <wp:docPr id="280"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8140" cy="182245"/>
                          <a:chOff x="0" y="0"/>
                          <a:chExt cx="2564" cy="287"/>
                        </a:xfrm>
                      </wpg:grpSpPr>
                      <wps:wsp>
                        <wps:cNvPr id="281" name="AutoShape 284"/>
                        <wps:cNvSpPr>
                          <a:spLocks/>
                        </wps:cNvSpPr>
                        <wps:spPr bwMode="auto">
                          <a:xfrm>
                            <a:off x="12" y="188"/>
                            <a:ext cx="802" cy="81"/>
                          </a:xfrm>
                          <a:custGeom>
                            <a:avLst/>
                            <a:gdLst>
                              <a:gd name="T0" fmla="+- 0 122 12"/>
                              <a:gd name="T1" fmla="*/ T0 w 802"/>
                              <a:gd name="T2" fmla="+- 0 188 188"/>
                              <a:gd name="T3" fmla="*/ 188 h 81"/>
                              <a:gd name="T4" fmla="+- 0 12 12"/>
                              <a:gd name="T5" fmla="*/ T4 w 802"/>
                              <a:gd name="T6" fmla="+- 0 229 188"/>
                              <a:gd name="T7" fmla="*/ 229 h 81"/>
                              <a:gd name="T8" fmla="+- 0 122 12"/>
                              <a:gd name="T9" fmla="*/ T8 w 802"/>
                              <a:gd name="T10" fmla="+- 0 269 188"/>
                              <a:gd name="T11" fmla="*/ 269 h 81"/>
                              <a:gd name="T12" fmla="+- 0 122 12"/>
                              <a:gd name="T13" fmla="*/ T12 w 802"/>
                              <a:gd name="T14" fmla="+- 0 235 188"/>
                              <a:gd name="T15" fmla="*/ 235 h 81"/>
                              <a:gd name="T16" fmla="+- 0 104 12"/>
                              <a:gd name="T17" fmla="*/ T16 w 802"/>
                              <a:gd name="T18" fmla="+- 0 235 188"/>
                              <a:gd name="T19" fmla="*/ 235 h 81"/>
                              <a:gd name="T20" fmla="+- 0 104 12"/>
                              <a:gd name="T21" fmla="*/ T20 w 802"/>
                              <a:gd name="T22" fmla="+- 0 223 188"/>
                              <a:gd name="T23" fmla="*/ 223 h 81"/>
                              <a:gd name="T24" fmla="+- 0 122 12"/>
                              <a:gd name="T25" fmla="*/ T24 w 802"/>
                              <a:gd name="T26" fmla="+- 0 223 188"/>
                              <a:gd name="T27" fmla="*/ 223 h 81"/>
                              <a:gd name="T28" fmla="+- 0 122 12"/>
                              <a:gd name="T29" fmla="*/ T28 w 802"/>
                              <a:gd name="T30" fmla="+- 0 188 188"/>
                              <a:gd name="T31" fmla="*/ 188 h 81"/>
                              <a:gd name="T32" fmla="+- 0 704 12"/>
                              <a:gd name="T33" fmla="*/ T32 w 802"/>
                              <a:gd name="T34" fmla="+- 0 188 188"/>
                              <a:gd name="T35" fmla="*/ 188 h 81"/>
                              <a:gd name="T36" fmla="+- 0 704 12"/>
                              <a:gd name="T37" fmla="*/ T36 w 802"/>
                              <a:gd name="T38" fmla="+- 0 223 188"/>
                              <a:gd name="T39" fmla="*/ 223 h 81"/>
                              <a:gd name="T40" fmla="+- 0 722 12"/>
                              <a:gd name="T41" fmla="*/ T40 w 802"/>
                              <a:gd name="T42" fmla="+- 0 223 188"/>
                              <a:gd name="T43" fmla="*/ 223 h 81"/>
                              <a:gd name="T44" fmla="+- 0 722 12"/>
                              <a:gd name="T45" fmla="*/ T44 w 802"/>
                              <a:gd name="T46" fmla="+- 0 235 188"/>
                              <a:gd name="T47" fmla="*/ 235 h 81"/>
                              <a:gd name="T48" fmla="+- 0 704 12"/>
                              <a:gd name="T49" fmla="*/ T48 w 802"/>
                              <a:gd name="T50" fmla="+- 0 235 188"/>
                              <a:gd name="T51" fmla="*/ 235 h 81"/>
                              <a:gd name="T52" fmla="+- 0 704 12"/>
                              <a:gd name="T53" fmla="*/ T52 w 802"/>
                              <a:gd name="T54" fmla="+- 0 269 188"/>
                              <a:gd name="T55" fmla="*/ 269 h 81"/>
                              <a:gd name="T56" fmla="+- 0 814 12"/>
                              <a:gd name="T57" fmla="*/ T56 w 802"/>
                              <a:gd name="T58" fmla="+- 0 229 188"/>
                              <a:gd name="T59" fmla="*/ 229 h 81"/>
                              <a:gd name="T60" fmla="+- 0 704 12"/>
                              <a:gd name="T61" fmla="*/ T60 w 802"/>
                              <a:gd name="T62" fmla="+- 0 188 188"/>
                              <a:gd name="T63" fmla="*/ 188 h 81"/>
                              <a:gd name="T64" fmla="+- 0 704 12"/>
                              <a:gd name="T65" fmla="*/ T64 w 802"/>
                              <a:gd name="T66" fmla="+- 0 223 188"/>
                              <a:gd name="T67" fmla="*/ 223 h 81"/>
                              <a:gd name="T68" fmla="+- 0 122 12"/>
                              <a:gd name="T69" fmla="*/ T68 w 802"/>
                              <a:gd name="T70" fmla="+- 0 223 188"/>
                              <a:gd name="T71" fmla="*/ 223 h 81"/>
                              <a:gd name="T72" fmla="+- 0 122 12"/>
                              <a:gd name="T73" fmla="*/ T72 w 802"/>
                              <a:gd name="T74" fmla="+- 0 235 188"/>
                              <a:gd name="T75" fmla="*/ 235 h 81"/>
                              <a:gd name="T76" fmla="+- 0 704 12"/>
                              <a:gd name="T77" fmla="*/ T76 w 802"/>
                              <a:gd name="T78" fmla="+- 0 235 188"/>
                              <a:gd name="T79" fmla="*/ 235 h 81"/>
                              <a:gd name="T80" fmla="+- 0 704 12"/>
                              <a:gd name="T81" fmla="*/ T80 w 802"/>
                              <a:gd name="T82" fmla="+- 0 223 188"/>
                              <a:gd name="T83" fmla="*/ 223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02" h="81">
                                <a:moveTo>
                                  <a:pt x="110" y="0"/>
                                </a:moveTo>
                                <a:lnTo>
                                  <a:pt x="0" y="41"/>
                                </a:lnTo>
                                <a:lnTo>
                                  <a:pt x="110" y="81"/>
                                </a:lnTo>
                                <a:lnTo>
                                  <a:pt x="110" y="47"/>
                                </a:lnTo>
                                <a:lnTo>
                                  <a:pt x="92" y="47"/>
                                </a:lnTo>
                                <a:lnTo>
                                  <a:pt x="92" y="35"/>
                                </a:lnTo>
                                <a:lnTo>
                                  <a:pt x="110" y="35"/>
                                </a:lnTo>
                                <a:lnTo>
                                  <a:pt x="110" y="0"/>
                                </a:lnTo>
                                <a:close/>
                                <a:moveTo>
                                  <a:pt x="692" y="0"/>
                                </a:moveTo>
                                <a:lnTo>
                                  <a:pt x="692" y="35"/>
                                </a:lnTo>
                                <a:lnTo>
                                  <a:pt x="710" y="35"/>
                                </a:lnTo>
                                <a:lnTo>
                                  <a:pt x="710" y="47"/>
                                </a:lnTo>
                                <a:lnTo>
                                  <a:pt x="692" y="47"/>
                                </a:lnTo>
                                <a:lnTo>
                                  <a:pt x="692" y="81"/>
                                </a:lnTo>
                                <a:lnTo>
                                  <a:pt x="802" y="41"/>
                                </a:lnTo>
                                <a:lnTo>
                                  <a:pt x="692" y="0"/>
                                </a:lnTo>
                                <a:close/>
                                <a:moveTo>
                                  <a:pt x="692" y="35"/>
                                </a:moveTo>
                                <a:lnTo>
                                  <a:pt x="110" y="35"/>
                                </a:lnTo>
                                <a:lnTo>
                                  <a:pt x="110" y="47"/>
                                </a:lnTo>
                                <a:lnTo>
                                  <a:pt x="692" y="47"/>
                                </a:lnTo>
                                <a:lnTo>
                                  <a:pt x="692"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Line 283"/>
                        <wps:cNvCnPr/>
                        <wps:spPr bwMode="auto">
                          <a:xfrm>
                            <a:off x="92" y="229"/>
                            <a:ext cx="642" cy="0"/>
                          </a:xfrm>
                          <a:prstGeom prst="line">
                            <a:avLst/>
                          </a:prstGeom>
                          <a:noFill/>
                          <a:ln w="2317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 name="Freeform 282"/>
                        <wps:cNvSpPr>
                          <a:spLocks/>
                        </wps:cNvSpPr>
                        <wps:spPr bwMode="auto">
                          <a:xfrm>
                            <a:off x="12" y="188"/>
                            <a:ext cx="111" cy="81"/>
                          </a:xfrm>
                          <a:custGeom>
                            <a:avLst/>
                            <a:gdLst>
                              <a:gd name="T0" fmla="+- 0 122 12"/>
                              <a:gd name="T1" fmla="*/ T0 w 111"/>
                              <a:gd name="T2" fmla="+- 0 269 188"/>
                              <a:gd name="T3" fmla="*/ 269 h 81"/>
                              <a:gd name="T4" fmla="+- 0 12 12"/>
                              <a:gd name="T5" fmla="*/ T4 w 111"/>
                              <a:gd name="T6" fmla="+- 0 229 188"/>
                              <a:gd name="T7" fmla="*/ 229 h 81"/>
                              <a:gd name="T8" fmla="+- 0 122 12"/>
                              <a:gd name="T9" fmla="*/ T8 w 111"/>
                              <a:gd name="T10" fmla="+- 0 188 188"/>
                              <a:gd name="T11" fmla="*/ 188 h 81"/>
                              <a:gd name="T12" fmla="+- 0 122 12"/>
                              <a:gd name="T13" fmla="*/ T12 w 111"/>
                              <a:gd name="T14" fmla="+- 0 269 188"/>
                              <a:gd name="T15" fmla="*/ 269 h 81"/>
                            </a:gdLst>
                            <a:ahLst/>
                            <a:cxnLst>
                              <a:cxn ang="0">
                                <a:pos x="T1" y="T3"/>
                              </a:cxn>
                              <a:cxn ang="0">
                                <a:pos x="T5" y="T7"/>
                              </a:cxn>
                              <a:cxn ang="0">
                                <a:pos x="T9" y="T11"/>
                              </a:cxn>
                              <a:cxn ang="0">
                                <a:pos x="T13" y="T15"/>
                              </a:cxn>
                            </a:cxnLst>
                            <a:rect l="0" t="0" r="r" b="b"/>
                            <a:pathLst>
                              <a:path w="111" h="81">
                                <a:moveTo>
                                  <a:pt x="110" y="81"/>
                                </a:moveTo>
                                <a:lnTo>
                                  <a:pt x="0" y="41"/>
                                </a:lnTo>
                                <a:lnTo>
                                  <a:pt x="110" y="0"/>
                                </a:lnTo>
                                <a:lnTo>
                                  <a:pt x="110" y="81"/>
                                </a:lnTo>
                                <a:close/>
                              </a:path>
                            </a:pathLst>
                          </a:custGeom>
                          <a:noFill/>
                          <a:ln w="151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281"/>
                        <wps:cNvSpPr>
                          <a:spLocks/>
                        </wps:cNvSpPr>
                        <wps:spPr bwMode="auto">
                          <a:xfrm>
                            <a:off x="704" y="188"/>
                            <a:ext cx="110" cy="81"/>
                          </a:xfrm>
                          <a:custGeom>
                            <a:avLst/>
                            <a:gdLst>
                              <a:gd name="T0" fmla="+- 0 704 704"/>
                              <a:gd name="T1" fmla="*/ T0 w 110"/>
                              <a:gd name="T2" fmla="+- 0 188 188"/>
                              <a:gd name="T3" fmla="*/ 188 h 81"/>
                              <a:gd name="T4" fmla="+- 0 814 704"/>
                              <a:gd name="T5" fmla="*/ T4 w 110"/>
                              <a:gd name="T6" fmla="+- 0 229 188"/>
                              <a:gd name="T7" fmla="*/ 229 h 81"/>
                              <a:gd name="T8" fmla="+- 0 704 704"/>
                              <a:gd name="T9" fmla="*/ T8 w 110"/>
                              <a:gd name="T10" fmla="+- 0 269 188"/>
                              <a:gd name="T11" fmla="*/ 269 h 81"/>
                              <a:gd name="T12" fmla="+- 0 704 704"/>
                              <a:gd name="T13" fmla="*/ T12 w 110"/>
                              <a:gd name="T14" fmla="+- 0 188 188"/>
                              <a:gd name="T15" fmla="*/ 188 h 81"/>
                            </a:gdLst>
                            <a:ahLst/>
                            <a:cxnLst>
                              <a:cxn ang="0">
                                <a:pos x="T1" y="T3"/>
                              </a:cxn>
                              <a:cxn ang="0">
                                <a:pos x="T5" y="T7"/>
                              </a:cxn>
                              <a:cxn ang="0">
                                <a:pos x="T9" y="T11"/>
                              </a:cxn>
                              <a:cxn ang="0">
                                <a:pos x="T13" y="T15"/>
                              </a:cxn>
                            </a:cxnLst>
                            <a:rect l="0" t="0" r="r" b="b"/>
                            <a:pathLst>
                              <a:path w="110" h="81">
                                <a:moveTo>
                                  <a:pt x="0" y="0"/>
                                </a:moveTo>
                                <a:lnTo>
                                  <a:pt x="110" y="41"/>
                                </a:lnTo>
                                <a:lnTo>
                                  <a:pt x="0" y="81"/>
                                </a:lnTo>
                                <a:lnTo>
                                  <a:pt x="0" y="0"/>
                                </a:lnTo>
                                <a:close/>
                              </a:path>
                            </a:pathLst>
                          </a:custGeom>
                          <a:noFill/>
                          <a:ln w="151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AutoShape 280"/>
                        <wps:cNvSpPr>
                          <a:spLocks/>
                        </wps:cNvSpPr>
                        <wps:spPr bwMode="auto">
                          <a:xfrm>
                            <a:off x="834" y="195"/>
                            <a:ext cx="1718" cy="81"/>
                          </a:xfrm>
                          <a:custGeom>
                            <a:avLst/>
                            <a:gdLst>
                              <a:gd name="T0" fmla="+- 0 923 834"/>
                              <a:gd name="T1" fmla="*/ T0 w 1718"/>
                              <a:gd name="T2" fmla="+- 0 195 195"/>
                              <a:gd name="T3" fmla="*/ 195 h 81"/>
                              <a:gd name="T4" fmla="+- 0 834 834"/>
                              <a:gd name="T5" fmla="*/ T4 w 1718"/>
                              <a:gd name="T6" fmla="+- 0 235 195"/>
                              <a:gd name="T7" fmla="*/ 235 h 81"/>
                              <a:gd name="T8" fmla="+- 0 923 834"/>
                              <a:gd name="T9" fmla="*/ T8 w 1718"/>
                              <a:gd name="T10" fmla="+- 0 275 195"/>
                              <a:gd name="T11" fmla="*/ 275 h 81"/>
                              <a:gd name="T12" fmla="+- 0 923 834"/>
                              <a:gd name="T13" fmla="*/ T12 w 1718"/>
                              <a:gd name="T14" fmla="+- 0 241 195"/>
                              <a:gd name="T15" fmla="*/ 241 h 81"/>
                              <a:gd name="T16" fmla="+- 0 908 834"/>
                              <a:gd name="T17" fmla="*/ T16 w 1718"/>
                              <a:gd name="T18" fmla="+- 0 241 195"/>
                              <a:gd name="T19" fmla="*/ 241 h 81"/>
                              <a:gd name="T20" fmla="+- 0 908 834"/>
                              <a:gd name="T21" fmla="*/ T20 w 1718"/>
                              <a:gd name="T22" fmla="+- 0 229 195"/>
                              <a:gd name="T23" fmla="*/ 229 h 81"/>
                              <a:gd name="T24" fmla="+- 0 923 834"/>
                              <a:gd name="T25" fmla="*/ T24 w 1718"/>
                              <a:gd name="T26" fmla="+- 0 229 195"/>
                              <a:gd name="T27" fmla="*/ 229 h 81"/>
                              <a:gd name="T28" fmla="+- 0 923 834"/>
                              <a:gd name="T29" fmla="*/ T28 w 1718"/>
                              <a:gd name="T30" fmla="+- 0 195 195"/>
                              <a:gd name="T31" fmla="*/ 195 h 81"/>
                              <a:gd name="T32" fmla="+- 0 2463 834"/>
                              <a:gd name="T33" fmla="*/ T32 w 1718"/>
                              <a:gd name="T34" fmla="+- 0 195 195"/>
                              <a:gd name="T35" fmla="*/ 195 h 81"/>
                              <a:gd name="T36" fmla="+- 0 2463 834"/>
                              <a:gd name="T37" fmla="*/ T36 w 1718"/>
                              <a:gd name="T38" fmla="+- 0 229 195"/>
                              <a:gd name="T39" fmla="*/ 229 h 81"/>
                              <a:gd name="T40" fmla="+- 0 2478 834"/>
                              <a:gd name="T41" fmla="*/ T40 w 1718"/>
                              <a:gd name="T42" fmla="+- 0 229 195"/>
                              <a:gd name="T43" fmla="*/ 229 h 81"/>
                              <a:gd name="T44" fmla="+- 0 2478 834"/>
                              <a:gd name="T45" fmla="*/ T44 w 1718"/>
                              <a:gd name="T46" fmla="+- 0 241 195"/>
                              <a:gd name="T47" fmla="*/ 241 h 81"/>
                              <a:gd name="T48" fmla="+- 0 2463 834"/>
                              <a:gd name="T49" fmla="*/ T48 w 1718"/>
                              <a:gd name="T50" fmla="+- 0 241 195"/>
                              <a:gd name="T51" fmla="*/ 241 h 81"/>
                              <a:gd name="T52" fmla="+- 0 2463 834"/>
                              <a:gd name="T53" fmla="*/ T52 w 1718"/>
                              <a:gd name="T54" fmla="+- 0 275 195"/>
                              <a:gd name="T55" fmla="*/ 275 h 81"/>
                              <a:gd name="T56" fmla="+- 0 2552 834"/>
                              <a:gd name="T57" fmla="*/ T56 w 1718"/>
                              <a:gd name="T58" fmla="+- 0 235 195"/>
                              <a:gd name="T59" fmla="*/ 235 h 81"/>
                              <a:gd name="T60" fmla="+- 0 2463 834"/>
                              <a:gd name="T61" fmla="*/ T60 w 1718"/>
                              <a:gd name="T62" fmla="+- 0 195 195"/>
                              <a:gd name="T63" fmla="*/ 195 h 81"/>
                              <a:gd name="T64" fmla="+- 0 2463 834"/>
                              <a:gd name="T65" fmla="*/ T64 w 1718"/>
                              <a:gd name="T66" fmla="+- 0 229 195"/>
                              <a:gd name="T67" fmla="*/ 229 h 81"/>
                              <a:gd name="T68" fmla="+- 0 923 834"/>
                              <a:gd name="T69" fmla="*/ T68 w 1718"/>
                              <a:gd name="T70" fmla="+- 0 229 195"/>
                              <a:gd name="T71" fmla="*/ 229 h 81"/>
                              <a:gd name="T72" fmla="+- 0 923 834"/>
                              <a:gd name="T73" fmla="*/ T72 w 1718"/>
                              <a:gd name="T74" fmla="+- 0 241 195"/>
                              <a:gd name="T75" fmla="*/ 241 h 81"/>
                              <a:gd name="T76" fmla="+- 0 2463 834"/>
                              <a:gd name="T77" fmla="*/ T76 w 1718"/>
                              <a:gd name="T78" fmla="+- 0 241 195"/>
                              <a:gd name="T79" fmla="*/ 241 h 81"/>
                              <a:gd name="T80" fmla="+- 0 2463 834"/>
                              <a:gd name="T81" fmla="*/ T80 w 1718"/>
                              <a:gd name="T82" fmla="+- 0 229 195"/>
                              <a:gd name="T83" fmla="*/ 229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18" h="81">
                                <a:moveTo>
                                  <a:pt x="89" y="0"/>
                                </a:moveTo>
                                <a:lnTo>
                                  <a:pt x="0" y="40"/>
                                </a:lnTo>
                                <a:lnTo>
                                  <a:pt x="89" y="80"/>
                                </a:lnTo>
                                <a:lnTo>
                                  <a:pt x="89" y="46"/>
                                </a:lnTo>
                                <a:lnTo>
                                  <a:pt x="74" y="46"/>
                                </a:lnTo>
                                <a:lnTo>
                                  <a:pt x="74" y="34"/>
                                </a:lnTo>
                                <a:lnTo>
                                  <a:pt x="89" y="34"/>
                                </a:lnTo>
                                <a:lnTo>
                                  <a:pt x="89" y="0"/>
                                </a:lnTo>
                                <a:close/>
                                <a:moveTo>
                                  <a:pt x="1629" y="0"/>
                                </a:moveTo>
                                <a:lnTo>
                                  <a:pt x="1629" y="34"/>
                                </a:lnTo>
                                <a:lnTo>
                                  <a:pt x="1644" y="34"/>
                                </a:lnTo>
                                <a:lnTo>
                                  <a:pt x="1644" y="46"/>
                                </a:lnTo>
                                <a:lnTo>
                                  <a:pt x="1629" y="46"/>
                                </a:lnTo>
                                <a:lnTo>
                                  <a:pt x="1629" y="80"/>
                                </a:lnTo>
                                <a:lnTo>
                                  <a:pt x="1718" y="40"/>
                                </a:lnTo>
                                <a:lnTo>
                                  <a:pt x="1629" y="0"/>
                                </a:lnTo>
                                <a:close/>
                                <a:moveTo>
                                  <a:pt x="1629" y="34"/>
                                </a:moveTo>
                                <a:lnTo>
                                  <a:pt x="89" y="34"/>
                                </a:lnTo>
                                <a:lnTo>
                                  <a:pt x="89" y="46"/>
                                </a:lnTo>
                                <a:lnTo>
                                  <a:pt x="1629" y="46"/>
                                </a:lnTo>
                                <a:lnTo>
                                  <a:pt x="1629"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Line 279"/>
                        <wps:cNvCnPr/>
                        <wps:spPr bwMode="auto">
                          <a:xfrm>
                            <a:off x="896" y="235"/>
                            <a:ext cx="1594" cy="0"/>
                          </a:xfrm>
                          <a:prstGeom prst="line">
                            <a:avLst/>
                          </a:prstGeom>
                          <a:noFill/>
                          <a:ln w="2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 name="Freeform 278"/>
                        <wps:cNvSpPr>
                          <a:spLocks/>
                        </wps:cNvSpPr>
                        <wps:spPr bwMode="auto">
                          <a:xfrm>
                            <a:off x="834" y="195"/>
                            <a:ext cx="89" cy="81"/>
                          </a:xfrm>
                          <a:custGeom>
                            <a:avLst/>
                            <a:gdLst>
                              <a:gd name="T0" fmla="+- 0 923 834"/>
                              <a:gd name="T1" fmla="*/ T0 w 89"/>
                              <a:gd name="T2" fmla="+- 0 275 195"/>
                              <a:gd name="T3" fmla="*/ 275 h 81"/>
                              <a:gd name="T4" fmla="+- 0 834 834"/>
                              <a:gd name="T5" fmla="*/ T4 w 89"/>
                              <a:gd name="T6" fmla="+- 0 235 195"/>
                              <a:gd name="T7" fmla="*/ 235 h 81"/>
                              <a:gd name="T8" fmla="+- 0 923 834"/>
                              <a:gd name="T9" fmla="*/ T8 w 89"/>
                              <a:gd name="T10" fmla="+- 0 195 195"/>
                              <a:gd name="T11" fmla="*/ 195 h 81"/>
                              <a:gd name="T12" fmla="+- 0 923 834"/>
                              <a:gd name="T13" fmla="*/ T12 w 89"/>
                              <a:gd name="T14" fmla="+- 0 275 195"/>
                              <a:gd name="T15" fmla="*/ 275 h 81"/>
                            </a:gdLst>
                            <a:ahLst/>
                            <a:cxnLst>
                              <a:cxn ang="0">
                                <a:pos x="T1" y="T3"/>
                              </a:cxn>
                              <a:cxn ang="0">
                                <a:pos x="T5" y="T7"/>
                              </a:cxn>
                              <a:cxn ang="0">
                                <a:pos x="T9" y="T11"/>
                              </a:cxn>
                              <a:cxn ang="0">
                                <a:pos x="T13" y="T15"/>
                              </a:cxn>
                            </a:cxnLst>
                            <a:rect l="0" t="0" r="r" b="b"/>
                            <a:pathLst>
                              <a:path w="89" h="81">
                                <a:moveTo>
                                  <a:pt x="89" y="80"/>
                                </a:moveTo>
                                <a:lnTo>
                                  <a:pt x="0" y="40"/>
                                </a:lnTo>
                                <a:lnTo>
                                  <a:pt x="89" y="0"/>
                                </a:lnTo>
                                <a:lnTo>
                                  <a:pt x="89" y="80"/>
                                </a:lnTo>
                                <a:close/>
                              </a:path>
                            </a:pathLst>
                          </a:custGeom>
                          <a:noFill/>
                          <a:ln w="151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Freeform 277"/>
                        <wps:cNvSpPr>
                          <a:spLocks/>
                        </wps:cNvSpPr>
                        <wps:spPr bwMode="auto">
                          <a:xfrm>
                            <a:off x="2463" y="195"/>
                            <a:ext cx="89" cy="81"/>
                          </a:xfrm>
                          <a:custGeom>
                            <a:avLst/>
                            <a:gdLst>
                              <a:gd name="T0" fmla="+- 0 2463 2463"/>
                              <a:gd name="T1" fmla="*/ T0 w 89"/>
                              <a:gd name="T2" fmla="+- 0 195 195"/>
                              <a:gd name="T3" fmla="*/ 195 h 81"/>
                              <a:gd name="T4" fmla="+- 0 2552 2463"/>
                              <a:gd name="T5" fmla="*/ T4 w 89"/>
                              <a:gd name="T6" fmla="+- 0 235 195"/>
                              <a:gd name="T7" fmla="*/ 235 h 81"/>
                              <a:gd name="T8" fmla="+- 0 2463 2463"/>
                              <a:gd name="T9" fmla="*/ T8 w 89"/>
                              <a:gd name="T10" fmla="+- 0 275 195"/>
                              <a:gd name="T11" fmla="*/ 275 h 81"/>
                              <a:gd name="T12" fmla="+- 0 2463 2463"/>
                              <a:gd name="T13" fmla="*/ T12 w 89"/>
                              <a:gd name="T14" fmla="+- 0 195 195"/>
                              <a:gd name="T15" fmla="*/ 195 h 81"/>
                            </a:gdLst>
                            <a:ahLst/>
                            <a:cxnLst>
                              <a:cxn ang="0">
                                <a:pos x="T1" y="T3"/>
                              </a:cxn>
                              <a:cxn ang="0">
                                <a:pos x="T5" y="T7"/>
                              </a:cxn>
                              <a:cxn ang="0">
                                <a:pos x="T9" y="T11"/>
                              </a:cxn>
                              <a:cxn ang="0">
                                <a:pos x="T13" y="T15"/>
                              </a:cxn>
                            </a:cxnLst>
                            <a:rect l="0" t="0" r="r" b="b"/>
                            <a:pathLst>
                              <a:path w="89" h="81">
                                <a:moveTo>
                                  <a:pt x="0" y="0"/>
                                </a:moveTo>
                                <a:lnTo>
                                  <a:pt x="89" y="40"/>
                                </a:lnTo>
                                <a:lnTo>
                                  <a:pt x="0" y="80"/>
                                </a:lnTo>
                                <a:lnTo>
                                  <a:pt x="0" y="0"/>
                                </a:lnTo>
                                <a:close/>
                              </a:path>
                            </a:pathLst>
                          </a:custGeom>
                          <a:noFill/>
                          <a:ln w="151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AutoShape 276"/>
                        <wps:cNvSpPr>
                          <a:spLocks/>
                        </wps:cNvSpPr>
                        <wps:spPr bwMode="auto">
                          <a:xfrm>
                            <a:off x="381" y="0"/>
                            <a:ext cx="55" cy="113"/>
                          </a:xfrm>
                          <a:custGeom>
                            <a:avLst/>
                            <a:gdLst>
                              <a:gd name="T0" fmla="+- 0 396 381"/>
                              <a:gd name="T1" fmla="*/ T0 w 55"/>
                              <a:gd name="T2" fmla="*/ 36 h 113"/>
                              <a:gd name="T3" fmla="+- 0 397 381"/>
                              <a:gd name="T4" fmla="*/ T3 w 55"/>
                              <a:gd name="T5" fmla="*/ 94 h 113"/>
                              <a:gd name="T6" fmla="+- 0 398 381"/>
                              <a:gd name="T7" fmla="*/ T6 w 55"/>
                              <a:gd name="T8" fmla="*/ 101 h 113"/>
                              <a:gd name="T9" fmla="+- 0 404 381"/>
                              <a:gd name="T10" fmla="*/ T9 w 55"/>
                              <a:gd name="T11" fmla="*/ 108 h 113"/>
                              <a:gd name="T12" fmla="+- 0 409 381"/>
                              <a:gd name="T13" fmla="*/ T12 w 55"/>
                              <a:gd name="T14" fmla="*/ 111 h 113"/>
                              <a:gd name="T15" fmla="+- 0 416 381"/>
                              <a:gd name="T16" fmla="*/ T15 w 55"/>
                              <a:gd name="T17" fmla="*/ 113 h 113"/>
                              <a:gd name="T18" fmla="+- 0 426 381"/>
                              <a:gd name="T19" fmla="*/ T18 w 55"/>
                              <a:gd name="T20" fmla="*/ 112 h 113"/>
                              <a:gd name="T21" fmla="+- 0 429 381"/>
                              <a:gd name="T22" fmla="*/ T21 w 55"/>
                              <a:gd name="T23" fmla="*/ 112 h 113"/>
                              <a:gd name="T24" fmla="+- 0 432 381"/>
                              <a:gd name="T25" fmla="*/ T24 w 55"/>
                              <a:gd name="T26" fmla="*/ 111 h 113"/>
                              <a:gd name="T27" fmla="+- 0 434 381"/>
                              <a:gd name="T28" fmla="*/ T27 w 55"/>
                              <a:gd name="T29" fmla="*/ 110 h 113"/>
                              <a:gd name="T30" fmla="+- 0 435 381"/>
                              <a:gd name="T31" fmla="*/ T30 w 55"/>
                              <a:gd name="T32" fmla="*/ 109 h 113"/>
                              <a:gd name="T33" fmla="+- 0 436 381"/>
                              <a:gd name="T34" fmla="*/ T33 w 55"/>
                              <a:gd name="T35" fmla="*/ 107 h 113"/>
                              <a:gd name="T36" fmla="+- 0 419 381"/>
                              <a:gd name="T37" fmla="*/ T36 w 55"/>
                              <a:gd name="T38" fmla="*/ 100 h 113"/>
                              <a:gd name="T39" fmla="+- 0 414 381"/>
                              <a:gd name="T40" fmla="*/ T39 w 55"/>
                              <a:gd name="T41" fmla="*/ 95 h 113"/>
                              <a:gd name="T42" fmla="+- 0 412 381"/>
                              <a:gd name="T43" fmla="*/ T42 w 55"/>
                              <a:gd name="T44" fmla="*/ 88 h 113"/>
                              <a:gd name="T45" fmla="+- 0 435 381"/>
                              <a:gd name="T46" fmla="*/ T45 w 55"/>
                              <a:gd name="T47" fmla="*/ 97 h 113"/>
                              <a:gd name="T48" fmla="+- 0 432 381"/>
                              <a:gd name="T49" fmla="*/ T48 w 55"/>
                              <a:gd name="T50" fmla="*/ 98 h 113"/>
                              <a:gd name="T51" fmla="+- 0 431 381"/>
                              <a:gd name="T52" fmla="*/ T51 w 55"/>
                              <a:gd name="T53" fmla="*/ 98 h 113"/>
                              <a:gd name="T54" fmla="+- 0 427 381"/>
                              <a:gd name="T55" fmla="*/ T54 w 55"/>
                              <a:gd name="T56" fmla="*/ 99 h 113"/>
                              <a:gd name="T57" fmla="+- 0 436 381"/>
                              <a:gd name="T58" fmla="*/ T57 w 55"/>
                              <a:gd name="T59" fmla="*/ 100 h 113"/>
                              <a:gd name="T60" fmla="+- 0 435 381"/>
                              <a:gd name="T61" fmla="*/ T60 w 55"/>
                              <a:gd name="T62" fmla="*/ 99 h 113"/>
                              <a:gd name="T63" fmla="+- 0 435 381"/>
                              <a:gd name="T64" fmla="*/ T63 w 55"/>
                              <a:gd name="T65" fmla="*/ 98 h 113"/>
                              <a:gd name="T66" fmla="+- 0 434 381"/>
                              <a:gd name="T67" fmla="*/ T66 w 55"/>
                              <a:gd name="T68" fmla="*/ 23 h 113"/>
                              <a:gd name="T69" fmla="+- 0 382 381"/>
                              <a:gd name="T70" fmla="*/ T69 w 55"/>
                              <a:gd name="T71" fmla="*/ 24 h 113"/>
                              <a:gd name="T72" fmla="+- 0 382 381"/>
                              <a:gd name="T73" fmla="*/ T72 w 55"/>
                              <a:gd name="T74" fmla="*/ 25 h 113"/>
                              <a:gd name="T75" fmla="+- 0 381 381"/>
                              <a:gd name="T76" fmla="*/ T75 w 55"/>
                              <a:gd name="T77" fmla="*/ 26 h 113"/>
                              <a:gd name="T78" fmla="+- 0 382 381"/>
                              <a:gd name="T79" fmla="*/ T78 w 55"/>
                              <a:gd name="T80" fmla="*/ 34 h 113"/>
                              <a:gd name="T81" fmla="+- 0 383 381"/>
                              <a:gd name="T82" fmla="*/ T81 w 55"/>
                              <a:gd name="T83" fmla="*/ 36 h 113"/>
                              <a:gd name="T84" fmla="+- 0 435 381"/>
                              <a:gd name="T85" fmla="*/ T84 w 55"/>
                              <a:gd name="T86" fmla="*/ 35 h 113"/>
                              <a:gd name="T87" fmla="+- 0 436 381"/>
                              <a:gd name="T88" fmla="*/ T87 w 55"/>
                              <a:gd name="T89" fmla="*/ 33 h 113"/>
                              <a:gd name="T90" fmla="+- 0 435 381"/>
                              <a:gd name="T91" fmla="*/ T90 w 55"/>
                              <a:gd name="T92" fmla="*/ 25 h 113"/>
                              <a:gd name="T93" fmla="+- 0 435 381"/>
                              <a:gd name="T94" fmla="*/ T93 w 55"/>
                              <a:gd name="T95" fmla="*/ 24 h 113"/>
                              <a:gd name="T96" fmla="+- 0 411 381"/>
                              <a:gd name="T97" fmla="*/ T96 w 55"/>
                              <a:gd name="T98" fmla="*/ 1 h 113"/>
                              <a:gd name="T99" fmla="+- 0 397 381"/>
                              <a:gd name="T100" fmla="*/ T99 w 55"/>
                              <a:gd name="T101" fmla="*/ 2 h 113"/>
                              <a:gd name="T102" fmla="+- 0 396 381"/>
                              <a:gd name="T103" fmla="*/ T102 w 55"/>
                              <a:gd name="T104" fmla="*/ 23 h 113"/>
                              <a:gd name="T105" fmla="+- 0 412 381"/>
                              <a:gd name="T106" fmla="*/ T105 w 55"/>
                              <a:gd name="T107" fmla="*/ 2 h 113"/>
                              <a:gd name="T108" fmla="+- 0 411 381"/>
                              <a:gd name="T109" fmla="*/ T108 w 55"/>
                              <a:gd name="T110" fmla="*/ 2 h 113"/>
                              <a:gd name="T111" fmla="+- 0 409 381"/>
                              <a:gd name="T112" fmla="*/ T111 w 55"/>
                              <a:gd name="T113" fmla="*/ 0 h 113"/>
                              <a:gd name="T114" fmla="+- 0 398 381"/>
                              <a:gd name="T115" fmla="*/ T114 w 55"/>
                              <a:gd name="T116" fmla="*/ 1 h 113"/>
                              <a:gd name="T117" fmla="+- 0 410 381"/>
                              <a:gd name="T118" fmla="*/ T117 w 55"/>
                              <a:gd name="T119" fmla="*/ 1 h 113"/>
                              <a:gd name="T120" fmla="+- 0 409 381"/>
                              <a:gd name="T121" fmla="*/ T120 w 55"/>
                              <a:gd name="T122" fmla="*/ 0 h 113"/>
                              <a:gd name="T123" fmla="+- 0 400 381"/>
                              <a:gd name="T124" fmla="*/ T123 w 55"/>
                              <a:gd name="T125" fmla="*/ 0 h 113"/>
                              <a:gd name="T126" fmla="+- 0 408 381"/>
                              <a:gd name="T127" fmla="*/ T126 w 55"/>
                              <a:gd name="T128" fmla="*/ 0 h 11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Lst>
                            <a:rect l="0" t="0" r="r" b="b"/>
                            <a:pathLst>
                              <a:path w="55" h="113">
                                <a:moveTo>
                                  <a:pt x="31" y="36"/>
                                </a:moveTo>
                                <a:lnTo>
                                  <a:pt x="15" y="36"/>
                                </a:lnTo>
                                <a:lnTo>
                                  <a:pt x="15" y="89"/>
                                </a:lnTo>
                                <a:lnTo>
                                  <a:pt x="16" y="94"/>
                                </a:lnTo>
                                <a:lnTo>
                                  <a:pt x="16" y="97"/>
                                </a:lnTo>
                                <a:lnTo>
                                  <a:pt x="17" y="101"/>
                                </a:lnTo>
                                <a:lnTo>
                                  <a:pt x="19" y="104"/>
                                </a:lnTo>
                                <a:lnTo>
                                  <a:pt x="23" y="108"/>
                                </a:lnTo>
                                <a:lnTo>
                                  <a:pt x="25" y="110"/>
                                </a:lnTo>
                                <a:lnTo>
                                  <a:pt x="28" y="111"/>
                                </a:lnTo>
                                <a:lnTo>
                                  <a:pt x="31" y="112"/>
                                </a:lnTo>
                                <a:lnTo>
                                  <a:pt x="35" y="113"/>
                                </a:lnTo>
                                <a:lnTo>
                                  <a:pt x="44" y="113"/>
                                </a:lnTo>
                                <a:lnTo>
                                  <a:pt x="45" y="112"/>
                                </a:lnTo>
                                <a:lnTo>
                                  <a:pt x="46" y="112"/>
                                </a:lnTo>
                                <a:lnTo>
                                  <a:pt x="48" y="112"/>
                                </a:lnTo>
                                <a:lnTo>
                                  <a:pt x="50" y="111"/>
                                </a:lnTo>
                                <a:lnTo>
                                  <a:pt x="51" y="111"/>
                                </a:lnTo>
                                <a:lnTo>
                                  <a:pt x="52" y="110"/>
                                </a:lnTo>
                                <a:lnTo>
                                  <a:pt x="53" y="110"/>
                                </a:lnTo>
                                <a:lnTo>
                                  <a:pt x="54" y="110"/>
                                </a:lnTo>
                                <a:lnTo>
                                  <a:pt x="54" y="109"/>
                                </a:lnTo>
                                <a:lnTo>
                                  <a:pt x="54" y="108"/>
                                </a:lnTo>
                                <a:lnTo>
                                  <a:pt x="55" y="107"/>
                                </a:lnTo>
                                <a:lnTo>
                                  <a:pt x="55" y="100"/>
                                </a:lnTo>
                                <a:lnTo>
                                  <a:pt x="38" y="100"/>
                                </a:lnTo>
                                <a:lnTo>
                                  <a:pt x="35" y="98"/>
                                </a:lnTo>
                                <a:lnTo>
                                  <a:pt x="33" y="95"/>
                                </a:lnTo>
                                <a:lnTo>
                                  <a:pt x="31" y="92"/>
                                </a:lnTo>
                                <a:lnTo>
                                  <a:pt x="31" y="88"/>
                                </a:lnTo>
                                <a:lnTo>
                                  <a:pt x="31" y="36"/>
                                </a:lnTo>
                                <a:close/>
                                <a:moveTo>
                                  <a:pt x="54" y="97"/>
                                </a:moveTo>
                                <a:lnTo>
                                  <a:pt x="52" y="97"/>
                                </a:lnTo>
                                <a:lnTo>
                                  <a:pt x="51" y="98"/>
                                </a:lnTo>
                                <a:lnTo>
                                  <a:pt x="50" y="98"/>
                                </a:lnTo>
                                <a:lnTo>
                                  <a:pt x="47" y="99"/>
                                </a:lnTo>
                                <a:lnTo>
                                  <a:pt x="46" y="99"/>
                                </a:lnTo>
                                <a:lnTo>
                                  <a:pt x="45" y="100"/>
                                </a:lnTo>
                                <a:lnTo>
                                  <a:pt x="55" y="100"/>
                                </a:lnTo>
                                <a:lnTo>
                                  <a:pt x="55" y="99"/>
                                </a:lnTo>
                                <a:lnTo>
                                  <a:pt x="54" y="99"/>
                                </a:lnTo>
                                <a:lnTo>
                                  <a:pt x="54" y="98"/>
                                </a:lnTo>
                                <a:lnTo>
                                  <a:pt x="54" y="97"/>
                                </a:lnTo>
                                <a:close/>
                                <a:moveTo>
                                  <a:pt x="53" y="23"/>
                                </a:moveTo>
                                <a:lnTo>
                                  <a:pt x="2" y="23"/>
                                </a:lnTo>
                                <a:lnTo>
                                  <a:pt x="1" y="24"/>
                                </a:lnTo>
                                <a:lnTo>
                                  <a:pt x="1" y="25"/>
                                </a:lnTo>
                                <a:lnTo>
                                  <a:pt x="0" y="26"/>
                                </a:lnTo>
                                <a:lnTo>
                                  <a:pt x="0" y="33"/>
                                </a:lnTo>
                                <a:lnTo>
                                  <a:pt x="1" y="34"/>
                                </a:lnTo>
                                <a:lnTo>
                                  <a:pt x="2" y="35"/>
                                </a:lnTo>
                                <a:lnTo>
                                  <a:pt x="2" y="36"/>
                                </a:lnTo>
                                <a:lnTo>
                                  <a:pt x="53" y="36"/>
                                </a:lnTo>
                                <a:lnTo>
                                  <a:pt x="54" y="35"/>
                                </a:lnTo>
                                <a:lnTo>
                                  <a:pt x="54" y="34"/>
                                </a:lnTo>
                                <a:lnTo>
                                  <a:pt x="55" y="33"/>
                                </a:lnTo>
                                <a:lnTo>
                                  <a:pt x="55" y="25"/>
                                </a:lnTo>
                                <a:lnTo>
                                  <a:pt x="54" y="25"/>
                                </a:lnTo>
                                <a:lnTo>
                                  <a:pt x="54" y="24"/>
                                </a:lnTo>
                                <a:lnTo>
                                  <a:pt x="53" y="23"/>
                                </a:lnTo>
                                <a:close/>
                                <a:moveTo>
                                  <a:pt x="30" y="1"/>
                                </a:moveTo>
                                <a:lnTo>
                                  <a:pt x="16" y="1"/>
                                </a:lnTo>
                                <a:lnTo>
                                  <a:pt x="16" y="2"/>
                                </a:lnTo>
                                <a:lnTo>
                                  <a:pt x="15" y="2"/>
                                </a:lnTo>
                                <a:lnTo>
                                  <a:pt x="15" y="23"/>
                                </a:lnTo>
                                <a:lnTo>
                                  <a:pt x="31" y="23"/>
                                </a:lnTo>
                                <a:lnTo>
                                  <a:pt x="31" y="2"/>
                                </a:lnTo>
                                <a:lnTo>
                                  <a:pt x="30" y="2"/>
                                </a:lnTo>
                                <a:lnTo>
                                  <a:pt x="30" y="1"/>
                                </a:lnTo>
                                <a:close/>
                                <a:moveTo>
                                  <a:pt x="28" y="0"/>
                                </a:moveTo>
                                <a:lnTo>
                                  <a:pt x="17" y="0"/>
                                </a:lnTo>
                                <a:lnTo>
                                  <a:pt x="17" y="1"/>
                                </a:lnTo>
                                <a:lnTo>
                                  <a:pt x="16" y="1"/>
                                </a:lnTo>
                                <a:lnTo>
                                  <a:pt x="29" y="1"/>
                                </a:lnTo>
                                <a:lnTo>
                                  <a:pt x="28" y="0"/>
                                </a:lnTo>
                                <a:close/>
                                <a:moveTo>
                                  <a:pt x="27" y="0"/>
                                </a:moveTo>
                                <a:lnTo>
                                  <a:pt x="19" y="0"/>
                                </a:lnTo>
                                <a:lnTo>
                                  <a:pt x="18" y="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AutoShape 275"/>
                        <wps:cNvSpPr>
                          <a:spLocks/>
                        </wps:cNvSpPr>
                        <wps:spPr bwMode="auto">
                          <a:xfrm>
                            <a:off x="1541" y="0"/>
                            <a:ext cx="55" cy="113"/>
                          </a:xfrm>
                          <a:custGeom>
                            <a:avLst/>
                            <a:gdLst>
                              <a:gd name="T0" fmla="+- 0 1556 1541"/>
                              <a:gd name="T1" fmla="*/ T0 w 55"/>
                              <a:gd name="T2" fmla="*/ 36 h 113"/>
                              <a:gd name="T3" fmla="+- 0 1556 1541"/>
                              <a:gd name="T4" fmla="*/ T3 w 55"/>
                              <a:gd name="T5" fmla="*/ 94 h 113"/>
                              <a:gd name="T6" fmla="+- 0 1558 1541"/>
                              <a:gd name="T7" fmla="*/ T6 w 55"/>
                              <a:gd name="T8" fmla="*/ 101 h 113"/>
                              <a:gd name="T9" fmla="+- 0 1564 1541"/>
                              <a:gd name="T10" fmla="*/ T9 w 55"/>
                              <a:gd name="T11" fmla="*/ 108 h 113"/>
                              <a:gd name="T12" fmla="+- 0 1570 1541"/>
                              <a:gd name="T13" fmla="*/ T12 w 55"/>
                              <a:gd name="T14" fmla="*/ 111 h 113"/>
                              <a:gd name="T15" fmla="+- 0 1576 1541"/>
                              <a:gd name="T16" fmla="*/ T15 w 55"/>
                              <a:gd name="T17" fmla="*/ 113 h 113"/>
                              <a:gd name="T18" fmla="+- 0 1586 1541"/>
                              <a:gd name="T19" fmla="*/ T18 w 55"/>
                              <a:gd name="T20" fmla="*/ 112 h 113"/>
                              <a:gd name="T21" fmla="+- 0 1589 1541"/>
                              <a:gd name="T22" fmla="*/ T21 w 55"/>
                              <a:gd name="T23" fmla="*/ 112 h 113"/>
                              <a:gd name="T24" fmla="+- 0 1592 1541"/>
                              <a:gd name="T25" fmla="*/ T24 w 55"/>
                              <a:gd name="T26" fmla="*/ 111 h 113"/>
                              <a:gd name="T27" fmla="+- 0 1594 1541"/>
                              <a:gd name="T28" fmla="*/ T27 w 55"/>
                              <a:gd name="T29" fmla="*/ 110 h 113"/>
                              <a:gd name="T30" fmla="+- 0 1595 1541"/>
                              <a:gd name="T31" fmla="*/ T30 w 55"/>
                              <a:gd name="T32" fmla="*/ 109 h 113"/>
                              <a:gd name="T33" fmla="+- 0 1596 1541"/>
                              <a:gd name="T34" fmla="*/ T33 w 55"/>
                              <a:gd name="T35" fmla="*/ 107 h 113"/>
                              <a:gd name="T36" fmla="+- 0 1596 1541"/>
                              <a:gd name="T37" fmla="*/ T36 w 55"/>
                              <a:gd name="T38" fmla="*/ 105 h 113"/>
                              <a:gd name="T39" fmla="+- 0 1596 1541"/>
                              <a:gd name="T40" fmla="*/ T39 w 55"/>
                              <a:gd name="T41" fmla="*/ 101 h 113"/>
                              <a:gd name="T42" fmla="+- 0 1579 1541"/>
                              <a:gd name="T43" fmla="*/ T42 w 55"/>
                              <a:gd name="T44" fmla="*/ 100 h 113"/>
                              <a:gd name="T45" fmla="+- 0 1574 1541"/>
                              <a:gd name="T46" fmla="*/ T45 w 55"/>
                              <a:gd name="T47" fmla="*/ 95 h 113"/>
                              <a:gd name="T48" fmla="+- 0 1571 1541"/>
                              <a:gd name="T49" fmla="*/ T48 w 55"/>
                              <a:gd name="T50" fmla="*/ 88 h 113"/>
                              <a:gd name="T51" fmla="+- 0 1594 1541"/>
                              <a:gd name="T52" fmla="*/ T51 w 55"/>
                              <a:gd name="T53" fmla="*/ 97 h 113"/>
                              <a:gd name="T54" fmla="+- 0 1591 1541"/>
                              <a:gd name="T55" fmla="*/ T54 w 55"/>
                              <a:gd name="T56" fmla="*/ 98 h 113"/>
                              <a:gd name="T57" fmla="+- 0 1590 1541"/>
                              <a:gd name="T58" fmla="*/ T57 w 55"/>
                              <a:gd name="T59" fmla="*/ 98 h 113"/>
                              <a:gd name="T60" fmla="+- 0 1587 1541"/>
                              <a:gd name="T61" fmla="*/ T60 w 55"/>
                              <a:gd name="T62" fmla="*/ 99 h 113"/>
                              <a:gd name="T63" fmla="+- 0 1596 1541"/>
                              <a:gd name="T64" fmla="*/ T63 w 55"/>
                              <a:gd name="T65" fmla="*/ 100 h 113"/>
                              <a:gd name="T66" fmla="+- 0 1595 1541"/>
                              <a:gd name="T67" fmla="*/ T66 w 55"/>
                              <a:gd name="T68" fmla="*/ 99 h 113"/>
                              <a:gd name="T69" fmla="+- 0 1595 1541"/>
                              <a:gd name="T70" fmla="*/ T69 w 55"/>
                              <a:gd name="T71" fmla="*/ 98 h 113"/>
                              <a:gd name="T72" fmla="+- 0 1594 1541"/>
                              <a:gd name="T73" fmla="*/ T72 w 55"/>
                              <a:gd name="T74" fmla="*/ 23 h 113"/>
                              <a:gd name="T75" fmla="+- 0 1543 1541"/>
                              <a:gd name="T76" fmla="*/ T75 w 55"/>
                              <a:gd name="T77" fmla="*/ 23 h 113"/>
                              <a:gd name="T78" fmla="+- 0 1542 1541"/>
                              <a:gd name="T79" fmla="*/ T78 w 55"/>
                              <a:gd name="T80" fmla="*/ 24 h 113"/>
                              <a:gd name="T81" fmla="+- 0 1542 1541"/>
                              <a:gd name="T82" fmla="*/ T81 w 55"/>
                              <a:gd name="T83" fmla="*/ 25 h 113"/>
                              <a:gd name="T84" fmla="+- 0 1541 1541"/>
                              <a:gd name="T85" fmla="*/ T84 w 55"/>
                              <a:gd name="T86" fmla="*/ 31 h 113"/>
                              <a:gd name="T87" fmla="+- 0 1542 1541"/>
                              <a:gd name="T88" fmla="*/ T87 w 55"/>
                              <a:gd name="T89" fmla="*/ 34 h 113"/>
                              <a:gd name="T90" fmla="+- 0 1543 1541"/>
                              <a:gd name="T91" fmla="*/ T90 w 55"/>
                              <a:gd name="T92" fmla="*/ 36 h 113"/>
                              <a:gd name="T93" fmla="+- 0 1594 1541"/>
                              <a:gd name="T94" fmla="*/ T93 w 55"/>
                              <a:gd name="T95" fmla="*/ 35 h 113"/>
                              <a:gd name="T96" fmla="+- 0 1596 1541"/>
                              <a:gd name="T97" fmla="*/ T96 w 55"/>
                              <a:gd name="T98" fmla="*/ 33 h 113"/>
                              <a:gd name="T99" fmla="+- 0 1596 1541"/>
                              <a:gd name="T100" fmla="*/ T99 w 55"/>
                              <a:gd name="T101" fmla="*/ 28 h 113"/>
                              <a:gd name="T102" fmla="+- 0 1596 1541"/>
                              <a:gd name="T103" fmla="*/ T102 w 55"/>
                              <a:gd name="T104" fmla="*/ 25 h 113"/>
                              <a:gd name="T105" fmla="+- 0 1595 1541"/>
                              <a:gd name="T106" fmla="*/ T105 w 55"/>
                              <a:gd name="T107" fmla="*/ 24 h 113"/>
                              <a:gd name="T108" fmla="+- 0 1594 1541"/>
                              <a:gd name="T109" fmla="*/ T108 w 55"/>
                              <a:gd name="T110" fmla="*/ 23 h 113"/>
                              <a:gd name="T111" fmla="+- 0 1571 1541"/>
                              <a:gd name="T112" fmla="*/ T111 w 55"/>
                              <a:gd name="T113" fmla="*/ 1 h 113"/>
                              <a:gd name="T114" fmla="+- 0 1556 1541"/>
                              <a:gd name="T115" fmla="*/ T114 w 55"/>
                              <a:gd name="T116" fmla="*/ 2 h 113"/>
                              <a:gd name="T117" fmla="+- 0 1556 1541"/>
                              <a:gd name="T118" fmla="*/ T117 w 55"/>
                              <a:gd name="T119" fmla="*/ 23 h 113"/>
                              <a:gd name="T120" fmla="+- 0 1571 1541"/>
                              <a:gd name="T121" fmla="*/ T120 w 55"/>
                              <a:gd name="T122" fmla="*/ 2 h 113"/>
                              <a:gd name="T123" fmla="+- 0 1571 1541"/>
                              <a:gd name="T124" fmla="*/ T123 w 55"/>
                              <a:gd name="T125" fmla="*/ 2 h 113"/>
                              <a:gd name="T126" fmla="+- 0 1569 1541"/>
                              <a:gd name="T127" fmla="*/ T126 w 55"/>
                              <a:gd name="T128" fmla="*/ 0 h 113"/>
                              <a:gd name="T129" fmla="+- 0 1558 1541"/>
                              <a:gd name="T130" fmla="*/ T129 w 55"/>
                              <a:gd name="T131" fmla="*/ 1 h 113"/>
                              <a:gd name="T132" fmla="+- 0 1570 1541"/>
                              <a:gd name="T133" fmla="*/ T132 w 55"/>
                              <a:gd name="T134" fmla="*/ 1 h 113"/>
                              <a:gd name="T135" fmla="+- 0 1569 1541"/>
                              <a:gd name="T136" fmla="*/ T135 w 55"/>
                              <a:gd name="T137" fmla="*/ 0 h 113"/>
                              <a:gd name="T138" fmla="+- 0 1560 1541"/>
                              <a:gd name="T139" fmla="*/ T138 w 55"/>
                              <a:gd name="T140" fmla="*/ 0 h 113"/>
                              <a:gd name="T141" fmla="+- 0 1568 1541"/>
                              <a:gd name="T142" fmla="*/ T141 w 55"/>
                              <a:gd name="T143" fmla="*/ 0 h 11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Lst>
                            <a:rect l="0" t="0" r="r" b="b"/>
                            <a:pathLst>
                              <a:path w="55" h="113">
                                <a:moveTo>
                                  <a:pt x="30" y="36"/>
                                </a:moveTo>
                                <a:lnTo>
                                  <a:pt x="15" y="36"/>
                                </a:lnTo>
                                <a:lnTo>
                                  <a:pt x="15" y="89"/>
                                </a:lnTo>
                                <a:lnTo>
                                  <a:pt x="15" y="94"/>
                                </a:lnTo>
                                <a:lnTo>
                                  <a:pt x="16" y="97"/>
                                </a:lnTo>
                                <a:lnTo>
                                  <a:pt x="17" y="101"/>
                                </a:lnTo>
                                <a:lnTo>
                                  <a:pt x="19" y="104"/>
                                </a:lnTo>
                                <a:lnTo>
                                  <a:pt x="23" y="108"/>
                                </a:lnTo>
                                <a:lnTo>
                                  <a:pt x="25" y="110"/>
                                </a:lnTo>
                                <a:lnTo>
                                  <a:pt x="29" y="111"/>
                                </a:lnTo>
                                <a:lnTo>
                                  <a:pt x="31" y="112"/>
                                </a:lnTo>
                                <a:lnTo>
                                  <a:pt x="35" y="113"/>
                                </a:lnTo>
                                <a:lnTo>
                                  <a:pt x="44" y="113"/>
                                </a:lnTo>
                                <a:lnTo>
                                  <a:pt x="45" y="112"/>
                                </a:lnTo>
                                <a:lnTo>
                                  <a:pt x="46" y="112"/>
                                </a:lnTo>
                                <a:lnTo>
                                  <a:pt x="48" y="112"/>
                                </a:lnTo>
                                <a:lnTo>
                                  <a:pt x="50" y="111"/>
                                </a:lnTo>
                                <a:lnTo>
                                  <a:pt x="51" y="111"/>
                                </a:lnTo>
                                <a:lnTo>
                                  <a:pt x="52" y="110"/>
                                </a:lnTo>
                                <a:lnTo>
                                  <a:pt x="53" y="110"/>
                                </a:lnTo>
                                <a:lnTo>
                                  <a:pt x="54" y="109"/>
                                </a:lnTo>
                                <a:lnTo>
                                  <a:pt x="54" y="108"/>
                                </a:lnTo>
                                <a:lnTo>
                                  <a:pt x="55" y="107"/>
                                </a:lnTo>
                                <a:lnTo>
                                  <a:pt x="55" y="106"/>
                                </a:lnTo>
                                <a:lnTo>
                                  <a:pt x="55" y="105"/>
                                </a:lnTo>
                                <a:lnTo>
                                  <a:pt x="55" y="102"/>
                                </a:lnTo>
                                <a:lnTo>
                                  <a:pt x="55" y="101"/>
                                </a:lnTo>
                                <a:lnTo>
                                  <a:pt x="55" y="100"/>
                                </a:lnTo>
                                <a:lnTo>
                                  <a:pt x="38" y="100"/>
                                </a:lnTo>
                                <a:lnTo>
                                  <a:pt x="34" y="98"/>
                                </a:lnTo>
                                <a:lnTo>
                                  <a:pt x="33" y="95"/>
                                </a:lnTo>
                                <a:lnTo>
                                  <a:pt x="31" y="92"/>
                                </a:lnTo>
                                <a:lnTo>
                                  <a:pt x="30" y="88"/>
                                </a:lnTo>
                                <a:lnTo>
                                  <a:pt x="30" y="36"/>
                                </a:lnTo>
                                <a:close/>
                                <a:moveTo>
                                  <a:pt x="53" y="97"/>
                                </a:moveTo>
                                <a:lnTo>
                                  <a:pt x="52" y="97"/>
                                </a:lnTo>
                                <a:lnTo>
                                  <a:pt x="50" y="98"/>
                                </a:lnTo>
                                <a:lnTo>
                                  <a:pt x="49" y="98"/>
                                </a:lnTo>
                                <a:lnTo>
                                  <a:pt x="47" y="99"/>
                                </a:lnTo>
                                <a:lnTo>
                                  <a:pt x="46" y="99"/>
                                </a:lnTo>
                                <a:lnTo>
                                  <a:pt x="45" y="100"/>
                                </a:lnTo>
                                <a:lnTo>
                                  <a:pt x="55" y="100"/>
                                </a:lnTo>
                                <a:lnTo>
                                  <a:pt x="55" y="99"/>
                                </a:lnTo>
                                <a:lnTo>
                                  <a:pt x="54" y="99"/>
                                </a:lnTo>
                                <a:lnTo>
                                  <a:pt x="54" y="98"/>
                                </a:lnTo>
                                <a:lnTo>
                                  <a:pt x="53" y="97"/>
                                </a:lnTo>
                                <a:close/>
                                <a:moveTo>
                                  <a:pt x="53" y="23"/>
                                </a:moveTo>
                                <a:lnTo>
                                  <a:pt x="2" y="23"/>
                                </a:lnTo>
                                <a:lnTo>
                                  <a:pt x="2" y="24"/>
                                </a:lnTo>
                                <a:lnTo>
                                  <a:pt x="1" y="24"/>
                                </a:lnTo>
                                <a:lnTo>
                                  <a:pt x="1" y="25"/>
                                </a:lnTo>
                                <a:lnTo>
                                  <a:pt x="0" y="26"/>
                                </a:lnTo>
                                <a:lnTo>
                                  <a:pt x="0" y="31"/>
                                </a:lnTo>
                                <a:lnTo>
                                  <a:pt x="1" y="33"/>
                                </a:lnTo>
                                <a:lnTo>
                                  <a:pt x="1" y="34"/>
                                </a:lnTo>
                                <a:lnTo>
                                  <a:pt x="2" y="35"/>
                                </a:lnTo>
                                <a:lnTo>
                                  <a:pt x="2" y="36"/>
                                </a:lnTo>
                                <a:lnTo>
                                  <a:pt x="53" y="36"/>
                                </a:lnTo>
                                <a:lnTo>
                                  <a:pt x="53" y="35"/>
                                </a:lnTo>
                                <a:lnTo>
                                  <a:pt x="54" y="34"/>
                                </a:lnTo>
                                <a:lnTo>
                                  <a:pt x="55" y="33"/>
                                </a:lnTo>
                                <a:lnTo>
                                  <a:pt x="55" y="31"/>
                                </a:lnTo>
                                <a:lnTo>
                                  <a:pt x="55" y="28"/>
                                </a:lnTo>
                                <a:lnTo>
                                  <a:pt x="55" y="27"/>
                                </a:lnTo>
                                <a:lnTo>
                                  <a:pt x="55" y="25"/>
                                </a:lnTo>
                                <a:lnTo>
                                  <a:pt x="54" y="25"/>
                                </a:lnTo>
                                <a:lnTo>
                                  <a:pt x="54" y="24"/>
                                </a:lnTo>
                                <a:lnTo>
                                  <a:pt x="53" y="23"/>
                                </a:lnTo>
                                <a:close/>
                                <a:moveTo>
                                  <a:pt x="30" y="1"/>
                                </a:moveTo>
                                <a:lnTo>
                                  <a:pt x="15" y="1"/>
                                </a:lnTo>
                                <a:lnTo>
                                  <a:pt x="15" y="2"/>
                                </a:lnTo>
                                <a:lnTo>
                                  <a:pt x="15" y="23"/>
                                </a:lnTo>
                                <a:lnTo>
                                  <a:pt x="30" y="23"/>
                                </a:lnTo>
                                <a:lnTo>
                                  <a:pt x="30" y="2"/>
                                </a:lnTo>
                                <a:lnTo>
                                  <a:pt x="30" y="1"/>
                                </a:lnTo>
                                <a:close/>
                                <a:moveTo>
                                  <a:pt x="28" y="0"/>
                                </a:moveTo>
                                <a:lnTo>
                                  <a:pt x="17" y="0"/>
                                </a:lnTo>
                                <a:lnTo>
                                  <a:pt x="17" y="1"/>
                                </a:lnTo>
                                <a:lnTo>
                                  <a:pt x="16" y="1"/>
                                </a:lnTo>
                                <a:lnTo>
                                  <a:pt x="29" y="1"/>
                                </a:lnTo>
                                <a:lnTo>
                                  <a:pt x="28" y="0"/>
                                </a:lnTo>
                                <a:close/>
                                <a:moveTo>
                                  <a:pt x="27" y="0"/>
                                </a:moveTo>
                                <a:lnTo>
                                  <a:pt x="19" y="0"/>
                                </a:lnTo>
                                <a:lnTo>
                                  <a:pt x="18" y="0"/>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Text Box 274"/>
                        <wps:cNvSpPr txBox="1">
                          <a:spLocks noChangeArrowheads="1"/>
                        </wps:cNvSpPr>
                        <wps:spPr bwMode="auto">
                          <a:xfrm>
                            <a:off x="442" y="38"/>
                            <a:ext cx="204"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6F1BF" w14:textId="77777777" w:rsidR="003D49A1" w:rsidRDefault="003D49A1">
                              <w:pPr>
                                <w:spacing w:line="124" w:lineRule="exact"/>
                                <w:rPr>
                                  <w:rFonts w:ascii="Calibri"/>
                                  <w:sz w:val="12"/>
                                </w:rPr>
                              </w:pPr>
                              <w:r>
                                <w:rPr>
                                  <w:rFonts w:ascii="Calibri"/>
                                  <w:w w:val="105"/>
                                  <w:sz w:val="12"/>
                                </w:rPr>
                                <w:t>s(a)</w:t>
                              </w:r>
                            </w:p>
                          </w:txbxContent>
                        </wps:txbx>
                        <wps:bodyPr rot="0" vert="horz" wrap="square" lIns="0" tIns="0" rIns="0" bIns="0" anchor="t" anchorCtr="0" upright="1">
                          <a:noAutofit/>
                        </wps:bodyPr>
                      </wps:wsp>
                      <wps:wsp>
                        <wps:cNvPr id="292" name="Text Box 273"/>
                        <wps:cNvSpPr txBox="1">
                          <a:spLocks noChangeArrowheads="1"/>
                        </wps:cNvSpPr>
                        <wps:spPr bwMode="auto">
                          <a:xfrm>
                            <a:off x="1602" y="38"/>
                            <a:ext cx="209"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0834C" w14:textId="77777777" w:rsidR="003D49A1" w:rsidRDefault="003D49A1">
                              <w:pPr>
                                <w:spacing w:line="124" w:lineRule="exact"/>
                                <w:rPr>
                                  <w:rFonts w:ascii="Calibri"/>
                                  <w:sz w:val="12"/>
                                </w:rPr>
                              </w:pPr>
                              <w:r>
                                <w:rPr>
                                  <w:rFonts w:ascii="Calibri"/>
                                  <w:w w:val="105"/>
                                  <w:sz w:val="12"/>
                                </w:rPr>
                                <w:t>s(b)</w:t>
                              </w:r>
                            </w:p>
                          </w:txbxContent>
                        </wps:txbx>
                        <wps:bodyPr rot="0" vert="horz" wrap="square" lIns="0" tIns="0" rIns="0" bIns="0" anchor="t" anchorCtr="0" upright="1">
                          <a:noAutofit/>
                        </wps:bodyPr>
                      </wps:wsp>
                    </wpg:wgp>
                  </a:graphicData>
                </a:graphic>
              </wp:inline>
            </w:drawing>
          </mc:Choice>
          <mc:Fallback>
            <w:pict>
              <v:group w14:anchorId="794B51C5" id="Group 272" o:spid="_x0000_s1026" style="width:128.2pt;height:14.35pt;mso-position-horizontal-relative:char;mso-position-vertical-relative:line" coordsize="256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">
                <v:shape id="AutoShape 284" o:spid="_x0000_s1027" style="position:absolute;left:12;top:188;width:802;height:81;visibility:visible;mso-wrap-style:square;v-text-anchor:top" coordsize="80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" path="m110,l,41,110,81r,-34l92,47r,-12l110,35,110,xm692,r,35l710,35r,12l692,47r,34l802,41,692,xm692,35r-582,l110,47r582,l692,35xe" fillcolor="black" stroked="f">
                  <v:path arrowok="t" o:connecttype="custom" o:connectlocs="110,188;0,229;110,269;110,235;92,235;92,223;110,223;110,188;692,188;692,223;710,223;710,235;692,235;692,269;802,229;692,188;692,223;110,223;110,235;692,235;692,223" o:connectangles="0,0,0,0,0,0,0,0,0,0,0,0,0,0,0,0,0,0,0,0,0"/>
                </v:shape>
                <v:line id="Line 283" o:spid="_x0000_s1028" style="position:absolute;visibility:visible;mso-wrap-style:square" from="92,229" to="73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" strokeweight=".64372mm"/>
                <v:shape id="Freeform 282" o:spid="_x0000_s1029" style="position:absolute;left:12;top:188;width:111;height:81;visibility:visible;mso-wrap-style:square;v-text-anchor:top" coordsize="1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" path="m110,81l,41,110,r,81xe" filled="f" strokeweight=".41975mm">
                  <v:path arrowok="t" o:connecttype="custom" o:connectlocs="110,269;0,229;110,188;110,269" o:connectangles="0,0,0,0"/>
                </v:shape>
                <v:shape id="Freeform 281" o:spid="_x0000_s1030" style="position:absolute;left:704;top:188;width:110;height:81;visibility:visible;mso-wrap-style:square;v-text-anchor:top" coordsize="11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" path="m,l110,41,,81,,xe" filled="f" strokeweight=".41975mm">
                  <v:path arrowok="t" o:connecttype="custom" o:connectlocs="0,188;110,229;0,269;0,188" o:connectangles="0,0,0,0"/>
                </v:shape>
                <v:shape id="AutoShape 280" o:spid="_x0000_s1031" style="position:absolute;left:834;top:195;width:1718;height:81;visibility:visible;mso-wrap-style:square;v-text-anchor:top" coordsize="17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" path="m89,l,40,89,80r,-34l74,46r,-12l89,34,89,xm1629,r,34l1644,34r,12l1629,46r,34l1718,40,1629,xm1629,34l89,34r,12l1629,46r,-12xe" fillcolor="black" stroked="f">
                  <v:path arrowok="t" o:connecttype="custom" o:connectlocs="89,195;0,235;89,275;89,241;74,241;74,229;89,229;89,195;1629,195;1629,229;1644,229;1644,241;1629,241;1629,275;1718,235;1629,195;1629,229;89,229;89,241;1629,241;1629,229" o:connectangles="0,0,0,0,0,0,0,0,0,0,0,0,0,0,0,0,0,0,0,0,0"/>
                </v:shape>
                <v:line id="Line 279" o:spid="_x0000_s1032" style="position:absolute;visibility:visible;mso-wrap-style:square" from="896,235" to="2490,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" strokeweight=".64375mm"/>
                <v:shape id="Freeform 278" o:spid="_x0000_s1033" style="position:absolute;left:834;top:195;width:89;height:81;visibility:visible;mso-wrap-style:square;v-text-anchor:top" coordsize="8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" path="m89,80l,40,89,r,80xe" filled="f" strokeweight=".41975mm">
                  <v:path arrowok="t" o:connecttype="custom" o:connectlocs="89,275;0,235;89,195;89,275" o:connectangles="0,0,0,0"/>
                </v:shape>
                <v:shape id="Freeform 277" o:spid="_x0000_s1034" style="position:absolute;left:2463;top:195;width:89;height:81;visibility:visible;mso-wrap-style:square;v-text-anchor:top" coordsize="8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" path="m,l89,40,,80,,xe" filled="f" strokeweight=".41975mm">
                  <v:path arrowok="t" o:connecttype="custom" o:connectlocs="0,195;89,235;0,275;0,195" o:connectangles="0,0,0,0"/>
                </v:shape>
                <v:shape id="AutoShape 276" o:spid="_x0000_s1035" style="position:absolute;left:381;width:55;height:113;visibility:visible;mso-wrap-style:square;v-text-anchor:top" coordsize="55,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" path="m31,36r-16,l15,89r1,5l16,97r1,4l19,104r4,4l25,110r3,1l31,112r4,1l44,113r1,-1l46,112r2,l50,111r1,l52,110r1,l54,110r,-1l54,108r1,-1l55,100r-17,l35,98,33,95,31,92r,-4l31,36xm54,97r-2,l51,98r-1,l47,99r-1,l45,100r10,l55,99r-1,l54,98r,-1xm53,23l2,23,1,24r,1l,26r,7l1,34r1,1l2,36r51,l54,35r,-1l55,33r,-8l54,25r,-1l53,23xm30,1l16,1r,1l15,2r,21l31,23,31,2r-1,l30,1xm28,l17,r,1l16,1r13,l28,xm27,l19,,18,r9,xe" fillcolor="black" stroked="f">
                  <v:path arrowok="t" o:connecttype="custom" o:connectlocs="15,36;16,94;17,101;23,108;28,111;35,113;45,112;48,112;51,111;53,110;54,109;55,107;38,100;33,95;31,88;54,97;51,98;50,98;46,99;55,100;54,99;54,98;53,23;1,24;1,25;0,26;1,34;2,36;54,35;55,33;54,25;54,24;30,1;16,2;15,23;31,2;30,2;28,0;17,1;29,1;28,0;19,0;27,0" o:connectangles="0,0,0,0,0,0,0,0,0,0,0,0,0,0,0,0,0,0,0,0,0,0,0,0,0,0,0,0,0,0,0,0,0,0,0,0,0,0,0,0,0,0,0"/>
                </v:shape>
                <v:shape id="AutoShape 275" o:spid="_x0000_s1036" style="position:absolute;left:1541;width:55;height:113;visibility:visible;mso-wrap-style:square;v-text-anchor:top" coordsize="55,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" path="m30,36r-15,l15,89r,5l16,97r1,4l19,104r4,4l25,110r4,1l31,112r4,1l44,113r1,-1l46,112r2,l50,111r1,l52,110r1,l54,109r,-1l55,107r,-1l55,105r,-3l55,101r,-1l38,100,34,98,33,95,31,92,30,88r,-52xm53,97r-1,l50,98r-1,l47,99r-1,l45,100r10,l55,99r-1,l54,98,53,97xm53,23l2,23r,1l1,24r,1l,26r,5l1,33r,1l2,35r,1l53,36r,-1l54,34r1,-1l55,31r,-3l55,27r,-2l54,25r,-1l53,23xm30,1l15,1r,1l15,23r15,l30,2r,-1xm28,l17,r,1l16,1r13,l28,xm27,l19,,18,r9,xe" fillcolor="black" stroked="f">
                  <v:path arrowok="t" o:connecttype="custom" o:connectlocs="15,36;15,94;17,101;23,108;29,111;35,113;45,112;48,112;51,111;53,110;54,109;55,107;55,105;55,101;38,100;33,95;30,88;53,97;50,98;49,98;46,99;55,100;54,99;54,98;53,23;2,23;1,24;1,25;0,31;1,34;2,36;53,35;55,33;55,28;55,25;54,24;53,23;30,1;15,2;15,23;30,2;30,2;28,0;17,1;29,1;28,0;19,0;27,0" o:connectangles="0,0,0,0,0,0,0,0,0,0,0,0,0,0,0,0,0,0,0,0,0,0,0,0,0,0,0,0,0,0,0,0,0,0,0,0,0,0,0,0,0,0,0,0,0,0,0,0"/>
                </v:shape>
                <v:shapetype id="_x0000_t202" coordsize="21600,21600" o:spt="202" path="m,l,21600r21600,l21600,xe">
                  <v:stroke joinstyle="miter"/>
                  <v:path gradientshapeok="t" o:connecttype="rect"/>
                </v:shapetype>
                <v:shape id="Text Box 274" o:spid="_x0000_s1037" type="#_x0000_t202" style="position:absolute;left:442;top:38;width:204;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" filled="f" stroked="f">
                  <v:textbox inset="0,0,0,0">
                    <w:txbxContent>
                      <w:p w14:paraId="7766F1BF" w14:textId="77777777" w:rsidR="003D49A1" w:rsidRDefault="003D49A1">
                        <w:pPr>
                          <w:spacing w:line="124" w:lineRule="exact"/>
                          <w:rPr>
                            <w:rFonts w:ascii="Calibri"/>
                            <w:sz w:val="12"/>
                          </w:rPr>
                        </w:pPr>
                        <w:r>
                          <w:rPr>
                            <w:rFonts w:ascii="Calibri"/>
                            <w:w w:val="105"/>
                            <w:sz w:val="12"/>
                          </w:rPr>
                          <w:t>s(a)</w:t>
                        </w:r>
                      </w:p>
                    </w:txbxContent>
                  </v:textbox>
                </v:shape>
                <v:shape id="Text Box 273" o:spid="_x0000_s1038" type="#_x0000_t202" style="position:absolute;left:1602;top:38;width:209;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" filled="f" stroked="f">
                  <v:textbox inset="0,0,0,0">
                    <w:txbxContent>
                      <w:p w14:paraId="33D0834C" w14:textId="77777777" w:rsidR="003D49A1" w:rsidRDefault="003D49A1">
                        <w:pPr>
                          <w:spacing w:line="124" w:lineRule="exact"/>
                          <w:rPr>
                            <w:rFonts w:ascii="Calibri"/>
                            <w:sz w:val="12"/>
                          </w:rPr>
                        </w:pPr>
                        <w:r>
                          <w:rPr>
                            <w:rFonts w:ascii="Calibri"/>
                            <w:w w:val="105"/>
                            <w:sz w:val="12"/>
                          </w:rPr>
                          <w:t>s(b)</w:t>
                        </w:r>
                      </w:p>
                    </w:txbxContent>
                  </v:textbox>
                </v:shape>
                <w10:anchorlock/>
              </v:group>
            </w:pict>
          </mc:Fallback>
        </mc:AlternateContent>
      </w:r>
      <w:r w:rsidR="00E142A3">
        <w:rPr>
          <w:position w:val="1"/>
          <w:sz w:val="20"/>
        </w:rPr>
        <w:tab/>
      </w:r>
      <w:r>
        <w:rPr>
          <w:noProof/>
          <w:sz w:val="20"/>
        </w:rPr>
        <mc:AlternateContent>
          <mc:Choice Requires="wpg">
            <w:drawing>
              <wp:inline distT="0" distB="0" distL="0" distR="0" wp14:anchorId="0DFCD051" wp14:editId="36D07F1B">
                <wp:extent cx="2400300" cy="66675"/>
                <wp:effectExtent l="19050" t="19050" r="19050" b="19050"/>
                <wp:docPr id="275"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66675"/>
                          <a:chOff x="0" y="0"/>
                          <a:chExt cx="3780" cy="105"/>
                        </a:xfrm>
                      </wpg:grpSpPr>
                      <wps:wsp>
                        <wps:cNvPr id="276" name="AutoShape 271"/>
                        <wps:cNvSpPr>
                          <a:spLocks/>
                        </wps:cNvSpPr>
                        <wps:spPr bwMode="auto">
                          <a:xfrm>
                            <a:off x="12" y="12"/>
                            <a:ext cx="3756" cy="81"/>
                          </a:xfrm>
                          <a:custGeom>
                            <a:avLst/>
                            <a:gdLst>
                              <a:gd name="T0" fmla="+- 0 100 12"/>
                              <a:gd name="T1" fmla="*/ T0 w 3756"/>
                              <a:gd name="T2" fmla="+- 0 12 12"/>
                              <a:gd name="T3" fmla="*/ 12 h 81"/>
                              <a:gd name="T4" fmla="+- 0 12 12"/>
                              <a:gd name="T5" fmla="*/ T4 w 3756"/>
                              <a:gd name="T6" fmla="+- 0 52 12"/>
                              <a:gd name="T7" fmla="*/ 52 h 81"/>
                              <a:gd name="T8" fmla="+- 0 100 12"/>
                              <a:gd name="T9" fmla="*/ T8 w 3756"/>
                              <a:gd name="T10" fmla="+- 0 93 12"/>
                              <a:gd name="T11" fmla="*/ 93 h 81"/>
                              <a:gd name="T12" fmla="+- 0 100 12"/>
                              <a:gd name="T13" fmla="*/ T12 w 3756"/>
                              <a:gd name="T14" fmla="+- 0 59 12"/>
                              <a:gd name="T15" fmla="*/ 59 h 81"/>
                              <a:gd name="T16" fmla="+- 0 85 12"/>
                              <a:gd name="T17" fmla="*/ T16 w 3756"/>
                              <a:gd name="T18" fmla="+- 0 59 12"/>
                              <a:gd name="T19" fmla="*/ 59 h 81"/>
                              <a:gd name="T20" fmla="+- 0 85 12"/>
                              <a:gd name="T21" fmla="*/ T20 w 3756"/>
                              <a:gd name="T22" fmla="+- 0 46 12"/>
                              <a:gd name="T23" fmla="*/ 46 h 81"/>
                              <a:gd name="T24" fmla="+- 0 100 12"/>
                              <a:gd name="T25" fmla="*/ T24 w 3756"/>
                              <a:gd name="T26" fmla="+- 0 46 12"/>
                              <a:gd name="T27" fmla="*/ 46 h 81"/>
                              <a:gd name="T28" fmla="+- 0 100 12"/>
                              <a:gd name="T29" fmla="*/ T28 w 3756"/>
                              <a:gd name="T30" fmla="+- 0 12 12"/>
                              <a:gd name="T31" fmla="*/ 12 h 81"/>
                              <a:gd name="T32" fmla="+- 0 3680 12"/>
                              <a:gd name="T33" fmla="*/ T32 w 3756"/>
                              <a:gd name="T34" fmla="+- 0 12 12"/>
                              <a:gd name="T35" fmla="*/ 12 h 81"/>
                              <a:gd name="T36" fmla="+- 0 3680 12"/>
                              <a:gd name="T37" fmla="*/ T36 w 3756"/>
                              <a:gd name="T38" fmla="+- 0 46 12"/>
                              <a:gd name="T39" fmla="*/ 46 h 81"/>
                              <a:gd name="T40" fmla="+- 0 3694 12"/>
                              <a:gd name="T41" fmla="*/ T40 w 3756"/>
                              <a:gd name="T42" fmla="+- 0 46 12"/>
                              <a:gd name="T43" fmla="*/ 46 h 81"/>
                              <a:gd name="T44" fmla="+- 0 3694 12"/>
                              <a:gd name="T45" fmla="*/ T44 w 3756"/>
                              <a:gd name="T46" fmla="+- 0 59 12"/>
                              <a:gd name="T47" fmla="*/ 59 h 81"/>
                              <a:gd name="T48" fmla="+- 0 3680 12"/>
                              <a:gd name="T49" fmla="*/ T48 w 3756"/>
                              <a:gd name="T50" fmla="+- 0 59 12"/>
                              <a:gd name="T51" fmla="*/ 59 h 81"/>
                              <a:gd name="T52" fmla="+- 0 3680 12"/>
                              <a:gd name="T53" fmla="*/ T52 w 3756"/>
                              <a:gd name="T54" fmla="+- 0 93 12"/>
                              <a:gd name="T55" fmla="*/ 93 h 81"/>
                              <a:gd name="T56" fmla="+- 0 3767 12"/>
                              <a:gd name="T57" fmla="*/ T56 w 3756"/>
                              <a:gd name="T58" fmla="+- 0 52 12"/>
                              <a:gd name="T59" fmla="*/ 52 h 81"/>
                              <a:gd name="T60" fmla="+- 0 3680 12"/>
                              <a:gd name="T61" fmla="*/ T60 w 3756"/>
                              <a:gd name="T62" fmla="+- 0 12 12"/>
                              <a:gd name="T63" fmla="*/ 12 h 81"/>
                              <a:gd name="T64" fmla="+- 0 3680 12"/>
                              <a:gd name="T65" fmla="*/ T64 w 3756"/>
                              <a:gd name="T66" fmla="+- 0 46 12"/>
                              <a:gd name="T67" fmla="*/ 46 h 81"/>
                              <a:gd name="T68" fmla="+- 0 100 12"/>
                              <a:gd name="T69" fmla="*/ T68 w 3756"/>
                              <a:gd name="T70" fmla="+- 0 46 12"/>
                              <a:gd name="T71" fmla="*/ 46 h 81"/>
                              <a:gd name="T72" fmla="+- 0 100 12"/>
                              <a:gd name="T73" fmla="*/ T72 w 3756"/>
                              <a:gd name="T74" fmla="+- 0 59 12"/>
                              <a:gd name="T75" fmla="*/ 59 h 81"/>
                              <a:gd name="T76" fmla="+- 0 3680 12"/>
                              <a:gd name="T77" fmla="*/ T76 w 3756"/>
                              <a:gd name="T78" fmla="+- 0 59 12"/>
                              <a:gd name="T79" fmla="*/ 59 h 81"/>
                              <a:gd name="T80" fmla="+- 0 3680 12"/>
                              <a:gd name="T81" fmla="*/ T80 w 3756"/>
                              <a:gd name="T82" fmla="+- 0 46 12"/>
                              <a:gd name="T83" fmla="*/ 46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756" h="81">
                                <a:moveTo>
                                  <a:pt x="88" y="0"/>
                                </a:moveTo>
                                <a:lnTo>
                                  <a:pt x="0" y="40"/>
                                </a:lnTo>
                                <a:lnTo>
                                  <a:pt x="88" y="81"/>
                                </a:lnTo>
                                <a:lnTo>
                                  <a:pt x="88" y="47"/>
                                </a:lnTo>
                                <a:lnTo>
                                  <a:pt x="73" y="47"/>
                                </a:lnTo>
                                <a:lnTo>
                                  <a:pt x="73" y="34"/>
                                </a:lnTo>
                                <a:lnTo>
                                  <a:pt x="88" y="34"/>
                                </a:lnTo>
                                <a:lnTo>
                                  <a:pt x="88" y="0"/>
                                </a:lnTo>
                                <a:close/>
                                <a:moveTo>
                                  <a:pt x="3668" y="0"/>
                                </a:moveTo>
                                <a:lnTo>
                                  <a:pt x="3668" y="34"/>
                                </a:lnTo>
                                <a:lnTo>
                                  <a:pt x="3682" y="34"/>
                                </a:lnTo>
                                <a:lnTo>
                                  <a:pt x="3682" y="47"/>
                                </a:lnTo>
                                <a:lnTo>
                                  <a:pt x="3668" y="47"/>
                                </a:lnTo>
                                <a:lnTo>
                                  <a:pt x="3668" y="81"/>
                                </a:lnTo>
                                <a:lnTo>
                                  <a:pt x="3755" y="40"/>
                                </a:lnTo>
                                <a:lnTo>
                                  <a:pt x="3668" y="0"/>
                                </a:lnTo>
                                <a:close/>
                                <a:moveTo>
                                  <a:pt x="3668" y="34"/>
                                </a:moveTo>
                                <a:lnTo>
                                  <a:pt x="88" y="34"/>
                                </a:lnTo>
                                <a:lnTo>
                                  <a:pt x="88" y="47"/>
                                </a:lnTo>
                                <a:lnTo>
                                  <a:pt x="3668" y="47"/>
                                </a:lnTo>
                                <a:lnTo>
                                  <a:pt x="3668"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Line 270"/>
                        <wps:cNvCnPr/>
                        <wps:spPr bwMode="auto">
                          <a:xfrm>
                            <a:off x="73" y="52"/>
                            <a:ext cx="3633" cy="0"/>
                          </a:xfrm>
                          <a:prstGeom prst="line">
                            <a:avLst/>
                          </a:prstGeom>
                          <a:noFill/>
                          <a:ln w="2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 name="Freeform 269"/>
                        <wps:cNvSpPr>
                          <a:spLocks/>
                        </wps:cNvSpPr>
                        <wps:spPr bwMode="auto">
                          <a:xfrm>
                            <a:off x="12" y="12"/>
                            <a:ext cx="88" cy="81"/>
                          </a:xfrm>
                          <a:custGeom>
                            <a:avLst/>
                            <a:gdLst>
                              <a:gd name="T0" fmla="+- 0 100 12"/>
                              <a:gd name="T1" fmla="*/ T0 w 88"/>
                              <a:gd name="T2" fmla="+- 0 93 12"/>
                              <a:gd name="T3" fmla="*/ 93 h 81"/>
                              <a:gd name="T4" fmla="+- 0 12 12"/>
                              <a:gd name="T5" fmla="*/ T4 w 88"/>
                              <a:gd name="T6" fmla="+- 0 52 12"/>
                              <a:gd name="T7" fmla="*/ 52 h 81"/>
                              <a:gd name="T8" fmla="+- 0 100 12"/>
                              <a:gd name="T9" fmla="*/ T8 w 88"/>
                              <a:gd name="T10" fmla="+- 0 12 12"/>
                              <a:gd name="T11" fmla="*/ 12 h 81"/>
                              <a:gd name="T12" fmla="+- 0 100 12"/>
                              <a:gd name="T13" fmla="*/ T12 w 88"/>
                              <a:gd name="T14" fmla="+- 0 93 12"/>
                              <a:gd name="T15" fmla="*/ 93 h 81"/>
                            </a:gdLst>
                            <a:ahLst/>
                            <a:cxnLst>
                              <a:cxn ang="0">
                                <a:pos x="T1" y="T3"/>
                              </a:cxn>
                              <a:cxn ang="0">
                                <a:pos x="T5" y="T7"/>
                              </a:cxn>
                              <a:cxn ang="0">
                                <a:pos x="T9" y="T11"/>
                              </a:cxn>
                              <a:cxn ang="0">
                                <a:pos x="T13" y="T15"/>
                              </a:cxn>
                            </a:cxnLst>
                            <a:rect l="0" t="0" r="r" b="b"/>
                            <a:pathLst>
                              <a:path w="88" h="81">
                                <a:moveTo>
                                  <a:pt x="88" y="81"/>
                                </a:moveTo>
                                <a:lnTo>
                                  <a:pt x="0" y="40"/>
                                </a:lnTo>
                                <a:lnTo>
                                  <a:pt x="88" y="0"/>
                                </a:lnTo>
                                <a:lnTo>
                                  <a:pt x="88" y="81"/>
                                </a:lnTo>
                                <a:close/>
                              </a:path>
                            </a:pathLst>
                          </a:custGeom>
                          <a:noFill/>
                          <a:ln w="151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68"/>
                        <wps:cNvSpPr>
                          <a:spLocks/>
                        </wps:cNvSpPr>
                        <wps:spPr bwMode="auto">
                          <a:xfrm>
                            <a:off x="3680" y="12"/>
                            <a:ext cx="88" cy="81"/>
                          </a:xfrm>
                          <a:custGeom>
                            <a:avLst/>
                            <a:gdLst>
                              <a:gd name="T0" fmla="+- 0 3680 3680"/>
                              <a:gd name="T1" fmla="*/ T0 w 88"/>
                              <a:gd name="T2" fmla="+- 0 12 12"/>
                              <a:gd name="T3" fmla="*/ 12 h 81"/>
                              <a:gd name="T4" fmla="+- 0 3767 3680"/>
                              <a:gd name="T5" fmla="*/ T4 w 88"/>
                              <a:gd name="T6" fmla="+- 0 52 12"/>
                              <a:gd name="T7" fmla="*/ 52 h 81"/>
                              <a:gd name="T8" fmla="+- 0 3680 3680"/>
                              <a:gd name="T9" fmla="*/ T8 w 88"/>
                              <a:gd name="T10" fmla="+- 0 93 12"/>
                              <a:gd name="T11" fmla="*/ 93 h 81"/>
                              <a:gd name="T12" fmla="+- 0 3680 3680"/>
                              <a:gd name="T13" fmla="*/ T12 w 88"/>
                              <a:gd name="T14" fmla="+- 0 12 12"/>
                              <a:gd name="T15" fmla="*/ 12 h 81"/>
                            </a:gdLst>
                            <a:ahLst/>
                            <a:cxnLst>
                              <a:cxn ang="0">
                                <a:pos x="T1" y="T3"/>
                              </a:cxn>
                              <a:cxn ang="0">
                                <a:pos x="T5" y="T7"/>
                              </a:cxn>
                              <a:cxn ang="0">
                                <a:pos x="T9" y="T11"/>
                              </a:cxn>
                              <a:cxn ang="0">
                                <a:pos x="T13" y="T15"/>
                              </a:cxn>
                            </a:cxnLst>
                            <a:rect l="0" t="0" r="r" b="b"/>
                            <a:pathLst>
                              <a:path w="88" h="81">
                                <a:moveTo>
                                  <a:pt x="0" y="0"/>
                                </a:moveTo>
                                <a:lnTo>
                                  <a:pt x="87" y="40"/>
                                </a:lnTo>
                                <a:lnTo>
                                  <a:pt x="0" y="81"/>
                                </a:lnTo>
                                <a:lnTo>
                                  <a:pt x="0" y="0"/>
                                </a:lnTo>
                                <a:close/>
                              </a:path>
                            </a:pathLst>
                          </a:custGeom>
                          <a:noFill/>
                          <a:ln w="151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3F70F1A" id="Group 267" o:spid="_x0000_s1026" style="width:189pt;height:5.25pt;mso-position-horizontal-relative:char;mso-position-vertical-relative:line" coordsize="3780,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">
                <v:shape id="AutoShape 271" o:spid="_x0000_s1027" style="position:absolute;left:12;top:12;width:3756;height:81;visibility:visible;mso-wrap-style:square;v-text-anchor:top" coordsize="375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" path="m88,l,40,88,81r,-34l73,47r,-13l88,34,88,xm3668,r,34l3682,34r,13l3668,47r,34l3755,40,3668,xm3668,34l88,34r,13l3668,47r,-13xe" fillcolor="black" stroked="f">
                  <v:path arrowok="t" o:connecttype="custom" o:connectlocs="88,12;0,52;88,93;88,59;73,59;73,46;88,46;88,12;3668,12;3668,46;3682,46;3682,59;3668,59;3668,93;3755,52;3668,12;3668,46;88,46;88,59;3668,59;3668,46" o:connectangles="0,0,0,0,0,0,0,0,0,0,0,0,0,0,0,0,0,0,0,0,0"/>
                </v:shape>
                <v:line id="Line 270" o:spid="_x0000_s1028" style="position:absolute;visibility:visible;mso-wrap-style:square" from="73,52" to="37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" strokeweight=".64375mm"/>
                <v:shape id="Freeform 269" o:spid="_x0000_s1029" style="position:absolute;left:12;top:12;width:88;height:81;visibility:visible;mso-wrap-style:square;v-text-anchor:top" coordsize="8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" path="m88,81l,40,88,r,81xe" filled="f" strokeweight=".41975mm">
                  <v:path arrowok="t" o:connecttype="custom" o:connectlocs="88,93;0,52;88,12;88,93" o:connectangles="0,0,0,0"/>
                </v:shape>
                <v:shape id="Freeform 268" o:spid="_x0000_s1030" style="position:absolute;left:3680;top:12;width:88;height:81;visibility:visible;mso-wrap-style:square;v-text-anchor:top" coordsize="8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" path="m,l87,40,,81,,xe" filled="f" strokeweight=".41975mm">
                  <v:path arrowok="t" o:connecttype="custom" o:connectlocs="0,12;87,52;0,93;0,12" o:connectangles="0,0,0,0"/>
                </v:shape>
                <w10:anchorlock/>
              </v:group>
            </w:pict>
          </mc:Fallback>
        </mc:AlternateContent>
      </w:r>
    </w:p>
    <w:p w14:paraId="43565371" w14:textId="77777777" w:rsidR="0092676A" w:rsidRDefault="0092676A">
      <w:pPr>
        <w:pStyle w:val="BodyText"/>
        <w:spacing w:before="4"/>
        <w:rPr>
          <w:sz w:val="4"/>
        </w:rPr>
      </w:pPr>
    </w:p>
    <w:p w14:paraId="61CBE014" w14:textId="77777777" w:rsidR="0092676A" w:rsidRDefault="00E142A3">
      <w:pPr>
        <w:tabs>
          <w:tab w:val="left" w:pos="4725"/>
        </w:tabs>
        <w:spacing w:line="169" w:lineRule="exact"/>
        <w:ind w:left="1467"/>
        <w:rPr>
          <w:sz w:val="16"/>
        </w:rPr>
      </w:pPr>
      <w:r>
        <w:rPr>
          <w:noProof/>
          <w:position w:val="-2"/>
          <w:sz w:val="16"/>
        </w:rPr>
        <w:drawing>
          <wp:inline distT="0" distB="0" distL="0" distR="0" wp14:anchorId="77A8F3D1" wp14:editId="279E7DEE">
            <wp:extent cx="890460" cy="104775"/>
            <wp:effectExtent l="0" t="0" r="0" b="0"/>
            <wp:docPr id="13"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7.png"/>
                    <pic:cNvPicPr/>
                  </pic:nvPicPr>
                  <pic:blipFill>
                    <a:blip r:embed="rId197" cstate="print"/>
                    <a:stretch>
                      <a:fillRect/>
                    </a:stretch>
                  </pic:blipFill>
                  <pic:spPr>
                    <a:xfrm>
                      <a:off x="0" y="0"/>
                      <a:ext cx="890460" cy="104775"/>
                    </a:xfrm>
                    <a:prstGeom prst="rect">
                      <a:avLst/>
                    </a:prstGeom>
                  </pic:spPr>
                </pic:pic>
              </a:graphicData>
            </a:graphic>
          </wp:inline>
        </w:drawing>
      </w:r>
      <w:r>
        <w:rPr>
          <w:position w:val="-2"/>
          <w:sz w:val="16"/>
        </w:rPr>
        <w:tab/>
      </w:r>
      <w:r>
        <w:rPr>
          <w:noProof/>
          <w:position w:val="-2"/>
          <w:sz w:val="16"/>
        </w:rPr>
        <w:drawing>
          <wp:inline distT="0" distB="0" distL="0" distR="0" wp14:anchorId="0651E79C" wp14:editId="0F2EFE7A">
            <wp:extent cx="1858677" cy="104775"/>
            <wp:effectExtent l="0" t="0" r="0" b="0"/>
            <wp:docPr id="15"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8.png"/>
                    <pic:cNvPicPr/>
                  </pic:nvPicPr>
                  <pic:blipFill>
                    <a:blip r:embed="rId198" cstate="print"/>
                    <a:stretch>
                      <a:fillRect/>
                    </a:stretch>
                  </pic:blipFill>
                  <pic:spPr>
                    <a:xfrm>
                      <a:off x="0" y="0"/>
                      <a:ext cx="1858677" cy="104775"/>
                    </a:xfrm>
                    <a:prstGeom prst="rect">
                      <a:avLst/>
                    </a:prstGeom>
                  </pic:spPr>
                </pic:pic>
              </a:graphicData>
            </a:graphic>
          </wp:inline>
        </w:drawing>
      </w:r>
    </w:p>
    <w:p w14:paraId="65604AC9" w14:textId="77777777" w:rsidR="0092676A" w:rsidRDefault="00E142A3">
      <w:pPr>
        <w:pStyle w:val="BodyText"/>
        <w:spacing w:before="282" w:line="256" w:lineRule="auto"/>
        <w:ind w:left="480" w:right="105"/>
        <w:jc w:val="both"/>
      </w:pPr>
      <w:r>
        <w:rPr>
          <w:noProof/>
        </w:rPr>
        <w:drawing>
          <wp:anchor distT="0" distB="0" distL="0" distR="0" simplePos="0" relativeHeight="1312" behindDoc="0" locked="0" layoutInCell="1" allowOverlap="1" wp14:anchorId="18E547A5" wp14:editId="2EFA36B2">
            <wp:simplePos x="0" y="0"/>
            <wp:positionH relativeFrom="page">
              <wp:posOffset>4329672</wp:posOffset>
            </wp:positionH>
            <wp:positionV relativeFrom="paragraph">
              <wp:posOffset>-720129</wp:posOffset>
            </wp:positionV>
            <wp:extent cx="190691" cy="77724"/>
            <wp:effectExtent l="0" t="0" r="0" b="0"/>
            <wp:wrapNone/>
            <wp:docPr id="17"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9.png"/>
                    <pic:cNvPicPr/>
                  </pic:nvPicPr>
                  <pic:blipFill>
                    <a:blip r:embed="rId199" cstate="print"/>
                    <a:stretch>
                      <a:fillRect/>
                    </a:stretch>
                  </pic:blipFill>
                  <pic:spPr>
                    <a:xfrm>
                      <a:off x="0" y="0"/>
                      <a:ext cx="190691" cy="77724"/>
                    </a:xfrm>
                    <a:prstGeom prst="rect">
                      <a:avLst/>
                    </a:prstGeom>
                  </pic:spPr>
                </pic:pic>
              </a:graphicData>
            </a:graphic>
          </wp:anchor>
        </w:drawing>
      </w:r>
      <w:r>
        <w:rPr>
          <w:noProof/>
        </w:rPr>
        <w:drawing>
          <wp:anchor distT="0" distB="0" distL="0" distR="0" simplePos="0" relativeHeight="1336" behindDoc="0" locked="0" layoutInCell="1" allowOverlap="1" wp14:anchorId="50111584" wp14:editId="3A735467">
            <wp:simplePos x="0" y="0"/>
            <wp:positionH relativeFrom="page">
              <wp:posOffset>5769478</wp:posOffset>
            </wp:positionH>
            <wp:positionV relativeFrom="paragraph">
              <wp:posOffset>-720886</wp:posOffset>
            </wp:positionV>
            <wp:extent cx="190668" cy="77724"/>
            <wp:effectExtent l="0" t="0" r="0" b="0"/>
            <wp:wrapNone/>
            <wp:docPr id="19"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0.png"/>
                    <pic:cNvPicPr/>
                  </pic:nvPicPr>
                  <pic:blipFill>
                    <a:blip r:embed="rId200" cstate="print"/>
                    <a:stretch>
                      <a:fillRect/>
                    </a:stretch>
                  </pic:blipFill>
                  <pic:spPr>
                    <a:xfrm>
                      <a:off x="0" y="0"/>
                      <a:ext cx="190668" cy="77724"/>
                    </a:xfrm>
                    <a:prstGeom prst="rect">
                      <a:avLst/>
                    </a:prstGeom>
                  </pic:spPr>
                </pic:pic>
              </a:graphicData>
            </a:graphic>
          </wp:anchor>
        </w:drawing>
      </w:r>
      <w:r>
        <w:rPr>
          <w:w w:val="110"/>
        </w:rPr>
        <w:t>Figure</w:t>
      </w:r>
      <w:r>
        <w:rPr>
          <w:spacing w:val="-20"/>
          <w:w w:val="110"/>
        </w:rPr>
        <w:t xml:space="preserve"> </w:t>
      </w:r>
      <w:r>
        <w:rPr>
          <w:w w:val="110"/>
        </w:rPr>
        <w:t>6.5:</w:t>
      </w:r>
      <w:r>
        <w:rPr>
          <w:spacing w:val="10"/>
          <w:w w:val="110"/>
        </w:rPr>
        <w:t xml:space="preserve"> </w:t>
      </w:r>
      <w:r>
        <w:rPr>
          <w:w w:val="110"/>
        </w:rPr>
        <w:t>Example</w:t>
      </w:r>
      <w:r>
        <w:rPr>
          <w:spacing w:val="-20"/>
          <w:w w:val="110"/>
        </w:rPr>
        <w:t xml:space="preserve"> </w:t>
      </w:r>
      <w:r>
        <w:rPr>
          <w:w w:val="110"/>
        </w:rPr>
        <w:t>of</w:t>
      </w:r>
      <w:r>
        <w:rPr>
          <w:spacing w:val="-20"/>
          <w:w w:val="110"/>
        </w:rPr>
        <w:t xml:space="preserve"> </w:t>
      </w:r>
      <w:r>
        <w:rPr>
          <w:w w:val="110"/>
        </w:rPr>
        <w:t>the</w:t>
      </w:r>
      <w:r>
        <w:rPr>
          <w:spacing w:val="-20"/>
          <w:w w:val="110"/>
        </w:rPr>
        <w:t xml:space="preserve"> </w:t>
      </w:r>
      <w:r>
        <w:rPr>
          <w:w w:val="110"/>
        </w:rPr>
        <w:t>proposed</w:t>
      </w:r>
      <w:r>
        <w:rPr>
          <w:spacing w:val="-20"/>
          <w:w w:val="110"/>
        </w:rPr>
        <w:t xml:space="preserve"> </w:t>
      </w:r>
      <w:r>
        <w:rPr>
          <w:w w:val="110"/>
        </w:rPr>
        <w:t>pseudo</w:t>
      </w:r>
      <w:r>
        <w:rPr>
          <w:spacing w:val="-20"/>
          <w:w w:val="110"/>
        </w:rPr>
        <w:t xml:space="preserve"> </w:t>
      </w:r>
      <w:r>
        <w:rPr>
          <w:w w:val="110"/>
        </w:rPr>
        <w:t>parallel</w:t>
      </w:r>
      <w:r>
        <w:rPr>
          <w:spacing w:val="-20"/>
          <w:w w:val="110"/>
        </w:rPr>
        <w:t xml:space="preserve"> </w:t>
      </w:r>
      <w:r>
        <w:rPr>
          <w:w w:val="110"/>
        </w:rPr>
        <w:t>successful</w:t>
      </w:r>
      <w:r>
        <w:rPr>
          <w:spacing w:val="-20"/>
          <w:w w:val="110"/>
        </w:rPr>
        <w:t xml:space="preserve"> </w:t>
      </w:r>
      <w:r>
        <w:rPr>
          <w:w w:val="110"/>
        </w:rPr>
        <w:t>slot</w:t>
      </w:r>
      <w:r>
        <w:rPr>
          <w:spacing w:val="-20"/>
          <w:w w:val="110"/>
        </w:rPr>
        <w:t xml:space="preserve"> </w:t>
      </w:r>
      <w:r>
        <w:rPr>
          <w:w w:val="110"/>
        </w:rPr>
        <w:t>with</w:t>
      </w:r>
      <w:r>
        <w:rPr>
          <w:spacing w:val="-20"/>
          <w:w w:val="110"/>
        </w:rPr>
        <w:t xml:space="preserve"> </w:t>
      </w:r>
      <w:r>
        <w:rPr>
          <w:w w:val="110"/>
        </w:rPr>
        <w:t>parallel Query</w:t>
      </w:r>
      <w:r>
        <w:rPr>
          <w:spacing w:val="-29"/>
          <w:w w:val="110"/>
        </w:rPr>
        <w:t xml:space="preserve"> </w:t>
      </w:r>
      <w:r>
        <w:rPr>
          <w:w w:val="110"/>
        </w:rPr>
        <w:t>command</w:t>
      </w:r>
      <w:r>
        <w:rPr>
          <w:spacing w:val="-29"/>
          <w:w w:val="110"/>
        </w:rPr>
        <w:t xml:space="preserve"> </w:t>
      </w:r>
      <w:r>
        <w:rPr>
          <w:w w:val="110"/>
        </w:rPr>
        <w:t>and</w:t>
      </w:r>
      <w:r>
        <w:rPr>
          <w:spacing w:val="-29"/>
          <w:w w:val="110"/>
        </w:rPr>
        <w:t xml:space="preserve"> </w:t>
      </w:r>
      <w:r>
        <w:rPr>
          <w:w w:val="110"/>
        </w:rPr>
        <w:t>RN16</w:t>
      </w:r>
      <w:r>
        <w:rPr>
          <w:spacing w:val="-29"/>
          <w:w w:val="110"/>
        </w:rPr>
        <w:t xml:space="preserve"> </w:t>
      </w:r>
      <w:r>
        <w:rPr>
          <w:w w:val="110"/>
        </w:rPr>
        <w:t>followed</w:t>
      </w:r>
      <w:r>
        <w:rPr>
          <w:spacing w:val="-29"/>
          <w:w w:val="110"/>
        </w:rPr>
        <w:t xml:space="preserve"> </w:t>
      </w:r>
      <w:r>
        <w:rPr>
          <w:spacing w:val="-4"/>
          <w:w w:val="110"/>
        </w:rPr>
        <w:t>by</w:t>
      </w:r>
      <w:r>
        <w:rPr>
          <w:spacing w:val="-29"/>
          <w:w w:val="110"/>
        </w:rPr>
        <w:t xml:space="preserve"> </w:t>
      </w:r>
      <w:r>
        <w:rPr>
          <w:w w:val="110"/>
        </w:rPr>
        <w:t>successive</w:t>
      </w:r>
      <w:r>
        <w:rPr>
          <w:spacing w:val="-29"/>
          <w:w w:val="110"/>
        </w:rPr>
        <w:t xml:space="preserve"> </w:t>
      </w:r>
      <w:r>
        <w:rPr>
          <w:spacing w:val="-3"/>
          <w:w w:val="110"/>
        </w:rPr>
        <w:t>Acknowledgment</w:t>
      </w:r>
      <w:r>
        <w:rPr>
          <w:spacing w:val="-29"/>
          <w:w w:val="110"/>
        </w:rPr>
        <w:t xml:space="preserve"> </w:t>
      </w:r>
      <w:r>
        <w:rPr>
          <w:w w:val="110"/>
        </w:rPr>
        <w:t>commands and</w:t>
      </w:r>
      <w:r>
        <w:rPr>
          <w:spacing w:val="7"/>
          <w:w w:val="110"/>
        </w:rPr>
        <w:t xml:space="preserve"> </w:t>
      </w:r>
      <w:r>
        <w:rPr>
          <w:w w:val="110"/>
        </w:rPr>
        <w:t>EPCs</w:t>
      </w:r>
    </w:p>
    <w:p w14:paraId="3A21F3F6" w14:textId="77777777" w:rsidR="0092676A" w:rsidRDefault="0092676A">
      <w:pPr>
        <w:pStyle w:val="BodyText"/>
        <w:spacing w:before="7"/>
        <w:rPr>
          <w:sz w:val="38"/>
        </w:rPr>
      </w:pPr>
    </w:p>
    <w:p w14:paraId="4398F045" w14:textId="77777777" w:rsidR="0092676A" w:rsidRDefault="00E142A3">
      <w:pPr>
        <w:pStyle w:val="BodyText"/>
        <w:spacing w:line="319" w:lineRule="auto"/>
        <w:ind w:left="1065" w:right="106"/>
        <w:jc w:val="both"/>
      </w:pPr>
      <w:r>
        <w:rPr>
          <w:w w:val="110"/>
        </w:rPr>
        <w:t xml:space="preserve">collided tags. Afterwards, it employs the channel information to </w:t>
      </w:r>
      <w:r>
        <w:rPr>
          <w:spacing w:val="-3"/>
          <w:w w:val="110"/>
        </w:rPr>
        <w:t xml:space="preserve">recover </w:t>
      </w:r>
      <w:r>
        <w:rPr>
          <w:w w:val="110"/>
        </w:rPr>
        <w:t>the collided RN16s using a MIMO receiver, e.g. the receiver proposed</w:t>
      </w:r>
      <w:r>
        <w:rPr>
          <w:spacing w:val="66"/>
          <w:w w:val="110"/>
        </w:rPr>
        <w:t xml:space="preserve"> </w:t>
      </w:r>
      <w:r>
        <w:rPr>
          <w:w w:val="110"/>
        </w:rPr>
        <w:t>in</w:t>
      </w:r>
      <w:r>
        <w:rPr>
          <w:spacing w:val="-8"/>
          <w:w w:val="110"/>
        </w:rPr>
        <w:t xml:space="preserve"> </w:t>
      </w:r>
      <w:r>
        <w:rPr>
          <w:w w:val="110"/>
        </w:rPr>
        <w:t>[94].</w:t>
      </w:r>
    </w:p>
    <w:p w14:paraId="5D4660FB" w14:textId="77777777" w:rsidR="0092676A" w:rsidRDefault="00E142A3">
      <w:pPr>
        <w:pStyle w:val="ListParagraph"/>
        <w:numPr>
          <w:ilvl w:val="4"/>
          <w:numId w:val="2"/>
        </w:numPr>
        <w:tabs>
          <w:tab w:val="left" w:pos="1066"/>
        </w:tabs>
        <w:spacing w:before="49" w:line="285" w:lineRule="auto"/>
        <w:ind w:right="106" w:hanging="299"/>
        <w:rPr>
          <w:sz w:val="24"/>
        </w:rPr>
      </w:pPr>
      <w:r>
        <w:rPr>
          <w:w w:val="105"/>
          <w:sz w:val="24"/>
        </w:rPr>
        <w:t xml:space="preserve">The reader counts the number of recovered </w:t>
      </w:r>
      <w:r>
        <w:rPr>
          <w:rFonts w:ascii="Palatino Linotype" w:hAnsi="Palatino Linotype"/>
          <w:i/>
          <w:w w:val="105"/>
          <w:sz w:val="24"/>
        </w:rPr>
        <w:t xml:space="preserve">RN </w:t>
      </w:r>
      <w:r>
        <w:rPr>
          <w:rFonts w:ascii="Arial Unicode MS" w:hAnsi="Arial Unicode MS"/>
          <w:w w:val="105"/>
          <w:sz w:val="24"/>
        </w:rPr>
        <w:t>16</w:t>
      </w:r>
      <w:r>
        <w:rPr>
          <w:rFonts w:ascii="Palatino Linotype" w:hAnsi="Palatino Linotype"/>
          <w:i/>
          <w:w w:val="105"/>
          <w:sz w:val="24"/>
        </w:rPr>
        <w:t xml:space="preserve">s </w:t>
      </w:r>
      <w:r>
        <w:rPr>
          <w:w w:val="105"/>
          <w:sz w:val="24"/>
        </w:rPr>
        <w:t xml:space="preserve">replies in the “Reply </w:t>
      </w:r>
      <w:r>
        <w:rPr>
          <w:spacing w:val="-5"/>
          <w:w w:val="105"/>
          <w:sz w:val="24"/>
        </w:rPr>
        <w:t>Counter”.</w:t>
      </w:r>
    </w:p>
    <w:p w14:paraId="700355D2" w14:textId="77777777" w:rsidR="0092676A" w:rsidRDefault="00E142A3">
      <w:pPr>
        <w:pStyle w:val="ListParagraph"/>
        <w:numPr>
          <w:ilvl w:val="4"/>
          <w:numId w:val="2"/>
        </w:numPr>
        <w:tabs>
          <w:tab w:val="left" w:pos="1066"/>
        </w:tabs>
        <w:spacing w:before="87" w:line="278" w:lineRule="auto"/>
        <w:ind w:right="105" w:hanging="299"/>
        <w:rPr>
          <w:sz w:val="24"/>
        </w:rPr>
      </w:pPr>
      <w:r>
        <w:rPr>
          <w:w w:val="110"/>
          <w:sz w:val="24"/>
        </w:rPr>
        <w:t>The</w:t>
      </w:r>
      <w:r>
        <w:rPr>
          <w:spacing w:val="-8"/>
          <w:w w:val="110"/>
          <w:sz w:val="24"/>
        </w:rPr>
        <w:t xml:space="preserve"> </w:t>
      </w:r>
      <w:r>
        <w:rPr>
          <w:w w:val="110"/>
          <w:sz w:val="24"/>
        </w:rPr>
        <w:t>reader</w:t>
      </w:r>
      <w:r>
        <w:rPr>
          <w:spacing w:val="-7"/>
          <w:w w:val="110"/>
          <w:sz w:val="24"/>
        </w:rPr>
        <w:t xml:space="preserve"> </w:t>
      </w:r>
      <w:r>
        <w:rPr>
          <w:w w:val="110"/>
          <w:sz w:val="24"/>
        </w:rPr>
        <w:t>recognizes</w:t>
      </w:r>
      <w:r>
        <w:rPr>
          <w:spacing w:val="-7"/>
          <w:w w:val="110"/>
          <w:sz w:val="24"/>
        </w:rPr>
        <w:t xml:space="preserve"> </w:t>
      </w:r>
      <w:r>
        <w:rPr>
          <w:w w:val="110"/>
          <w:sz w:val="24"/>
        </w:rPr>
        <w:t>whether</w:t>
      </w:r>
      <w:r>
        <w:rPr>
          <w:spacing w:val="-8"/>
          <w:w w:val="110"/>
          <w:sz w:val="24"/>
        </w:rPr>
        <w:t xml:space="preserve"> </w:t>
      </w:r>
      <w:r>
        <w:rPr>
          <w:w w:val="110"/>
          <w:sz w:val="24"/>
        </w:rPr>
        <w:t>one</w:t>
      </w:r>
      <w:r>
        <w:rPr>
          <w:spacing w:val="-7"/>
          <w:w w:val="110"/>
          <w:sz w:val="24"/>
        </w:rPr>
        <w:t xml:space="preserve"> </w:t>
      </w:r>
      <w:r>
        <w:rPr>
          <w:w w:val="110"/>
          <w:sz w:val="24"/>
        </w:rPr>
        <w:t>of</w:t>
      </w:r>
      <w:r>
        <w:rPr>
          <w:spacing w:val="-8"/>
          <w:w w:val="110"/>
          <w:sz w:val="24"/>
        </w:rPr>
        <w:t xml:space="preserve"> </w:t>
      </w:r>
      <w:r>
        <w:rPr>
          <w:w w:val="110"/>
          <w:sz w:val="24"/>
        </w:rPr>
        <w:t>these</w:t>
      </w:r>
      <w:r>
        <w:rPr>
          <w:spacing w:val="-7"/>
          <w:w w:val="110"/>
          <w:sz w:val="24"/>
        </w:rPr>
        <w:t xml:space="preserve"> </w:t>
      </w:r>
      <w:r>
        <w:rPr>
          <w:w w:val="110"/>
          <w:sz w:val="24"/>
        </w:rPr>
        <w:t>replies</w:t>
      </w:r>
      <w:r>
        <w:rPr>
          <w:spacing w:val="-7"/>
          <w:w w:val="110"/>
          <w:sz w:val="24"/>
        </w:rPr>
        <w:t xml:space="preserve"> </w:t>
      </w:r>
      <w:r>
        <w:rPr>
          <w:w w:val="110"/>
          <w:sz w:val="24"/>
        </w:rPr>
        <w:t>is</w:t>
      </w:r>
      <w:r>
        <w:rPr>
          <w:spacing w:val="-7"/>
          <w:w w:val="110"/>
          <w:sz w:val="24"/>
        </w:rPr>
        <w:t xml:space="preserve"> </w:t>
      </w:r>
      <w:r>
        <w:rPr>
          <w:w w:val="110"/>
          <w:sz w:val="24"/>
        </w:rPr>
        <w:t>a</w:t>
      </w:r>
      <w:r>
        <w:rPr>
          <w:spacing w:val="-8"/>
          <w:w w:val="110"/>
          <w:sz w:val="24"/>
        </w:rPr>
        <w:t xml:space="preserve"> </w:t>
      </w:r>
      <w:r>
        <w:rPr>
          <w:spacing w:val="-3"/>
          <w:w w:val="110"/>
          <w:sz w:val="24"/>
        </w:rPr>
        <w:t>conventional</w:t>
      </w:r>
      <w:r>
        <w:rPr>
          <w:spacing w:val="-8"/>
          <w:w w:val="110"/>
          <w:sz w:val="24"/>
        </w:rPr>
        <w:t xml:space="preserve"> </w:t>
      </w:r>
      <w:r>
        <w:rPr>
          <w:w w:val="110"/>
          <w:sz w:val="24"/>
        </w:rPr>
        <w:t>pilot or</w:t>
      </w:r>
      <w:r>
        <w:rPr>
          <w:spacing w:val="-10"/>
          <w:w w:val="110"/>
          <w:sz w:val="24"/>
        </w:rPr>
        <w:t xml:space="preserve"> </w:t>
      </w:r>
      <w:r>
        <w:rPr>
          <w:w w:val="110"/>
          <w:sz w:val="24"/>
        </w:rPr>
        <w:t>not</w:t>
      </w:r>
      <w:r>
        <w:rPr>
          <w:spacing w:val="-10"/>
          <w:w w:val="110"/>
          <w:sz w:val="24"/>
        </w:rPr>
        <w:t xml:space="preserve"> </w:t>
      </w:r>
      <w:r>
        <w:rPr>
          <w:spacing w:val="-4"/>
          <w:w w:val="110"/>
          <w:sz w:val="24"/>
        </w:rPr>
        <w:t>by</w:t>
      </w:r>
      <w:r>
        <w:rPr>
          <w:spacing w:val="-10"/>
          <w:w w:val="110"/>
          <w:sz w:val="24"/>
        </w:rPr>
        <w:t xml:space="preserve"> </w:t>
      </w:r>
      <w:r>
        <w:rPr>
          <w:spacing w:val="-3"/>
          <w:w w:val="110"/>
          <w:sz w:val="24"/>
        </w:rPr>
        <w:t>checking</w:t>
      </w:r>
      <w:r>
        <w:rPr>
          <w:spacing w:val="-10"/>
          <w:w w:val="110"/>
          <w:sz w:val="24"/>
        </w:rPr>
        <w:t xml:space="preserve"> </w:t>
      </w:r>
      <w:r>
        <w:rPr>
          <w:w w:val="110"/>
          <w:sz w:val="24"/>
        </w:rPr>
        <w:t>if</w:t>
      </w:r>
      <w:r>
        <w:rPr>
          <w:spacing w:val="-10"/>
          <w:w w:val="110"/>
          <w:sz w:val="24"/>
        </w:rPr>
        <w:t xml:space="preserve"> </w:t>
      </w:r>
      <w:r>
        <w:rPr>
          <w:w w:val="110"/>
          <w:sz w:val="24"/>
        </w:rPr>
        <w:t>one</w:t>
      </w:r>
      <w:r>
        <w:rPr>
          <w:spacing w:val="-9"/>
          <w:w w:val="110"/>
          <w:sz w:val="24"/>
        </w:rPr>
        <w:t xml:space="preserve"> </w:t>
      </w:r>
      <w:r>
        <w:rPr>
          <w:w w:val="110"/>
          <w:sz w:val="24"/>
        </w:rPr>
        <w:t>of</w:t>
      </w:r>
      <w:r>
        <w:rPr>
          <w:spacing w:val="-10"/>
          <w:w w:val="110"/>
          <w:sz w:val="24"/>
        </w:rPr>
        <w:t xml:space="preserve"> </w:t>
      </w:r>
      <w:r>
        <w:rPr>
          <w:w w:val="110"/>
          <w:sz w:val="24"/>
        </w:rPr>
        <w:t>the</w:t>
      </w:r>
      <w:r>
        <w:rPr>
          <w:spacing w:val="-10"/>
          <w:w w:val="110"/>
          <w:sz w:val="24"/>
        </w:rPr>
        <w:t xml:space="preserve"> </w:t>
      </w:r>
      <w:r>
        <w:rPr>
          <w:w w:val="110"/>
          <w:sz w:val="24"/>
        </w:rPr>
        <w:t>collided</w:t>
      </w:r>
      <w:r>
        <w:rPr>
          <w:spacing w:val="-10"/>
          <w:w w:val="110"/>
          <w:sz w:val="24"/>
        </w:rPr>
        <w:t xml:space="preserve"> </w:t>
      </w:r>
      <w:r>
        <w:rPr>
          <w:w w:val="110"/>
          <w:sz w:val="24"/>
        </w:rPr>
        <w:t>pilots</w:t>
      </w:r>
      <w:r>
        <w:rPr>
          <w:spacing w:val="-10"/>
          <w:w w:val="110"/>
          <w:sz w:val="24"/>
        </w:rPr>
        <w:t xml:space="preserve"> </w:t>
      </w:r>
      <w:r>
        <w:rPr>
          <w:w w:val="110"/>
          <w:sz w:val="24"/>
        </w:rPr>
        <w:t>is</w:t>
      </w:r>
      <w:r>
        <w:rPr>
          <w:spacing w:val="-10"/>
          <w:w w:val="110"/>
          <w:sz w:val="24"/>
        </w:rPr>
        <w:t xml:space="preserve"> </w:t>
      </w:r>
      <w:r>
        <w:rPr>
          <w:rFonts w:ascii="Palatino Linotype"/>
          <w:i/>
          <w:w w:val="110"/>
          <w:sz w:val="24"/>
        </w:rPr>
        <w:t>P</w:t>
      </w:r>
      <w:r>
        <w:rPr>
          <w:rFonts w:ascii="Tahoma"/>
          <w:w w:val="110"/>
          <w:position w:val="-3"/>
          <w:sz w:val="16"/>
        </w:rPr>
        <w:t>1</w:t>
      </w:r>
      <w:r>
        <w:rPr>
          <w:w w:val="110"/>
          <w:sz w:val="24"/>
        </w:rPr>
        <w:t>(the</w:t>
      </w:r>
      <w:r>
        <w:rPr>
          <w:spacing w:val="-10"/>
          <w:w w:val="110"/>
          <w:sz w:val="24"/>
        </w:rPr>
        <w:t xml:space="preserve"> </w:t>
      </w:r>
      <w:r>
        <w:rPr>
          <w:spacing w:val="-3"/>
          <w:w w:val="110"/>
          <w:sz w:val="24"/>
        </w:rPr>
        <w:t>conventional</w:t>
      </w:r>
      <w:r>
        <w:rPr>
          <w:spacing w:val="-10"/>
          <w:w w:val="110"/>
          <w:sz w:val="24"/>
        </w:rPr>
        <w:t xml:space="preserve"> </w:t>
      </w:r>
      <w:r>
        <w:rPr>
          <w:w w:val="110"/>
          <w:sz w:val="24"/>
        </w:rPr>
        <w:t xml:space="preserve">one) in </w:t>
      </w:r>
      <w:ins w:id="48" w:author="Raghda Wahdan" w:date="2017-11-14T14:36:00Z">
        <w:r w:rsidR="005C06A1">
          <w:rPr>
            <w:w w:val="110"/>
            <w:sz w:val="24"/>
          </w:rPr>
          <w:t>T</w:t>
        </w:r>
      </w:ins>
      <w:del w:id="49" w:author="Raghda Wahdan" w:date="2017-11-14T14:36:00Z">
        <w:r w:rsidDel="005C06A1">
          <w:rPr>
            <w:w w:val="110"/>
            <w:sz w:val="24"/>
          </w:rPr>
          <w:delText>t</w:delText>
        </w:r>
      </w:del>
      <w:r>
        <w:rPr>
          <w:w w:val="110"/>
          <w:sz w:val="24"/>
        </w:rPr>
        <w:t xml:space="preserve">able 6.1.  If yes, the reader considers it as </w:t>
      </w:r>
      <w:del w:id="50" w:author="Raghda Wahdan" w:date="2017-11-14T14:36:00Z">
        <w:r w:rsidDel="005C06A1">
          <w:rPr>
            <w:spacing w:val="-3"/>
            <w:w w:val="110"/>
            <w:sz w:val="24"/>
          </w:rPr>
          <w:delText xml:space="preserve">conventional </w:delText>
        </w:r>
        <w:r w:rsidDel="005C06A1">
          <w:rPr>
            <w:spacing w:val="14"/>
            <w:w w:val="110"/>
            <w:sz w:val="24"/>
          </w:rPr>
          <w:delText xml:space="preserve"> </w:delText>
        </w:r>
        <w:r w:rsidDel="005C06A1">
          <w:rPr>
            <w:w w:val="110"/>
            <w:sz w:val="24"/>
          </w:rPr>
          <w:delText>tag</w:delText>
        </w:r>
      </w:del>
      <w:ins w:id="51" w:author="Raghda Wahdan" w:date="2017-11-14T14:36:00Z">
        <w:r w:rsidR="005C06A1">
          <w:rPr>
            <w:spacing w:val="-3"/>
            <w:w w:val="110"/>
            <w:sz w:val="24"/>
          </w:rPr>
          <w:t xml:space="preserve">conventional </w:t>
        </w:r>
        <w:r w:rsidR="005C06A1">
          <w:rPr>
            <w:spacing w:val="14"/>
            <w:w w:val="110"/>
            <w:sz w:val="24"/>
          </w:rPr>
          <w:t>tag</w:t>
        </w:r>
      </w:ins>
      <w:r>
        <w:rPr>
          <w:w w:val="110"/>
          <w:sz w:val="24"/>
        </w:rPr>
        <w:t>.</w:t>
      </w:r>
    </w:p>
    <w:p w14:paraId="4B0054EC" w14:textId="77777777" w:rsidR="0092676A" w:rsidRDefault="00E142A3">
      <w:pPr>
        <w:pStyle w:val="BodyText"/>
        <w:spacing w:before="244" w:line="319" w:lineRule="auto"/>
        <w:ind w:left="479" w:right="105"/>
        <w:jc w:val="both"/>
      </w:pPr>
      <w:r>
        <w:rPr>
          <w:w w:val="110"/>
        </w:rPr>
        <w:t xml:space="preserve">Afterwards, the reader starts acknowledging the collided tags successively or- dering them from the weakest to the strongest </w:t>
      </w:r>
      <w:r>
        <w:rPr>
          <w:spacing w:val="-4"/>
          <w:w w:val="110"/>
        </w:rPr>
        <w:t xml:space="preserve">reply. </w:t>
      </w:r>
      <w:r>
        <w:rPr>
          <w:w w:val="110"/>
        </w:rPr>
        <w:t>The “Reply Counter” counts down with each received EPC from a tag. Then, it sends successive “Acknowledgment”</w:t>
      </w:r>
      <w:r>
        <w:rPr>
          <w:spacing w:val="-10"/>
          <w:w w:val="110"/>
        </w:rPr>
        <w:t xml:space="preserve"> </w:t>
      </w:r>
      <w:r>
        <w:rPr>
          <w:w w:val="110"/>
        </w:rPr>
        <w:t>commands</w:t>
      </w:r>
      <w:r>
        <w:rPr>
          <w:spacing w:val="-10"/>
          <w:w w:val="110"/>
        </w:rPr>
        <w:t xml:space="preserve"> </w:t>
      </w:r>
      <w:r>
        <w:rPr>
          <w:w w:val="110"/>
        </w:rPr>
        <w:t>until</w:t>
      </w:r>
      <w:r>
        <w:rPr>
          <w:spacing w:val="-10"/>
          <w:w w:val="110"/>
        </w:rPr>
        <w:t xml:space="preserve"> </w:t>
      </w:r>
      <w:r>
        <w:rPr>
          <w:w w:val="110"/>
        </w:rPr>
        <w:t>the</w:t>
      </w:r>
      <w:r>
        <w:rPr>
          <w:spacing w:val="-10"/>
          <w:w w:val="110"/>
        </w:rPr>
        <w:t xml:space="preserve"> </w:t>
      </w:r>
      <w:r>
        <w:rPr>
          <w:w w:val="110"/>
        </w:rPr>
        <w:t>“Reply</w:t>
      </w:r>
      <w:r>
        <w:rPr>
          <w:spacing w:val="-10"/>
          <w:w w:val="110"/>
        </w:rPr>
        <w:t xml:space="preserve"> </w:t>
      </w:r>
      <w:r>
        <w:rPr>
          <w:w w:val="110"/>
        </w:rPr>
        <w:t>Counter”</w:t>
      </w:r>
      <w:r>
        <w:rPr>
          <w:spacing w:val="-10"/>
          <w:w w:val="110"/>
        </w:rPr>
        <w:t xml:space="preserve"> </w:t>
      </w:r>
      <w:r>
        <w:rPr>
          <w:w w:val="110"/>
        </w:rPr>
        <w:t>reaches</w:t>
      </w:r>
      <w:r>
        <w:rPr>
          <w:spacing w:val="-10"/>
          <w:w w:val="110"/>
        </w:rPr>
        <w:t xml:space="preserve"> </w:t>
      </w:r>
      <w:r>
        <w:rPr>
          <w:w w:val="110"/>
        </w:rPr>
        <w:t>zero.</w:t>
      </w:r>
      <w:r>
        <w:rPr>
          <w:spacing w:val="11"/>
          <w:w w:val="110"/>
        </w:rPr>
        <w:t xml:space="preserve"> </w:t>
      </w:r>
      <w:r>
        <w:rPr>
          <w:w w:val="110"/>
        </w:rPr>
        <w:t>Figure</w:t>
      </w:r>
    </w:p>
    <w:p w14:paraId="66C6B07B" w14:textId="77777777" w:rsidR="0092676A" w:rsidRDefault="0092676A">
      <w:pPr>
        <w:spacing w:line="319" w:lineRule="auto"/>
        <w:jc w:val="both"/>
        <w:sectPr w:rsidR="0092676A">
          <w:pgSz w:w="11910" w:h="16840"/>
          <w:pgMar w:top="1920" w:right="1620" w:bottom="280" w:left="1680" w:header="1603" w:footer="0" w:gutter="0"/>
          <w:cols w:space="720"/>
        </w:sectPr>
      </w:pPr>
    </w:p>
    <w:p w14:paraId="6F6D5B36" w14:textId="77777777" w:rsidR="0092676A" w:rsidRDefault="0092676A">
      <w:pPr>
        <w:pStyle w:val="BodyText"/>
        <w:rPr>
          <w:sz w:val="20"/>
        </w:rPr>
      </w:pPr>
    </w:p>
    <w:p w14:paraId="51512279" w14:textId="77777777" w:rsidR="0092676A" w:rsidRDefault="00E142A3">
      <w:pPr>
        <w:tabs>
          <w:tab w:val="left" w:pos="6286"/>
        </w:tabs>
        <w:spacing w:before="187"/>
        <w:ind w:left="3160"/>
        <w:rPr>
          <w:rFonts w:ascii="Calibri"/>
        </w:rPr>
      </w:pPr>
      <w:r>
        <w:rPr>
          <w:rFonts w:ascii="Calibri"/>
        </w:rPr>
        <w:t>Reader</w:t>
      </w:r>
      <w:r>
        <w:rPr>
          <w:rFonts w:ascii="Calibri"/>
        </w:rPr>
        <w:tab/>
        <w:t>Tag</w:t>
      </w:r>
    </w:p>
    <w:p w14:paraId="30A45F8A" w14:textId="77777777" w:rsidR="0092676A" w:rsidRDefault="0092676A">
      <w:pPr>
        <w:pStyle w:val="BodyText"/>
        <w:rPr>
          <w:rFonts w:ascii="Calibri"/>
          <w:sz w:val="20"/>
        </w:rPr>
      </w:pPr>
    </w:p>
    <w:p w14:paraId="2CF1F3F8" w14:textId="77777777" w:rsidR="0092676A" w:rsidRDefault="0092676A">
      <w:pPr>
        <w:pStyle w:val="BodyText"/>
        <w:rPr>
          <w:rFonts w:ascii="Calibri"/>
          <w:sz w:val="20"/>
        </w:rPr>
      </w:pPr>
    </w:p>
    <w:p w14:paraId="59294BD5" w14:textId="77777777" w:rsidR="0092676A" w:rsidRDefault="0092676A">
      <w:pPr>
        <w:pStyle w:val="BodyText"/>
        <w:spacing w:before="11"/>
        <w:rPr>
          <w:rFonts w:ascii="Calibri"/>
          <w:sz w:val="28"/>
        </w:rPr>
      </w:pPr>
    </w:p>
    <w:p w14:paraId="204F02F2" w14:textId="77777777" w:rsidR="0092676A" w:rsidRDefault="00AC2220">
      <w:pPr>
        <w:spacing w:before="67"/>
        <w:ind w:left="6880" w:right="1200" w:hanging="230"/>
        <w:rPr>
          <w:rFonts w:ascii="Calibri"/>
        </w:rPr>
      </w:pPr>
      <w:r>
        <w:rPr>
          <w:noProof/>
        </w:rPr>
        <mc:AlternateContent>
          <mc:Choice Requires="wpg">
            <w:drawing>
              <wp:anchor distT="0" distB="0" distL="114300" distR="114300" simplePos="0" relativeHeight="1360" behindDoc="0" locked="0" layoutInCell="1" allowOverlap="1" wp14:anchorId="7579B906" wp14:editId="59BC1191">
                <wp:simplePos x="0" y="0"/>
                <wp:positionH relativeFrom="page">
                  <wp:posOffset>2476500</wp:posOffset>
                </wp:positionH>
                <wp:positionV relativeFrom="paragraph">
                  <wp:posOffset>-407670</wp:posOffset>
                </wp:positionV>
                <wp:extent cx="2015490" cy="7010400"/>
                <wp:effectExtent l="0" t="1905" r="3810" b="0"/>
                <wp:wrapNone/>
                <wp:docPr id="250"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5490" cy="7010400"/>
                          <a:chOff x="3900" y="-642"/>
                          <a:chExt cx="3174" cy="11040"/>
                        </a:xfrm>
                      </wpg:grpSpPr>
                      <wps:wsp>
                        <wps:cNvPr id="251" name="Line 266"/>
                        <wps:cNvCnPr/>
                        <wps:spPr bwMode="auto">
                          <a:xfrm>
                            <a:off x="3967" y="-629"/>
                            <a:ext cx="0" cy="10914"/>
                          </a:xfrm>
                          <a:prstGeom prst="line">
                            <a:avLst/>
                          </a:prstGeom>
                          <a:noFill/>
                          <a:ln w="1572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2" name="Picture 26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3900" y="10249"/>
                            <a:ext cx="133"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Line 264"/>
                        <wps:cNvCnPr/>
                        <wps:spPr bwMode="auto">
                          <a:xfrm>
                            <a:off x="3920" y="736"/>
                            <a:ext cx="2896" cy="700"/>
                          </a:xfrm>
                          <a:prstGeom prst="line">
                            <a:avLst/>
                          </a:prstGeom>
                          <a:noFill/>
                          <a:ln w="87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 name="Line 263"/>
                        <wps:cNvCnPr/>
                        <wps:spPr bwMode="auto">
                          <a:xfrm>
                            <a:off x="7008" y="-629"/>
                            <a:ext cx="0" cy="10914"/>
                          </a:xfrm>
                          <a:prstGeom prst="line">
                            <a:avLst/>
                          </a:prstGeom>
                          <a:noFill/>
                          <a:ln w="1572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5" name="Picture 262"/>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6941" y="10249"/>
                            <a:ext cx="133"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6" name="Freeform 261"/>
                        <wps:cNvSpPr>
                          <a:spLocks/>
                        </wps:cNvSpPr>
                        <wps:spPr bwMode="auto">
                          <a:xfrm>
                            <a:off x="6791" y="1374"/>
                            <a:ext cx="170" cy="119"/>
                          </a:xfrm>
                          <a:custGeom>
                            <a:avLst/>
                            <a:gdLst>
                              <a:gd name="T0" fmla="+- 0 6814 6791"/>
                              <a:gd name="T1" fmla="*/ T0 w 170"/>
                              <a:gd name="T2" fmla="+- 0 1374 1374"/>
                              <a:gd name="T3" fmla="*/ 1374 h 119"/>
                              <a:gd name="T4" fmla="+- 0 6791 6791"/>
                              <a:gd name="T5" fmla="*/ T4 w 170"/>
                              <a:gd name="T6" fmla="+- 0 1492 1374"/>
                              <a:gd name="T7" fmla="*/ 1492 h 119"/>
                              <a:gd name="T8" fmla="+- 0 6961 6791"/>
                              <a:gd name="T9" fmla="*/ T8 w 170"/>
                              <a:gd name="T10" fmla="+- 0 1471 1374"/>
                              <a:gd name="T11" fmla="*/ 1471 h 119"/>
                              <a:gd name="T12" fmla="+- 0 6814 6791"/>
                              <a:gd name="T13" fmla="*/ T12 w 170"/>
                              <a:gd name="T14" fmla="+- 0 1374 1374"/>
                              <a:gd name="T15" fmla="*/ 1374 h 119"/>
                            </a:gdLst>
                            <a:ahLst/>
                            <a:cxnLst>
                              <a:cxn ang="0">
                                <a:pos x="T1" y="T3"/>
                              </a:cxn>
                              <a:cxn ang="0">
                                <a:pos x="T5" y="T7"/>
                              </a:cxn>
                              <a:cxn ang="0">
                                <a:pos x="T9" y="T11"/>
                              </a:cxn>
                              <a:cxn ang="0">
                                <a:pos x="T13" y="T15"/>
                              </a:cxn>
                            </a:cxnLst>
                            <a:rect l="0" t="0" r="r" b="b"/>
                            <a:pathLst>
                              <a:path w="170" h="119">
                                <a:moveTo>
                                  <a:pt x="23" y="0"/>
                                </a:moveTo>
                                <a:lnTo>
                                  <a:pt x="0" y="118"/>
                                </a:lnTo>
                                <a:lnTo>
                                  <a:pt x="170" y="97"/>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Line 260"/>
                        <wps:cNvCnPr/>
                        <wps:spPr bwMode="auto">
                          <a:xfrm>
                            <a:off x="3920" y="2285"/>
                            <a:ext cx="2945" cy="977"/>
                          </a:xfrm>
                          <a:prstGeom prst="line">
                            <a:avLst/>
                          </a:prstGeom>
                          <a:noFill/>
                          <a:ln w="87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 name="Freeform 259"/>
                        <wps:cNvSpPr>
                          <a:spLocks/>
                        </wps:cNvSpPr>
                        <wps:spPr bwMode="auto">
                          <a:xfrm>
                            <a:off x="6837" y="3199"/>
                            <a:ext cx="171" cy="116"/>
                          </a:xfrm>
                          <a:custGeom>
                            <a:avLst/>
                            <a:gdLst>
                              <a:gd name="T0" fmla="+- 0 6868 6837"/>
                              <a:gd name="T1" fmla="*/ T0 w 171"/>
                              <a:gd name="T2" fmla="+- 0 3199 3199"/>
                              <a:gd name="T3" fmla="*/ 3199 h 116"/>
                              <a:gd name="T4" fmla="+- 0 6837 6837"/>
                              <a:gd name="T5" fmla="*/ T4 w 171"/>
                              <a:gd name="T6" fmla="+- 0 3315 3199"/>
                              <a:gd name="T7" fmla="*/ 3315 h 116"/>
                              <a:gd name="T8" fmla="+- 0 7008 6837"/>
                              <a:gd name="T9" fmla="*/ T8 w 171"/>
                              <a:gd name="T10" fmla="+- 0 3309 3199"/>
                              <a:gd name="T11" fmla="*/ 3309 h 116"/>
                              <a:gd name="T12" fmla="+- 0 6868 6837"/>
                              <a:gd name="T13" fmla="*/ T12 w 171"/>
                              <a:gd name="T14" fmla="+- 0 3199 3199"/>
                              <a:gd name="T15" fmla="*/ 3199 h 116"/>
                            </a:gdLst>
                            <a:ahLst/>
                            <a:cxnLst>
                              <a:cxn ang="0">
                                <a:pos x="T1" y="T3"/>
                              </a:cxn>
                              <a:cxn ang="0">
                                <a:pos x="T5" y="T7"/>
                              </a:cxn>
                              <a:cxn ang="0">
                                <a:pos x="T9" y="T11"/>
                              </a:cxn>
                              <a:cxn ang="0">
                                <a:pos x="T13" y="T15"/>
                              </a:cxn>
                            </a:cxnLst>
                            <a:rect l="0" t="0" r="r" b="b"/>
                            <a:pathLst>
                              <a:path w="171" h="116">
                                <a:moveTo>
                                  <a:pt x="31" y="0"/>
                                </a:moveTo>
                                <a:lnTo>
                                  <a:pt x="0" y="116"/>
                                </a:lnTo>
                                <a:lnTo>
                                  <a:pt x="171" y="110"/>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Line 258"/>
                        <wps:cNvCnPr/>
                        <wps:spPr bwMode="auto">
                          <a:xfrm>
                            <a:off x="3967" y="9032"/>
                            <a:ext cx="2943" cy="751"/>
                          </a:xfrm>
                          <a:prstGeom prst="line">
                            <a:avLst/>
                          </a:prstGeom>
                          <a:noFill/>
                          <a:ln w="87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 name="Freeform 257"/>
                        <wps:cNvSpPr>
                          <a:spLocks/>
                        </wps:cNvSpPr>
                        <wps:spPr bwMode="auto">
                          <a:xfrm>
                            <a:off x="6884" y="9721"/>
                            <a:ext cx="170" cy="119"/>
                          </a:xfrm>
                          <a:custGeom>
                            <a:avLst/>
                            <a:gdLst>
                              <a:gd name="T0" fmla="+- 0 6908 6884"/>
                              <a:gd name="T1" fmla="*/ T0 w 170"/>
                              <a:gd name="T2" fmla="+- 0 9721 9721"/>
                              <a:gd name="T3" fmla="*/ 9721 h 119"/>
                              <a:gd name="T4" fmla="+- 0 6884 6884"/>
                              <a:gd name="T5" fmla="*/ T4 w 170"/>
                              <a:gd name="T6" fmla="+- 0 9839 9721"/>
                              <a:gd name="T7" fmla="*/ 9839 h 119"/>
                              <a:gd name="T8" fmla="+- 0 7054 6884"/>
                              <a:gd name="T9" fmla="*/ T8 w 170"/>
                              <a:gd name="T10" fmla="+- 0 9820 9721"/>
                              <a:gd name="T11" fmla="*/ 9820 h 119"/>
                              <a:gd name="T12" fmla="+- 0 6908 6884"/>
                              <a:gd name="T13" fmla="*/ T12 w 170"/>
                              <a:gd name="T14" fmla="+- 0 9721 9721"/>
                              <a:gd name="T15" fmla="*/ 9721 h 119"/>
                            </a:gdLst>
                            <a:ahLst/>
                            <a:cxnLst>
                              <a:cxn ang="0">
                                <a:pos x="T1" y="T3"/>
                              </a:cxn>
                              <a:cxn ang="0">
                                <a:pos x="T5" y="T7"/>
                              </a:cxn>
                              <a:cxn ang="0">
                                <a:pos x="T9" y="T11"/>
                              </a:cxn>
                              <a:cxn ang="0">
                                <a:pos x="T13" y="T15"/>
                              </a:cxn>
                            </a:cxnLst>
                            <a:rect l="0" t="0" r="r" b="b"/>
                            <a:pathLst>
                              <a:path w="170" h="119">
                                <a:moveTo>
                                  <a:pt x="24" y="0"/>
                                </a:moveTo>
                                <a:lnTo>
                                  <a:pt x="0" y="118"/>
                                </a:lnTo>
                                <a:lnTo>
                                  <a:pt x="170" y="99"/>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Line 256"/>
                        <wps:cNvCnPr/>
                        <wps:spPr bwMode="auto">
                          <a:xfrm>
                            <a:off x="6961" y="1471"/>
                            <a:ext cx="0" cy="776"/>
                          </a:xfrm>
                          <a:prstGeom prst="line">
                            <a:avLst/>
                          </a:prstGeom>
                          <a:noFill/>
                          <a:ln w="875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 name="Freeform 255"/>
                        <wps:cNvSpPr>
                          <a:spLocks/>
                        </wps:cNvSpPr>
                        <wps:spPr bwMode="auto">
                          <a:xfrm>
                            <a:off x="3920" y="2184"/>
                            <a:ext cx="170" cy="118"/>
                          </a:xfrm>
                          <a:custGeom>
                            <a:avLst/>
                            <a:gdLst>
                              <a:gd name="T0" fmla="+- 0 4065 3920"/>
                              <a:gd name="T1" fmla="*/ T0 w 170"/>
                              <a:gd name="T2" fmla="+- 0 2184 2184"/>
                              <a:gd name="T3" fmla="*/ 2184 h 118"/>
                              <a:gd name="T4" fmla="+- 0 3920 3920"/>
                              <a:gd name="T5" fmla="*/ T4 w 170"/>
                              <a:gd name="T6" fmla="+- 0 2285 2184"/>
                              <a:gd name="T7" fmla="*/ 2285 h 118"/>
                              <a:gd name="T8" fmla="+- 0 4090 3920"/>
                              <a:gd name="T9" fmla="*/ T8 w 170"/>
                              <a:gd name="T10" fmla="+- 0 2302 2184"/>
                              <a:gd name="T11" fmla="*/ 2302 h 118"/>
                              <a:gd name="T12" fmla="+- 0 4065 3920"/>
                              <a:gd name="T13" fmla="*/ T12 w 170"/>
                              <a:gd name="T14" fmla="+- 0 2184 2184"/>
                              <a:gd name="T15" fmla="*/ 2184 h 118"/>
                            </a:gdLst>
                            <a:ahLst/>
                            <a:cxnLst>
                              <a:cxn ang="0">
                                <a:pos x="T1" y="T3"/>
                              </a:cxn>
                              <a:cxn ang="0">
                                <a:pos x="T5" y="T7"/>
                              </a:cxn>
                              <a:cxn ang="0">
                                <a:pos x="T9" y="T11"/>
                              </a:cxn>
                              <a:cxn ang="0">
                                <a:pos x="T13" y="T15"/>
                              </a:cxn>
                            </a:cxnLst>
                            <a:rect l="0" t="0" r="r" b="b"/>
                            <a:pathLst>
                              <a:path w="170" h="118">
                                <a:moveTo>
                                  <a:pt x="145" y="0"/>
                                </a:moveTo>
                                <a:lnTo>
                                  <a:pt x="0" y="101"/>
                                </a:lnTo>
                                <a:lnTo>
                                  <a:pt x="170" y="118"/>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Line 254"/>
                        <wps:cNvCnPr/>
                        <wps:spPr bwMode="auto">
                          <a:xfrm>
                            <a:off x="7008" y="3309"/>
                            <a:ext cx="0" cy="751"/>
                          </a:xfrm>
                          <a:prstGeom prst="line">
                            <a:avLst/>
                          </a:prstGeom>
                          <a:noFill/>
                          <a:ln w="87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 name="Freeform 253"/>
                        <wps:cNvSpPr>
                          <a:spLocks/>
                        </wps:cNvSpPr>
                        <wps:spPr bwMode="auto">
                          <a:xfrm>
                            <a:off x="3920" y="3997"/>
                            <a:ext cx="170" cy="119"/>
                          </a:xfrm>
                          <a:custGeom>
                            <a:avLst/>
                            <a:gdLst>
                              <a:gd name="T0" fmla="+- 0 4066 3920"/>
                              <a:gd name="T1" fmla="*/ T0 w 170"/>
                              <a:gd name="T2" fmla="+- 0 3997 3997"/>
                              <a:gd name="T3" fmla="*/ 3997 h 119"/>
                              <a:gd name="T4" fmla="+- 0 3920 3920"/>
                              <a:gd name="T5" fmla="*/ T4 w 170"/>
                              <a:gd name="T6" fmla="+- 0 4097 3997"/>
                              <a:gd name="T7" fmla="*/ 4097 h 119"/>
                              <a:gd name="T8" fmla="+- 0 4090 3920"/>
                              <a:gd name="T9" fmla="*/ T8 w 170"/>
                              <a:gd name="T10" fmla="+- 0 4116 3997"/>
                              <a:gd name="T11" fmla="*/ 4116 h 119"/>
                              <a:gd name="T12" fmla="+- 0 4066 3920"/>
                              <a:gd name="T13" fmla="*/ T12 w 170"/>
                              <a:gd name="T14" fmla="+- 0 3997 3997"/>
                              <a:gd name="T15" fmla="*/ 3997 h 119"/>
                            </a:gdLst>
                            <a:ahLst/>
                            <a:cxnLst>
                              <a:cxn ang="0">
                                <a:pos x="T1" y="T3"/>
                              </a:cxn>
                              <a:cxn ang="0">
                                <a:pos x="T5" y="T7"/>
                              </a:cxn>
                              <a:cxn ang="0">
                                <a:pos x="T9" y="T11"/>
                              </a:cxn>
                              <a:cxn ang="0">
                                <a:pos x="T13" y="T15"/>
                              </a:cxn>
                            </a:cxnLst>
                            <a:rect l="0" t="0" r="r" b="b"/>
                            <a:pathLst>
                              <a:path w="170" h="119">
                                <a:moveTo>
                                  <a:pt x="146" y="0"/>
                                </a:moveTo>
                                <a:lnTo>
                                  <a:pt x="0" y="100"/>
                                </a:lnTo>
                                <a:lnTo>
                                  <a:pt x="170" y="119"/>
                                </a:lnTo>
                                <a:lnTo>
                                  <a:pt x="1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Line 252"/>
                        <wps:cNvCnPr/>
                        <wps:spPr bwMode="auto">
                          <a:xfrm>
                            <a:off x="3967" y="-401"/>
                            <a:ext cx="2895" cy="700"/>
                          </a:xfrm>
                          <a:prstGeom prst="line">
                            <a:avLst/>
                          </a:prstGeom>
                          <a:noFill/>
                          <a:ln w="87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 name="Freeform 251"/>
                        <wps:cNvSpPr>
                          <a:spLocks/>
                        </wps:cNvSpPr>
                        <wps:spPr bwMode="auto">
                          <a:xfrm>
                            <a:off x="6838" y="237"/>
                            <a:ext cx="170" cy="119"/>
                          </a:xfrm>
                          <a:custGeom>
                            <a:avLst/>
                            <a:gdLst>
                              <a:gd name="T0" fmla="+- 0 6861 6838"/>
                              <a:gd name="T1" fmla="*/ T0 w 170"/>
                              <a:gd name="T2" fmla="+- 0 237 237"/>
                              <a:gd name="T3" fmla="*/ 237 h 119"/>
                              <a:gd name="T4" fmla="+- 0 6838 6838"/>
                              <a:gd name="T5" fmla="*/ T4 w 170"/>
                              <a:gd name="T6" fmla="+- 0 355 237"/>
                              <a:gd name="T7" fmla="*/ 355 h 119"/>
                              <a:gd name="T8" fmla="+- 0 7008 6838"/>
                              <a:gd name="T9" fmla="*/ T8 w 170"/>
                              <a:gd name="T10" fmla="+- 0 334 237"/>
                              <a:gd name="T11" fmla="*/ 334 h 119"/>
                              <a:gd name="T12" fmla="+- 0 6861 6838"/>
                              <a:gd name="T13" fmla="*/ T12 w 170"/>
                              <a:gd name="T14" fmla="+- 0 237 237"/>
                              <a:gd name="T15" fmla="*/ 237 h 119"/>
                            </a:gdLst>
                            <a:ahLst/>
                            <a:cxnLst>
                              <a:cxn ang="0">
                                <a:pos x="T1" y="T3"/>
                              </a:cxn>
                              <a:cxn ang="0">
                                <a:pos x="T5" y="T7"/>
                              </a:cxn>
                              <a:cxn ang="0">
                                <a:pos x="T9" y="T11"/>
                              </a:cxn>
                              <a:cxn ang="0">
                                <a:pos x="T13" y="T15"/>
                              </a:cxn>
                            </a:cxnLst>
                            <a:rect l="0" t="0" r="r" b="b"/>
                            <a:pathLst>
                              <a:path w="170" h="119">
                                <a:moveTo>
                                  <a:pt x="23" y="0"/>
                                </a:moveTo>
                                <a:lnTo>
                                  <a:pt x="0" y="118"/>
                                </a:lnTo>
                                <a:lnTo>
                                  <a:pt x="170" y="97"/>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Line 250"/>
                        <wps:cNvCnPr/>
                        <wps:spPr bwMode="auto">
                          <a:xfrm>
                            <a:off x="3967" y="4385"/>
                            <a:ext cx="2945" cy="977"/>
                          </a:xfrm>
                          <a:prstGeom prst="line">
                            <a:avLst/>
                          </a:prstGeom>
                          <a:noFill/>
                          <a:ln w="87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 name="Freeform 249"/>
                        <wps:cNvSpPr>
                          <a:spLocks/>
                        </wps:cNvSpPr>
                        <wps:spPr bwMode="auto">
                          <a:xfrm>
                            <a:off x="6884" y="5300"/>
                            <a:ext cx="171" cy="116"/>
                          </a:xfrm>
                          <a:custGeom>
                            <a:avLst/>
                            <a:gdLst>
                              <a:gd name="T0" fmla="+- 0 6914 6884"/>
                              <a:gd name="T1" fmla="*/ T0 w 171"/>
                              <a:gd name="T2" fmla="+- 0 5300 5300"/>
                              <a:gd name="T3" fmla="*/ 5300 h 116"/>
                              <a:gd name="T4" fmla="+- 0 6884 6884"/>
                              <a:gd name="T5" fmla="*/ T4 w 171"/>
                              <a:gd name="T6" fmla="+- 0 5416 5300"/>
                              <a:gd name="T7" fmla="*/ 5416 h 116"/>
                              <a:gd name="T8" fmla="+- 0 7054 6884"/>
                              <a:gd name="T9" fmla="*/ T8 w 171"/>
                              <a:gd name="T10" fmla="+- 0 5409 5300"/>
                              <a:gd name="T11" fmla="*/ 5409 h 116"/>
                              <a:gd name="T12" fmla="+- 0 6914 6884"/>
                              <a:gd name="T13" fmla="*/ T12 w 171"/>
                              <a:gd name="T14" fmla="+- 0 5300 5300"/>
                              <a:gd name="T15" fmla="*/ 5300 h 116"/>
                            </a:gdLst>
                            <a:ahLst/>
                            <a:cxnLst>
                              <a:cxn ang="0">
                                <a:pos x="T1" y="T3"/>
                              </a:cxn>
                              <a:cxn ang="0">
                                <a:pos x="T5" y="T7"/>
                              </a:cxn>
                              <a:cxn ang="0">
                                <a:pos x="T9" y="T11"/>
                              </a:cxn>
                              <a:cxn ang="0">
                                <a:pos x="T13" y="T15"/>
                              </a:cxn>
                            </a:cxnLst>
                            <a:rect l="0" t="0" r="r" b="b"/>
                            <a:pathLst>
                              <a:path w="171" h="116">
                                <a:moveTo>
                                  <a:pt x="30" y="0"/>
                                </a:moveTo>
                                <a:lnTo>
                                  <a:pt x="0" y="116"/>
                                </a:lnTo>
                                <a:lnTo>
                                  <a:pt x="170" y="109"/>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Line 248"/>
                        <wps:cNvCnPr/>
                        <wps:spPr bwMode="auto">
                          <a:xfrm>
                            <a:off x="7054" y="5409"/>
                            <a:ext cx="0" cy="751"/>
                          </a:xfrm>
                          <a:prstGeom prst="line">
                            <a:avLst/>
                          </a:prstGeom>
                          <a:noFill/>
                          <a:ln w="87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Freeform 247"/>
                        <wps:cNvSpPr>
                          <a:spLocks/>
                        </wps:cNvSpPr>
                        <wps:spPr bwMode="auto">
                          <a:xfrm>
                            <a:off x="3967" y="6098"/>
                            <a:ext cx="170" cy="119"/>
                          </a:xfrm>
                          <a:custGeom>
                            <a:avLst/>
                            <a:gdLst>
                              <a:gd name="T0" fmla="+- 0 4113 3967"/>
                              <a:gd name="T1" fmla="*/ T0 w 170"/>
                              <a:gd name="T2" fmla="+- 0 6098 6098"/>
                              <a:gd name="T3" fmla="*/ 6098 h 119"/>
                              <a:gd name="T4" fmla="+- 0 3967 3967"/>
                              <a:gd name="T5" fmla="*/ T4 w 170"/>
                              <a:gd name="T6" fmla="+- 0 6197 6098"/>
                              <a:gd name="T7" fmla="*/ 6197 h 119"/>
                              <a:gd name="T8" fmla="+- 0 4136 3967"/>
                              <a:gd name="T9" fmla="*/ T8 w 170"/>
                              <a:gd name="T10" fmla="+- 0 6216 6098"/>
                              <a:gd name="T11" fmla="*/ 6216 h 119"/>
                              <a:gd name="T12" fmla="+- 0 4113 3967"/>
                              <a:gd name="T13" fmla="*/ T12 w 170"/>
                              <a:gd name="T14" fmla="+- 0 6098 6098"/>
                              <a:gd name="T15" fmla="*/ 6098 h 119"/>
                            </a:gdLst>
                            <a:ahLst/>
                            <a:cxnLst>
                              <a:cxn ang="0">
                                <a:pos x="T1" y="T3"/>
                              </a:cxn>
                              <a:cxn ang="0">
                                <a:pos x="T5" y="T7"/>
                              </a:cxn>
                              <a:cxn ang="0">
                                <a:pos x="T9" y="T11"/>
                              </a:cxn>
                              <a:cxn ang="0">
                                <a:pos x="T13" y="T15"/>
                              </a:cxn>
                            </a:cxnLst>
                            <a:rect l="0" t="0" r="r" b="b"/>
                            <a:pathLst>
                              <a:path w="170" h="119">
                                <a:moveTo>
                                  <a:pt x="146" y="0"/>
                                </a:moveTo>
                                <a:lnTo>
                                  <a:pt x="0" y="99"/>
                                </a:lnTo>
                                <a:lnTo>
                                  <a:pt x="169" y="118"/>
                                </a:lnTo>
                                <a:lnTo>
                                  <a:pt x="1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Line 246"/>
                        <wps:cNvCnPr/>
                        <wps:spPr bwMode="auto">
                          <a:xfrm>
                            <a:off x="3967" y="6486"/>
                            <a:ext cx="2945" cy="977"/>
                          </a:xfrm>
                          <a:prstGeom prst="line">
                            <a:avLst/>
                          </a:prstGeom>
                          <a:noFill/>
                          <a:ln w="87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 name="Freeform 245"/>
                        <wps:cNvSpPr>
                          <a:spLocks/>
                        </wps:cNvSpPr>
                        <wps:spPr bwMode="auto">
                          <a:xfrm>
                            <a:off x="6884" y="7400"/>
                            <a:ext cx="171" cy="117"/>
                          </a:xfrm>
                          <a:custGeom>
                            <a:avLst/>
                            <a:gdLst>
                              <a:gd name="T0" fmla="+- 0 6914 6884"/>
                              <a:gd name="T1" fmla="*/ T0 w 171"/>
                              <a:gd name="T2" fmla="+- 0 7400 7400"/>
                              <a:gd name="T3" fmla="*/ 7400 h 117"/>
                              <a:gd name="T4" fmla="+- 0 6884 6884"/>
                              <a:gd name="T5" fmla="*/ T4 w 171"/>
                              <a:gd name="T6" fmla="+- 0 7516 7400"/>
                              <a:gd name="T7" fmla="*/ 7516 h 117"/>
                              <a:gd name="T8" fmla="+- 0 7054 6884"/>
                              <a:gd name="T9" fmla="*/ T8 w 171"/>
                              <a:gd name="T10" fmla="+- 0 7510 7400"/>
                              <a:gd name="T11" fmla="*/ 7510 h 117"/>
                              <a:gd name="T12" fmla="+- 0 6914 6884"/>
                              <a:gd name="T13" fmla="*/ T12 w 171"/>
                              <a:gd name="T14" fmla="+- 0 7400 7400"/>
                              <a:gd name="T15" fmla="*/ 7400 h 117"/>
                            </a:gdLst>
                            <a:ahLst/>
                            <a:cxnLst>
                              <a:cxn ang="0">
                                <a:pos x="T1" y="T3"/>
                              </a:cxn>
                              <a:cxn ang="0">
                                <a:pos x="T5" y="T7"/>
                              </a:cxn>
                              <a:cxn ang="0">
                                <a:pos x="T9" y="T11"/>
                              </a:cxn>
                              <a:cxn ang="0">
                                <a:pos x="T13" y="T15"/>
                              </a:cxn>
                            </a:cxnLst>
                            <a:rect l="0" t="0" r="r" b="b"/>
                            <a:pathLst>
                              <a:path w="171" h="117">
                                <a:moveTo>
                                  <a:pt x="30" y="0"/>
                                </a:moveTo>
                                <a:lnTo>
                                  <a:pt x="0" y="116"/>
                                </a:lnTo>
                                <a:lnTo>
                                  <a:pt x="170" y="110"/>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Line 244"/>
                        <wps:cNvCnPr/>
                        <wps:spPr bwMode="auto">
                          <a:xfrm>
                            <a:off x="7054" y="7510"/>
                            <a:ext cx="0" cy="750"/>
                          </a:xfrm>
                          <a:prstGeom prst="line">
                            <a:avLst/>
                          </a:prstGeom>
                          <a:noFill/>
                          <a:ln w="87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 name="Freeform 243"/>
                        <wps:cNvSpPr>
                          <a:spLocks/>
                        </wps:cNvSpPr>
                        <wps:spPr bwMode="auto">
                          <a:xfrm>
                            <a:off x="3967" y="8198"/>
                            <a:ext cx="170" cy="118"/>
                          </a:xfrm>
                          <a:custGeom>
                            <a:avLst/>
                            <a:gdLst>
                              <a:gd name="T0" fmla="+- 0 4113 3967"/>
                              <a:gd name="T1" fmla="*/ T0 w 170"/>
                              <a:gd name="T2" fmla="+- 0 8198 8198"/>
                              <a:gd name="T3" fmla="*/ 8198 h 118"/>
                              <a:gd name="T4" fmla="+- 0 3967 3967"/>
                              <a:gd name="T5" fmla="*/ T4 w 170"/>
                              <a:gd name="T6" fmla="+- 0 8297 8198"/>
                              <a:gd name="T7" fmla="*/ 8297 h 118"/>
                              <a:gd name="T8" fmla="+- 0 4136 3967"/>
                              <a:gd name="T9" fmla="*/ T8 w 170"/>
                              <a:gd name="T10" fmla="+- 0 8316 8198"/>
                              <a:gd name="T11" fmla="*/ 8316 h 118"/>
                              <a:gd name="T12" fmla="+- 0 4113 3967"/>
                              <a:gd name="T13" fmla="*/ T12 w 170"/>
                              <a:gd name="T14" fmla="+- 0 8198 8198"/>
                              <a:gd name="T15" fmla="*/ 8198 h 118"/>
                            </a:gdLst>
                            <a:ahLst/>
                            <a:cxnLst>
                              <a:cxn ang="0">
                                <a:pos x="T1" y="T3"/>
                              </a:cxn>
                              <a:cxn ang="0">
                                <a:pos x="T5" y="T7"/>
                              </a:cxn>
                              <a:cxn ang="0">
                                <a:pos x="T9" y="T11"/>
                              </a:cxn>
                              <a:cxn ang="0">
                                <a:pos x="T13" y="T15"/>
                              </a:cxn>
                            </a:cxnLst>
                            <a:rect l="0" t="0" r="r" b="b"/>
                            <a:pathLst>
                              <a:path w="170" h="118">
                                <a:moveTo>
                                  <a:pt x="146" y="0"/>
                                </a:moveTo>
                                <a:lnTo>
                                  <a:pt x="0" y="99"/>
                                </a:lnTo>
                                <a:lnTo>
                                  <a:pt x="169" y="118"/>
                                </a:lnTo>
                                <a:lnTo>
                                  <a:pt x="1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B823C4" id="Group 242" o:spid="_x0000_s1026" style="position:absolute;margin-left:195pt;margin-top:-32.1pt;width:158.7pt;height:552pt;z-index:1360;mso-position-horizontal-relative:page" coordorigin="3900,-642" coordsize="3174,11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">
                <v:line id="Line 266" o:spid="_x0000_s1027" style="position:absolute;visibility:visible;mso-wrap-style:square" from="3967,-629" to="3967,10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" strokeweight=".43667mm"/>
                <v:shape id="Picture 265" o:spid="_x0000_s1028" type="#_x0000_t75" style="position:absolute;left:3900;top:10249;width:13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">
                  <v:imagedata r:id="rId202" o:title=""/>
                </v:shape>
                <v:line id="Line 264" o:spid="_x0000_s1029" style="position:absolute;visibility:visible;mso-wrap-style:square" from="3920,736" to="6816,1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" strokeweight=".24356mm"/>
                <v:line id="Line 263" o:spid="_x0000_s1030" style="position:absolute;visibility:visible;mso-wrap-style:square" from="7008,-629" to="7008,10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" strokeweight=".43667mm"/>
                <v:shape id="Picture 262" o:spid="_x0000_s1031" type="#_x0000_t75" style="position:absolute;left:6941;top:10249;width:13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">
                  <v:imagedata r:id="rId202" o:title=""/>
                </v:shape>
                <v:shape id="Freeform 261" o:spid="_x0000_s1032" style="position:absolute;left:6791;top:1374;width:170;height:119;visibility:visible;mso-wrap-style:square;v-text-anchor:top" coordsize="17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" path="m23,l,118,170,97,23,xe" fillcolor="black" stroked="f">
                  <v:path arrowok="t" o:connecttype="custom" o:connectlocs="23,1374;0,1492;170,1471;23,1374" o:connectangles="0,0,0,0"/>
                </v:shape>
                <v:line id="Line 260" o:spid="_x0000_s1033" style="position:absolute;visibility:visible;mso-wrap-style:square" from="3920,2285" to="6865,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" strokeweight=".24239mm"/>
                <v:shape id="Freeform 259" o:spid="_x0000_s1034" style="position:absolute;left:6837;top:3199;width:171;height:116;visibility:visible;mso-wrap-style:square;v-text-anchor:top" coordsize="17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" path="m31,l,116r171,-6l31,xe" fillcolor="black" stroked="f">
                  <v:path arrowok="t" o:connecttype="custom" o:connectlocs="31,3199;0,3315;171,3309;31,3199" o:connectangles="0,0,0,0"/>
                </v:shape>
                <v:line id="Line 258" o:spid="_x0000_s1035" style="position:absolute;visibility:visible;mso-wrap-style:square" from="3967,9032" to="6910,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" strokeweight=".69pt"/>
                <v:shape id="Freeform 257" o:spid="_x0000_s1036" style="position:absolute;left:6884;top:9721;width:170;height:119;visibility:visible;mso-wrap-style:square;v-text-anchor:top" coordsize="17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" path="m24,l,118,170,99,24,xe" fillcolor="black" stroked="f">
                  <v:path arrowok="t" o:connecttype="custom" o:connectlocs="24,9721;0,9839;170,9820;24,9721" o:connectangles="0,0,0,0"/>
                </v:shape>
                <v:line id="Line 256" o:spid="_x0000_s1037" style="position:absolute;visibility:visible;mso-wrap-style:square" from="6961,1471" to="6961,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" strokeweight=".24325mm"/>
                <v:shape id="Freeform 255" o:spid="_x0000_s1038" style="position:absolute;left:3920;top:2184;width:170;height:118;visibility:visible;mso-wrap-style:square;v-text-anchor:top" coordsize="17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" path="m145,l,101r170,17l145,xe" fillcolor="black" stroked="f">
                  <v:path arrowok="t" o:connecttype="custom" o:connectlocs="145,2184;0,2285;170,2302;145,2184" o:connectangles="0,0,0,0"/>
                </v:shape>
                <v:line id="Line 254" o:spid="_x0000_s1039" style="position:absolute;visibility:visible;mso-wrap-style:square" from="7008,3309" to="7008,4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" strokeweight=".69pt"/>
                <v:shape id="Freeform 253" o:spid="_x0000_s1040" style="position:absolute;left:3920;top:3997;width:170;height:119;visibility:visible;mso-wrap-style:square;v-text-anchor:top" coordsize="17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" path="m146,l,100r170,19l146,xe" fillcolor="black" stroked="f">
                  <v:path arrowok="t" o:connecttype="custom" o:connectlocs="146,3997;0,4097;170,4116;146,3997" o:connectangles="0,0,0,0"/>
                </v:shape>
                <v:line id="Line 252" o:spid="_x0000_s1041" style="position:absolute;visibility:visible;mso-wrap-style:square" from="3967,-401" to="6862,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" strokeweight=".24356mm"/>
                <v:shape id="Freeform 251" o:spid="_x0000_s1042" style="position:absolute;left:6838;top:237;width:170;height:119;visibility:visible;mso-wrap-style:square;v-text-anchor:top" coordsize="17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" path="m23,l,118,170,97,23,xe" fillcolor="black" stroked="f">
                  <v:path arrowok="t" o:connecttype="custom" o:connectlocs="23,237;0,355;170,334;23,237" o:connectangles="0,0,0,0"/>
                </v:shape>
                <v:line id="Line 250" o:spid="_x0000_s1043" style="position:absolute;visibility:visible;mso-wrap-style:square" from="3967,4385" to="6912,5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" strokeweight=".24239mm"/>
                <v:shape id="Freeform 249" o:spid="_x0000_s1044" style="position:absolute;left:6884;top:5300;width:171;height:116;visibility:visible;mso-wrap-style:square;v-text-anchor:top" coordsize="17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" path="m30,l,116r170,-7l30,xe" fillcolor="black" stroked="f">
                  <v:path arrowok="t" o:connecttype="custom" o:connectlocs="30,5300;0,5416;170,5409;30,5300" o:connectangles="0,0,0,0"/>
                </v:shape>
                <v:line id="Line 248" o:spid="_x0000_s1045" style="position:absolute;visibility:visible;mso-wrap-style:square" from="7054,5409" to="7054,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" strokeweight=".69pt"/>
                <v:shape id="Freeform 247" o:spid="_x0000_s1046" style="position:absolute;left:3967;top:6098;width:170;height:119;visibility:visible;mso-wrap-style:square;v-text-anchor:top" coordsize="17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" path="m146,l,99r169,19l146,xe" fillcolor="black" stroked="f">
                  <v:path arrowok="t" o:connecttype="custom" o:connectlocs="146,6098;0,6197;169,6216;146,6098" o:connectangles="0,0,0,0"/>
                </v:shape>
                <v:line id="Line 246" o:spid="_x0000_s1047" style="position:absolute;visibility:visible;mso-wrap-style:square" from="3967,6486" to="6912,7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" strokeweight=".24239mm"/>
                <v:shape id="Freeform 245" o:spid="_x0000_s1048" style="position:absolute;left:6884;top:7400;width:171;height:117;visibility:visible;mso-wrap-style:square;v-text-anchor:top" coordsize="17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" path="m30,l,116r170,-6l30,xe" fillcolor="black" stroked="f">
                  <v:path arrowok="t" o:connecttype="custom" o:connectlocs="30,7400;0,7516;170,7510;30,7400" o:connectangles="0,0,0,0"/>
                </v:shape>
                <v:line id="Line 244" o:spid="_x0000_s1049" style="position:absolute;visibility:visible;mso-wrap-style:square" from="7054,7510" to="7054,8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" strokeweight=".69pt"/>
                <v:shape id="Freeform 243" o:spid="_x0000_s1050" style="position:absolute;left:3967;top:8198;width:170;height:118;visibility:visible;mso-wrap-style:square;v-text-anchor:top" coordsize="17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" path="m146,l,99r169,19l146,xe" fillcolor="black" stroked="f">
                  <v:path arrowok="t" o:connecttype="custom" o:connectlocs="146,8198;0,8297;169,8316;146,8198" o:connectangles="0,0,0,0"/>
                </v:shape>
                <w10:wrap anchorx="page"/>
              </v:group>
            </w:pict>
          </mc:Fallback>
        </mc:AlternateContent>
      </w:r>
      <w:r w:rsidR="003D49A1">
        <w:pict w14:anchorId="1EFAC13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265" type="#_x0000_t136" style="position:absolute;left:0;text-align:left;margin-left:237.35pt;margin-top:-16pt;width:78.7pt;height:11.05pt;rotation:16;z-index:1504;mso-position-horizontal-relative:page;mso-position-vertical-relative:text" fillcolor="black" stroked="f">
            <o:extrusion v:ext="view" autorotationcenter="t"/>
            <v:textpath style="font-family:&quot;&amp;quot&quot;;font-size:11pt;v-text-kern:t;mso-text-shadow:auto" string="“Switch“ command"/>
            <w10:wrap anchorx="page"/>
          </v:shape>
        </w:pict>
      </w:r>
      <w:r w:rsidR="003D49A1">
        <w:pict w14:anchorId="14D33725">
          <v:shape id="_x0000_s1264" type="#_x0000_t136" style="position:absolute;left:0;text-align:left;margin-left:214.6pt;margin-top:41.85pt;width:126.05pt;height:11.05pt;rotation:16;z-index:1528;mso-position-horizontal-relative:page;mso-position-vertical-relative:text" fillcolor="black" stroked="f">
            <o:extrusion v:ext="view" autorotationcenter="t"/>
            <v:textpath style="font-family:&quot;&amp;quot&quot;;font-size:11pt;v-text-kern:t;mso-text-shadow:auto" string="“Query/Adjust/Rep“ command"/>
            <w10:wrap anchorx="page"/>
          </v:shape>
        </w:pict>
      </w:r>
      <w:r w:rsidR="00E142A3">
        <w:rPr>
          <w:rFonts w:ascii="Calibri"/>
          <w:w w:val="95"/>
        </w:rPr>
        <w:t>Switch</w:t>
      </w:r>
      <w:r w:rsidR="00E142A3">
        <w:rPr>
          <w:rFonts w:ascii="Calibri"/>
          <w:spacing w:val="-26"/>
          <w:w w:val="95"/>
        </w:rPr>
        <w:t xml:space="preserve"> </w:t>
      </w:r>
      <w:r w:rsidR="00E142A3">
        <w:rPr>
          <w:rFonts w:ascii="Calibri"/>
          <w:w w:val="95"/>
        </w:rPr>
        <w:t>all</w:t>
      </w:r>
      <w:r w:rsidR="00E142A3">
        <w:rPr>
          <w:rFonts w:ascii="Calibri"/>
          <w:spacing w:val="-26"/>
          <w:w w:val="95"/>
        </w:rPr>
        <w:t xml:space="preserve"> </w:t>
      </w:r>
      <w:r w:rsidR="00E142A3">
        <w:rPr>
          <w:rFonts w:ascii="Calibri"/>
          <w:w w:val="95"/>
        </w:rPr>
        <w:t>the</w:t>
      </w:r>
      <w:r w:rsidR="00E142A3">
        <w:rPr>
          <w:rFonts w:ascii="Calibri"/>
          <w:spacing w:val="-26"/>
          <w:w w:val="95"/>
        </w:rPr>
        <w:t xml:space="preserve"> </w:t>
      </w:r>
      <w:r w:rsidR="00E142A3">
        <w:rPr>
          <w:rFonts w:ascii="Calibri"/>
          <w:w w:val="95"/>
        </w:rPr>
        <w:t>new</w:t>
      </w:r>
      <w:r w:rsidR="00E142A3">
        <w:rPr>
          <w:rFonts w:ascii="Calibri"/>
          <w:spacing w:val="-26"/>
          <w:w w:val="95"/>
        </w:rPr>
        <w:t xml:space="preserve"> </w:t>
      </w:r>
      <w:r w:rsidR="00E142A3">
        <w:rPr>
          <w:rFonts w:ascii="Calibri"/>
          <w:w w:val="95"/>
        </w:rPr>
        <w:t>tags to</w:t>
      </w:r>
      <w:r w:rsidR="00E142A3">
        <w:rPr>
          <w:rFonts w:ascii="Calibri"/>
          <w:spacing w:val="-27"/>
          <w:w w:val="95"/>
        </w:rPr>
        <w:t xml:space="preserve"> </w:t>
      </w:r>
      <w:r w:rsidR="00E142A3">
        <w:rPr>
          <w:rFonts w:ascii="Calibri"/>
          <w:w w:val="95"/>
        </w:rPr>
        <w:t>the</w:t>
      </w:r>
      <w:r w:rsidR="00E142A3">
        <w:rPr>
          <w:rFonts w:ascii="Calibri"/>
          <w:spacing w:val="-27"/>
          <w:w w:val="95"/>
        </w:rPr>
        <w:t xml:space="preserve"> </w:t>
      </w:r>
      <w:r w:rsidR="00E142A3">
        <w:rPr>
          <w:rFonts w:ascii="Calibri"/>
          <w:w w:val="95"/>
        </w:rPr>
        <w:t>new</w:t>
      </w:r>
      <w:r w:rsidR="00E142A3">
        <w:rPr>
          <w:rFonts w:ascii="Calibri"/>
          <w:spacing w:val="-27"/>
          <w:w w:val="95"/>
        </w:rPr>
        <w:t xml:space="preserve"> </w:t>
      </w:r>
      <w:r w:rsidR="00E142A3">
        <w:rPr>
          <w:rFonts w:ascii="Calibri"/>
          <w:w w:val="95"/>
        </w:rPr>
        <w:t>mode</w:t>
      </w:r>
    </w:p>
    <w:p w14:paraId="1230CC38" w14:textId="77777777" w:rsidR="0092676A" w:rsidRDefault="0092676A">
      <w:pPr>
        <w:pStyle w:val="BodyText"/>
        <w:rPr>
          <w:rFonts w:ascii="Calibri"/>
          <w:sz w:val="20"/>
        </w:rPr>
      </w:pPr>
    </w:p>
    <w:p w14:paraId="75172CB3" w14:textId="77777777" w:rsidR="0092676A" w:rsidRDefault="0092676A">
      <w:pPr>
        <w:pStyle w:val="BodyText"/>
        <w:rPr>
          <w:rFonts w:ascii="Calibri"/>
          <w:sz w:val="23"/>
        </w:rPr>
      </w:pPr>
    </w:p>
    <w:p w14:paraId="151ABD40" w14:textId="77777777" w:rsidR="0092676A" w:rsidRDefault="0092676A">
      <w:pPr>
        <w:rPr>
          <w:rFonts w:ascii="Calibri"/>
          <w:sz w:val="23"/>
        </w:rPr>
        <w:sectPr w:rsidR="0092676A">
          <w:pgSz w:w="11910" w:h="16840"/>
          <w:pgMar w:top="1920" w:right="1680" w:bottom="280" w:left="520" w:header="1603" w:footer="0" w:gutter="0"/>
          <w:cols w:space="720"/>
        </w:sectPr>
      </w:pPr>
    </w:p>
    <w:p w14:paraId="3DDAFB38" w14:textId="77777777" w:rsidR="0092676A" w:rsidRDefault="0092676A">
      <w:pPr>
        <w:pStyle w:val="BodyText"/>
        <w:rPr>
          <w:rFonts w:ascii="Calibri"/>
          <w:sz w:val="22"/>
        </w:rPr>
      </w:pPr>
    </w:p>
    <w:p w14:paraId="14E46B50" w14:textId="77777777" w:rsidR="0092676A" w:rsidRDefault="0092676A">
      <w:pPr>
        <w:pStyle w:val="BodyText"/>
        <w:spacing w:before="4"/>
        <w:rPr>
          <w:rFonts w:ascii="Calibri"/>
          <w:sz w:val="30"/>
        </w:rPr>
      </w:pPr>
    </w:p>
    <w:p w14:paraId="19F598FB" w14:textId="77777777" w:rsidR="0092676A" w:rsidRDefault="00E142A3">
      <w:pPr>
        <w:ind w:left="1523" w:right="-17"/>
        <w:rPr>
          <w:rFonts w:ascii="Calibri" w:hAnsi="Calibri"/>
          <w:sz w:val="14"/>
        </w:rPr>
      </w:pPr>
      <w:r>
        <w:rPr>
          <w:noProof/>
        </w:rPr>
        <w:drawing>
          <wp:anchor distT="0" distB="0" distL="0" distR="0" simplePos="0" relativeHeight="1384" behindDoc="0" locked="0" layoutInCell="1" allowOverlap="1" wp14:anchorId="05F749F5" wp14:editId="7ADCE25D">
            <wp:simplePos x="0" y="0"/>
            <wp:positionH relativeFrom="page">
              <wp:posOffset>1115804</wp:posOffset>
            </wp:positionH>
            <wp:positionV relativeFrom="paragraph">
              <wp:posOffset>68136</wp:posOffset>
            </wp:positionV>
            <wp:extent cx="47421" cy="493973"/>
            <wp:effectExtent l="0" t="0" r="0" b="0"/>
            <wp:wrapNone/>
            <wp:docPr id="21"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2.png"/>
                    <pic:cNvPicPr/>
                  </pic:nvPicPr>
                  <pic:blipFill>
                    <a:blip r:embed="rId203" cstate="print"/>
                    <a:stretch>
                      <a:fillRect/>
                    </a:stretch>
                  </pic:blipFill>
                  <pic:spPr>
                    <a:xfrm>
                      <a:off x="0" y="0"/>
                      <a:ext cx="47421" cy="493973"/>
                    </a:xfrm>
                    <a:prstGeom prst="rect">
                      <a:avLst/>
                    </a:prstGeom>
                  </pic:spPr>
                </pic:pic>
              </a:graphicData>
            </a:graphic>
          </wp:anchor>
        </w:drawing>
      </w:r>
      <w:r w:rsidR="003D49A1">
        <w:pict w14:anchorId="06E509FE">
          <v:shape id="_x0000_s1263" type="#_x0000_t136" style="position:absolute;left:0;text-align:left;margin-left:244.65pt;margin-top:-10.95pt;width:22.5pt;height:11.3pt;rotation:344;z-index:1792;mso-position-horizontal-relative:page;mso-position-vertical-relative:text" fillcolor="black" stroked="f">
            <o:extrusion v:ext="view" autorotationcenter="t"/>
            <v:textpath style="font-family:&quot;&amp;quot&quot;;font-size:11pt;v-text-kern:t;mso-text-shadow:auto" string="RN16"/>
            <w10:wrap anchorx="page"/>
          </v:shape>
        </w:pict>
      </w:r>
      <w:r w:rsidR="003D49A1">
        <w:pict w14:anchorId="1BBD00A9">
          <v:shape id="_x0000_s1262" type="#_x0000_t136" style="position:absolute;left:0;text-align:left;margin-left:267.05pt;margin-top:-9.5pt;width:13.45pt;height:7.2pt;rotation:344;z-index:1816;mso-position-horizontal-relative:page;mso-position-vertical-relative:text" fillcolor="black" stroked="f">
            <o:extrusion v:ext="view" autorotationcenter="t"/>
            <v:textpath style="font-family:&quot;&amp;quot&quot;;font-size:7pt;v-text-kern:t;mso-text-shadow:auto" string="1,2,3"/>
            <w10:wrap anchorx="page"/>
          </v:shape>
        </w:pict>
      </w:r>
      <w:r w:rsidR="003D49A1">
        <w:pict w14:anchorId="3CCF0D64">
          <v:shape id="_x0000_s1261" type="#_x0000_t136" style="position:absolute;left:0;text-align:left;margin-left:251.05pt;margin-top:79.55pt;width:15.9pt;height:11.2pt;rotation:344;z-index:1840;mso-position-horizontal-relative:page;mso-position-vertical-relative:text" fillcolor="black" stroked="f">
            <o:extrusion v:ext="view" autorotationcenter="t"/>
            <v:textpath style="font-family:&quot;&amp;quot&quot;;font-size:11pt;v-text-kern:t;mso-text-shadow:auto" string="EPC"/>
            <w10:wrap anchorx="page"/>
          </v:shape>
        </w:pict>
      </w:r>
      <w:r>
        <w:rPr>
          <w:rFonts w:ascii="Calibri" w:hAnsi="Calibri"/>
          <w:w w:val="95"/>
        </w:rPr>
        <w:t>Resolves</w:t>
      </w:r>
      <w:r>
        <w:rPr>
          <w:rFonts w:ascii="Calibri" w:hAnsi="Calibri"/>
          <w:spacing w:val="-32"/>
          <w:w w:val="95"/>
        </w:rPr>
        <w:t xml:space="preserve"> </w:t>
      </w:r>
      <w:r>
        <w:rPr>
          <w:rFonts w:ascii="Calibri" w:hAnsi="Calibri"/>
          <w:w w:val="95"/>
        </w:rPr>
        <w:t>the</w:t>
      </w:r>
      <w:r>
        <w:rPr>
          <w:rFonts w:ascii="Calibri" w:hAnsi="Calibri"/>
          <w:spacing w:val="-33"/>
          <w:w w:val="95"/>
        </w:rPr>
        <w:t xml:space="preserve"> </w:t>
      </w:r>
      <w:r>
        <w:rPr>
          <w:rFonts w:ascii="Calibri" w:hAnsi="Calibri"/>
          <w:w w:val="95"/>
        </w:rPr>
        <w:t>3</w:t>
      </w:r>
      <w:r>
        <w:rPr>
          <w:rFonts w:ascii="Calibri" w:hAnsi="Calibri"/>
          <w:spacing w:val="-32"/>
          <w:w w:val="95"/>
        </w:rPr>
        <w:t xml:space="preserve"> </w:t>
      </w:r>
      <w:r>
        <w:rPr>
          <w:rFonts w:ascii="Calibri" w:hAnsi="Calibri"/>
          <w:w w:val="95"/>
        </w:rPr>
        <w:t xml:space="preserve">RN16s </w:t>
      </w:r>
      <w:r>
        <w:rPr>
          <w:rFonts w:ascii="Calibri" w:hAnsi="Calibri"/>
        </w:rPr>
        <w:t xml:space="preserve">Replies Counter=3 Sends “ACK“ </w:t>
      </w:r>
      <w:r>
        <w:rPr>
          <w:rFonts w:ascii="Calibri" w:hAnsi="Calibri"/>
          <w:w w:val="90"/>
        </w:rPr>
        <w:t>command to</w:t>
      </w:r>
      <w:r>
        <w:rPr>
          <w:rFonts w:ascii="Calibri" w:hAnsi="Calibri"/>
          <w:spacing w:val="-5"/>
          <w:w w:val="90"/>
        </w:rPr>
        <w:t xml:space="preserve"> </w:t>
      </w:r>
      <w:r>
        <w:rPr>
          <w:rFonts w:ascii="Calibri" w:hAnsi="Calibri"/>
          <w:w w:val="90"/>
        </w:rPr>
        <w:t>tag</w:t>
      </w:r>
      <w:r>
        <w:rPr>
          <w:rFonts w:ascii="Calibri" w:hAnsi="Calibri"/>
          <w:w w:val="90"/>
          <w:position w:val="-2"/>
          <w:sz w:val="14"/>
        </w:rPr>
        <w:t>1</w:t>
      </w:r>
    </w:p>
    <w:p w14:paraId="7DFAA282" w14:textId="77777777" w:rsidR="0092676A" w:rsidRDefault="0092676A">
      <w:pPr>
        <w:pStyle w:val="BodyText"/>
        <w:rPr>
          <w:rFonts w:ascii="Calibri"/>
          <w:sz w:val="22"/>
        </w:rPr>
      </w:pPr>
    </w:p>
    <w:p w14:paraId="13394074" w14:textId="77777777" w:rsidR="0092676A" w:rsidRDefault="0092676A">
      <w:pPr>
        <w:pStyle w:val="BodyText"/>
        <w:rPr>
          <w:rFonts w:ascii="Calibri"/>
          <w:sz w:val="22"/>
        </w:rPr>
      </w:pPr>
    </w:p>
    <w:p w14:paraId="166A52EC" w14:textId="77777777" w:rsidR="0092676A" w:rsidRDefault="0092676A">
      <w:pPr>
        <w:pStyle w:val="BodyText"/>
        <w:rPr>
          <w:rFonts w:ascii="Calibri"/>
          <w:sz w:val="22"/>
        </w:rPr>
      </w:pPr>
    </w:p>
    <w:p w14:paraId="07FBE4BB" w14:textId="77777777" w:rsidR="0092676A" w:rsidRDefault="0092676A">
      <w:pPr>
        <w:pStyle w:val="BodyText"/>
        <w:spacing w:before="6"/>
        <w:rPr>
          <w:rFonts w:ascii="Calibri"/>
          <w:sz w:val="23"/>
        </w:rPr>
      </w:pPr>
    </w:p>
    <w:p w14:paraId="658287DD" w14:textId="77777777" w:rsidR="0092676A" w:rsidRDefault="003D49A1">
      <w:pPr>
        <w:spacing w:line="96" w:lineRule="auto"/>
        <w:ind w:left="1258" w:right="209" w:firstLine="286"/>
        <w:rPr>
          <w:rFonts w:ascii="Calibri" w:hAnsi="Calibri"/>
        </w:rPr>
      </w:pPr>
      <w:r>
        <w:pict w14:anchorId="6E417F6E">
          <v:shape id="_x0000_s1260" type="#_x0000_t136" style="position:absolute;left:0;text-align:left;margin-left:267.15pt;margin-top:-25.55pt;width:3.65pt;height:7.25pt;rotation:344;z-index:1864;mso-position-horizontal-relative:page" fillcolor="black" stroked="f">
            <o:extrusion v:ext="view" autorotationcenter="t"/>
            <v:textpath style="font-family:&quot;&amp;quot&quot;;font-size:7pt;v-text-kern:t;mso-text-shadow:auto" string="1"/>
            <w10:wrap anchorx="page"/>
          </v:shape>
        </w:pict>
      </w:r>
      <w:r w:rsidR="00E142A3">
        <w:rPr>
          <w:rFonts w:ascii="Calibri" w:hAnsi="Calibri"/>
          <w:w w:val="90"/>
        </w:rPr>
        <w:t>Replies</w:t>
      </w:r>
      <w:r w:rsidR="00E142A3">
        <w:rPr>
          <w:rFonts w:ascii="Calibri" w:hAnsi="Calibri"/>
          <w:spacing w:val="-5"/>
          <w:w w:val="90"/>
        </w:rPr>
        <w:t xml:space="preserve"> </w:t>
      </w:r>
      <w:r w:rsidR="00E142A3">
        <w:rPr>
          <w:rFonts w:ascii="Calibri" w:hAnsi="Calibri"/>
          <w:w w:val="90"/>
        </w:rPr>
        <w:t>Counter=2</w:t>
      </w:r>
      <w:r w:rsidR="00E142A3">
        <w:rPr>
          <w:rFonts w:ascii="Calibri" w:hAnsi="Calibri"/>
          <w:w w:val="89"/>
        </w:rPr>
        <w:t xml:space="preserve"> </w:t>
      </w:r>
      <w:r w:rsidR="00E142A3">
        <w:rPr>
          <w:rFonts w:ascii="Calibri" w:hAnsi="Calibri"/>
          <w:noProof/>
          <w:w w:val="89"/>
          <w:position w:val="-13"/>
        </w:rPr>
        <w:drawing>
          <wp:inline distT="0" distB="0" distL="0" distR="0" wp14:anchorId="61C29173" wp14:editId="0052D79A">
            <wp:extent cx="47421" cy="322238"/>
            <wp:effectExtent l="0" t="0" r="0" b="0"/>
            <wp:docPr id="23"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3.png"/>
                    <pic:cNvPicPr/>
                  </pic:nvPicPr>
                  <pic:blipFill>
                    <a:blip r:embed="rId204" cstate="print"/>
                    <a:stretch>
                      <a:fillRect/>
                    </a:stretch>
                  </pic:blipFill>
                  <pic:spPr>
                    <a:xfrm>
                      <a:off x="0" y="0"/>
                      <a:ext cx="47421" cy="322238"/>
                    </a:xfrm>
                    <a:prstGeom prst="rect">
                      <a:avLst/>
                    </a:prstGeom>
                  </pic:spPr>
                </pic:pic>
              </a:graphicData>
            </a:graphic>
          </wp:inline>
        </w:drawing>
      </w:r>
      <w:r w:rsidR="00E142A3">
        <w:rPr>
          <w:rFonts w:ascii="Times New Roman" w:hAnsi="Times New Roman"/>
          <w:w w:val="89"/>
        </w:rPr>
        <w:t xml:space="preserve">   </w:t>
      </w:r>
      <w:r w:rsidR="00E142A3">
        <w:rPr>
          <w:rFonts w:ascii="Times New Roman" w:hAnsi="Times New Roman"/>
          <w:spacing w:val="-9"/>
          <w:w w:val="89"/>
        </w:rPr>
        <w:t xml:space="preserve"> </w:t>
      </w:r>
      <w:r w:rsidR="00E142A3">
        <w:rPr>
          <w:rFonts w:ascii="Calibri" w:hAnsi="Calibri"/>
          <w:w w:val="90"/>
        </w:rPr>
        <w:t>Sends</w:t>
      </w:r>
      <w:r w:rsidR="00E142A3">
        <w:rPr>
          <w:rFonts w:ascii="Calibri" w:hAnsi="Calibri"/>
          <w:spacing w:val="-3"/>
          <w:w w:val="90"/>
        </w:rPr>
        <w:t xml:space="preserve"> </w:t>
      </w:r>
      <w:r w:rsidR="00E142A3">
        <w:rPr>
          <w:rFonts w:ascii="Calibri" w:hAnsi="Calibri"/>
          <w:w w:val="90"/>
        </w:rPr>
        <w:t>“ACK“</w:t>
      </w:r>
    </w:p>
    <w:p w14:paraId="5BA31063" w14:textId="77777777" w:rsidR="0092676A" w:rsidRDefault="003D49A1">
      <w:pPr>
        <w:spacing w:before="3"/>
        <w:ind w:left="1544"/>
        <w:rPr>
          <w:rFonts w:ascii="Calibri"/>
          <w:sz w:val="14"/>
        </w:rPr>
      </w:pPr>
      <w:r>
        <w:pict w14:anchorId="0525D4DD">
          <v:shape id="_x0000_s1259" type="#_x0000_t136" style="position:absolute;left:0;text-align:left;margin-left:302.95pt;margin-top:22.25pt;width:3.65pt;height:7.25pt;rotation:16;z-index:1648;mso-position-horizontal-relative:page" fillcolor="black" stroked="f">
            <o:extrusion v:ext="view" autorotationcenter="t"/>
            <v:textpath style="font-family:&quot;&amp;quot&quot;;font-size:7pt;v-text-kern:t;mso-text-shadow:auto" string="2"/>
            <w10:wrap anchorx="page"/>
          </v:shape>
        </w:pict>
      </w:r>
      <w:r>
        <w:pict w14:anchorId="1763D252">
          <v:shape id="_x0000_s1258" type="#_x0000_t136" style="position:absolute;left:0;text-align:left;margin-left:306.35pt;margin-top:19.9pt;width:3.55pt;height:11.05pt;rotation:16;z-index:1672;mso-position-horizontal-relative:page" fillcolor="black" stroked="f">
            <o:extrusion v:ext="view" autorotationcenter="t"/>
            <v:textpath style="font-family:&quot;&amp;quot&quot;;font-size:11pt;v-text-kern:t;mso-text-shadow:auto" string=")"/>
            <w10:wrap anchorx="page"/>
          </v:shape>
        </w:pict>
      </w:r>
      <w:r w:rsidR="00E142A3">
        <w:rPr>
          <w:rFonts w:ascii="Calibri"/>
          <w:w w:val="90"/>
        </w:rPr>
        <w:t>command to tag</w:t>
      </w:r>
      <w:r w:rsidR="00E142A3">
        <w:rPr>
          <w:rFonts w:ascii="Calibri"/>
          <w:w w:val="90"/>
          <w:position w:val="-2"/>
          <w:sz w:val="14"/>
        </w:rPr>
        <w:t>2</w:t>
      </w:r>
    </w:p>
    <w:p w14:paraId="19B87D69" w14:textId="77777777" w:rsidR="0092676A" w:rsidRDefault="00E142A3">
      <w:pPr>
        <w:spacing w:before="67"/>
        <w:ind w:left="1197" w:right="1455"/>
        <w:jc w:val="center"/>
        <w:rPr>
          <w:rFonts w:ascii="Calibri" w:hAnsi="Calibri"/>
        </w:rPr>
      </w:pPr>
      <w:r>
        <w:br w:type="column"/>
      </w:r>
      <w:r>
        <w:rPr>
          <w:rFonts w:ascii="Calibri" w:hAnsi="Calibri"/>
          <w:w w:val="95"/>
        </w:rPr>
        <w:t xml:space="preserve">3 tags collided slots </w:t>
      </w:r>
      <w:r>
        <w:rPr>
          <w:rFonts w:ascii="Calibri" w:hAnsi="Calibri"/>
          <w:w w:val="90"/>
        </w:rPr>
        <w:t>“Reply“ state</w:t>
      </w:r>
    </w:p>
    <w:p w14:paraId="55AFD7A5" w14:textId="77777777" w:rsidR="0092676A" w:rsidRDefault="0092676A">
      <w:pPr>
        <w:pStyle w:val="BodyText"/>
        <w:rPr>
          <w:rFonts w:ascii="Calibri"/>
          <w:sz w:val="22"/>
        </w:rPr>
      </w:pPr>
    </w:p>
    <w:p w14:paraId="55F0BF1D" w14:textId="77777777" w:rsidR="0092676A" w:rsidRDefault="0092676A">
      <w:pPr>
        <w:pStyle w:val="BodyText"/>
        <w:rPr>
          <w:rFonts w:ascii="Calibri"/>
          <w:sz w:val="22"/>
        </w:rPr>
      </w:pPr>
    </w:p>
    <w:p w14:paraId="0FE0A423" w14:textId="77777777" w:rsidR="0092676A" w:rsidRDefault="0092676A">
      <w:pPr>
        <w:pStyle w:val="BodyText"/>
        <w:rPr>
          <w:rFonts w:ascii="Calibri"/>
          <w:sz w:val="22"/>
        </w:rPr>
      </w:pPr>
    </w:p>
    <w:p w14:paraId="38059C12" w14:textId="77777777" w:rsidR="0092676A" w:rsidRDefault="0092676A">
      <w:pPr>
        <w:pStyle w:val="BodyText"/>
        <w:spacing w:before="12"/>
        <w:rPr>
          <w:rFonts w:ascii="Calibri"/>
          <w:sz w:val="28"/>
        </w:rPr>
      </w:pPr>
    </w:p>
    <w:p w14:paraId="4A4131B6" w14:textId="77777777" w:rsidR="0092676A" w:rsidRDefault="00E142A3">
      <w:pPr>
        <w:spacing w:line="270" w:lineRule="exact"/>
        <w:ind w:left="1565"/>
        <w:rPr>
          <w:rFonts w:ascii="Calibri" w:hAnsi="Calibri"/>
          <w:sz w:val="14"/>
        </w:rPr>
      </w:pPr>
      <w:r>
        <w:rPr>
          <w:noProof/>
        </w:rPr>
        <w:drawing>
          <wp:anchor distT="0" distB="0" distL="0" distR="0" simplePos="0" relativeHeight="1408" behindDoc="0" locked="0" layoutInCell="1" allowOverlap="1" wp14:anchorId="6B883FD5" wp14:editId="6505B032">
            <wp:simplePos x="0" y="0"/>
            <wp:positionH relativeFrom="page">
              <wp:posOffset>4572417</wp:posOffset>
            </wp:positionH>
            <wp:positionV relativeFrom="paragraph">
              <wp:posOffset>72298</wp:posOffset>
            </wp:positionV>
            <wp:extent cx="47421" cy="494376"/>
            <wp:effectExtent l="0" t="0" r="0" b="0"/>
            <wp:wrapNone/>
            <wp:docPr id="25"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4.png"/>
                    <pic:cNvPicPr/>
                  </pic:nvPicPr>
                  <pic:blipFill>
                    <a:blip r:embed="rId205" cstate="print"/>
                    <a:stretch>
                      <a:fillRect/>
                    </a:stretch>
                  </pic:blipFill>
                  <pic:spPr>
                    <a:xfrm>
                      <a:off x="0" y="0"/>
                      <a:ext cx="47421" cy="494376"/>
                    </a:xfrm>
                    <a:prstGeom prst="rect">
                      <a:avLst/>
                    </a:prstGeom>
                  </pic:spPr>
                </pic:pic>
              </a:graphicData>
            </a:graphic>
          </wp:anchor>
        </w:drawing>
      </w:r>
      <w:r w:rsidR="003D49A1">
        <w:pict w14:anchorId="26456048">
          <v:shape id="_x0000_s1257" type="#_x0000_t136" style="position:absolute;left:0;text-align:left;margin-left:260.5pt;margin-top:-19.5pt;width:41.8pt;height:11.55pt;rotation:16;z-index:1552;mso-position-horizontal-relative:page;mso-position-vertical-relative:text" fillcolor="black" stroked="f">
            <o:extrusion v:ext="view" autorotationcenter="t"/>
            <v:textpath style="font-family:&quot;&amp;quot&quot;;font-size:11pt;v-text-kern:t;mso-text-shadow:auto" string="ACK(RN16"/>
            <w10:wrap anchorx="page"/>
          </v:shape>
        </w:pict>
      </w:r>
      <w:r w:rsidR="003D49A1">
        <w:pict w14:anchorId="4E8B7622">
          <v:shape id="_x0000_s1256" type="#_x0000_t136" style="position:absolute;left:0;text-align:left;margin-left:300.65pt;margin-top:-9.55pt;width:3.65pt;height:7.25pt;rotation:16;z-index:1576;mso-position-horizontal-relative:page;mso-position-vertical-relative:text" fillcolor="black" stroked="f">
            <o:extrusion v:ext="view" autorotationcenter="t"/>
            <v:textpath style="font-family:&quot;&amp;quot&quot;;font-size:7pt;v-text-kern:t;mso-text-shadow:auto" string="1"/>
            <w10:wrap anchorx="page"/>
          </v:shape>
        </w:pict>
      </w:r>
      <w:r w:rsidR="003D49A1">
        <w:pict w14:anchorId="573FD73C">
          <v:shape id="_x0000_s1255" type="#_x0000_t136" style="position:absolute;left:0;text-align:left;margin-left:304pt;margin-top:-11.9pt;width:3.55pt;height:11.05pt;rotation:16;z-index:1600;mso-position-horizontal-relative:page;mso-position-vertical-relative:text" fillcolor="black" stroked="f">
            <o:extrusion v:ext="view" autorotationcenter="t"/>
            <v:textpath style="font-family:&quot;&amp;quot&quot;;font-size:11pt;v-text-kern:t;mso-text-shadow:auto" string=")"/>
            <w10:wrap anchorx="page"/>
          </v:shape>
        </w:pict>
      </w:r>
      <w:r>
        <w:rPr>
          <w:rFonts w:ascii="Calibri" w:hAnsi="Calibri"/>
          <w:w w:val="90"/>
        </w:rPr>
        <w:t>Tag</w:t>
      </w:r>
      <w:r>
        <w:rPr>
          <w:rFonts w:ascii="Calibri" w:hAnsi="Calibri"/>
          <w:w w:val="90"/>
          <w:position w:val="-2"/>
          <w:sz w:val="14"/>
        </w:rPr>
        <w:t xml:space="preserve">1 </w:t>
      </w:r>
      <w:r>
        <w:rPr>
          <w:rFonts w:ascii="Calibri" w:hAnsi="Calibri"/>
          <w:w w:val="90"/>
        </w:rPr>
        <w:t xml:space="preserve">is in “Acknowledged“ state </w:t>
      </w:r>
      <w:r>
        <w:rPr>
          <w:rFonts w:ascii="Calibri" w:hAnsi="Calibri"/>
          <w:w w:val="95"/>
        </w:rPr>
        <w:t>Tag</w:t>
      </w:r>
      <w:r>
        <w:rPr>
          <w:rFonts w:ascii="Calibri" w:hAnsi="Calibri"/>
          <w:w w:val="95"/>
          <w:position w:val="-2"/>
          <w:sz w:val="14"/>
        </w:rPr>
        <w:t xml:space="preserve">1 </w:t>
      </w:r>
      <w:r w:rsidR="00727832">
        <w:rPr>
          <w:rFonts w:ascii="Calibri" w:hAnsi="Calibri"/>
          <w:w w:val="95"/>
        </w:rPr>
        <w:t>replies with its</w:t>
      </w:r>
      <w:r>
        <w:rPr>
          <w:rFonts w:ascii="Calibri" w:hAnsi="Calibri"/>
          <w:w w:val="95"/>
        </w:rPr>
        <w:t xml:space="preserve"> EPC</w:t>
      </w:r>
      <w:r>
        <w:rPr>
          <w:rFonts w:ascii="Calibri" w:hAnsi="Calibri"/>
          <w:w w:val="95"/>
          <w:position w:val="-2"/>
          <w:sz w:val="14"/>
        </w:rPr>
        <w:t>1</w:t>
      </w:r>
    </w:p>
    <w:p w14:paraId="421CDE6C" w14:textId="77777777" w:rsidR="0092676A" w:rsidRDefault="00E142A3">
      <w:pPr>
        <w:spacing w:before="6"/>
        <w:ind w:left="1565"/>
        <w:rPr>
          <w:rFonts w:ascii="Calibri" w:hAnsi="Calibri"/>
        </w:rPr>
      </w:pPr>
      <w:r>
        <w:rPr>
          <w:rFonts w:ascii="Calibri" w:hAnsi="Calibri"/>
          <w:w w:val="90"/>
        </w:rPr>
        <w:t>Tag</w:t>
      </w:r>
      <w:r>
        <w:rPr>
          <w:rFonts w:ascii="Calibri" w:hAnsi="Calibri"/>
          <w:w w:val="90"/>
          <w:position w:val="-2"/>
          <w:sz w:val="14"/>
        </w:rPr>
        <w:t xml:space="preserve">2,3  </w:t>
      </w:r>
      <w:r>
        <w:rPr>
          <w:rFonts w:ascii="Calibri" w:hAnsi="Calibri"/>
          <w:w w:val="90"/>
        </w:rPr>
        <w:t>are in “Waiting “state</w:t>
      </w:r>
    </w:p>
    <w:p w14:paraId="688D9DC3" w14:textId="77777777" w:rsidR="0092676A" w:rsidRDefault="0092676A">
      <w:pPr>
        <w:rPr>
          <w:rFonts w:ascii="Calibri" w:hAnsi="Calibri"/>
        </w:rPr>
        <w:sectPr w:rsidR="0092676A">
          <w:type w:val="continuous"/>
          <w:pgSz w:w="11910" w:h="16840"/>
          <w:pgMar w:top="1580" w:right="1680" w:bottom="280" w:left="520" w:header="720" w:footer="720" w:gutter="0"/>
          <w:cols w:num="2" w:space="720" w:equalWidth="0">
            <w:col w:w="3241" w:space="2161"/>
            <w:col w:w="4308"/>
          </w:cols>
        </w:sectPr>
      </w:pPr>
    </w:p>
    <w:p w14:paraId="1BEA3B73" w14:textId="77777777" w:rsidR="0092676A" w:rsidRDefault="0092676A">
      <w:pPr>
        <w:pStyle w:val="BodyText"/>
        <w:rPr>
          <w:rFonts w:ascii="Calibri"/>
          <w:sz w:val="20"/>
        </w:rPr>
      </w:pPr>
    </w:p>
    <w:p w14:paraId="03F77D0D" w14:textId="77777777" w:rsidR="0092676A" w:rsidRDefault="0092676A">
      <w:pPr>
        <w:rPr>
          <w:rFonts w:ascii="Calibri"/>
          <w:sz w:val="20"/>
        </w:rPr>
        <w:sectPr w:rsidR="0092676A">
          <w:type w:val="continuous"/>
          <w:pgSz w:w="11910" w:h="16840"/>
          <w:pgMar w:top="1580" w:right="1680" w:bottom="280" w:left="520" w:header="720" w:footer="720" w:gutter="0"/>
          <w:cols w:space="720"/>
        </w:sectPr>
      </w:pPr>
    </w:p>
    <w:p w14:paraId="48852022" w14:textId="77777777" w:rsidR="0092676A" w:rsidRDefault="0092676A">
      <w:pPr>
        <w:pStyle w:val="BodyText"/>
        <w:rPr>
          <w:rFonts w:ascii="Calibri"/>
          <w:sz w:val="50"/>
        </w:rPr>
      </w:pPr>
    </w:p>
    <w:p w14:paraId="362E8BF9" w14:textId="77777777" w:rsidR="0092676A" w:rsidRDefault="0092676A">
      <w:pPr>
        <w:pStyle w:val="BodyText"/>
        <w:spacing w:before="2"/>
        <w:rPr>
          <w:rFonts w:ascii="Calibri"/>
          <w:sz w:val="39"/>
        </w:rPr>
      </w:pPr>
    </w:p>
    <w:p w14:paraId="32BC9E35" w14:textId="77777777" w:rsidR="0092676A" w:rsidRDefault="003D49A1">
      <w:pPr>
        <w:spacing w:line="96" w:lineRule="auto"/>
        <w:ind w:left="1258" w:right="-13" w:firstLine="286"/>
        <w:rPr>
          <w:rFonts w:ascii="Calibri" w:hAnsi="Calibri"/>
        </w:rPr>
      </w:pPr>
      <w:r>
        <w:pict w14:anchorId="4730ED51">
          <v:shape id="_x0000_s1254" type="#_x0000_t136" style="position:absolute;left:0;text-align:left;margin-left:254.3pt;margin-top:-22.85pt;width:15.85pt;height:11.2pt;rotation:344;z-index:1888;mso-position-horizontal-relative:page" fillcolor="black" stroked="f">
            <o:extrusion v:ext="view" autorotationcenter="t"/>
            <v:textpath style="font-family:&quot;&amp;quot&quot;;font-size:11pt;v-text-kern:t;mso-text-shadow:auto" string="EPC"/>
            <w10:wrap anchorx="page"/>
          </v:shape>
        </w:pict>
      </w:r>
      <w:r>
        <w:pict w14:anchorId="3B0D1212">
          <v:shape id="_x0000_s1253" type="#_x0000_t136" style="position:absolute;left:0;text-align:left;margin-left:270.4pt;margin-top:-19.05pt;width:3.65pt;height:7.25pt;rotation:344;z-index:1912;mso-position-horizontal-relative:page" fillcolor="black" stroked="f">
            <o:extrusion v:ext="view" autorotationcenter="t"/>
            <v:textpath style="font-family:&quot;&amp;quot&quot;;font-size:7pt;v-text-kern:t;mso-text-shadow:auto" string="2"/>
            <w10:wrap anchorx="page"/>
          </v:shape>
        </w:pict>
      </w:r>
      <w:r w:rsidR="00E142A3">
        <w:rPr>
          <w:rFonts w:ascii="Calibri" w:hAnsi="Calibri"/>
          <w:w w:val="90"/>
        </w:rPr>
        <w:t>Replies</w:t>
      </w:r>
      <w:r w:rsidR="00E142A3">
        <w:rPr>
          <w:rFonts w:ascii="Calibri" w:hAnsi="Calibri"/>
          <w:spacing w:val="-5"/>
          <w:w w:val="90"/>
        </w:rPr>
        <w:t xml:space="preserve"> </w:t>
      </w:r>
      <w:r w:rsidR="00E142A3">
        <w:rPr>
          <w:rFonts w:ascii="Calibri" w:hAnsi="Calibri"/>
          <w:w w:val="90"/>
        </w:rPr>
        <w:t>Counter=1</w:t>
      </w:r>
      <w:r w:rsidR="00E142A3">
        <w:rPr>
          <w:rFonts w:ascii="Calibri" w:hAnsi="Calibri"/>
          <w:w w:val="89"/>
        </w:rPr>
        <w:t xml:space="preserve"> </w:t>
      </w:r>
      <w:r w:rsidR="00E142A3">
        <w:rPr>
          <w:rFonts w:ascii="Calibri" w:hAnsi="Calibri"/>
          <w:noProof/>
          <w:w w:val="89"/>
          <w:position w:val="-13"/>
        </w:rPr>
        <w:drawing>
          <wp:inline distT="0" distB="0" distL="0" distR="0" wp14:anchorId="7F7B079D" wp14:editId="2DE01264">
            <wp:extent cx="47421" cy="322657"/>
            <wp:effectExtent l="0" t="0" r="0" b="0"/>
            <wp:docPr id="27"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5.png"/>
                    <pic:cNvPicPr/>
                  </pic:nvPicPr>
                  <pic:blipFill>
                    <a:blip r:embed="rId206" cstate="print"/>
                    <a:stretch>
                      <a:fillRect/>
                    </a:stretch>
                  </pic:blipFill>
                  <pic:spPr>
                    <a:xfrm>
                      <a:off x="0" y="0"/>
                      <a:ext cx="47421" cy="322657"/>
                    </a:xfrm>
                    <a:prstGeom prst="rect">
                      <a:avLst/>
                    </a:prstGeom>
                  </pic:spPr>
                </pic:pic>
              </a:graphicData>
            </a:graphic>
          </wp:inline>
        </w:drawing>
      </w:r>
      <w:r w:rsidR="00E142A3">
        <w:rPr>
          <w:rFonts w:ascii="Times New Roman" w:hAnsi="Times New Roman"/>
          <w:w w:val="89"/>
        </w:rPr>
        <w:t xml:space="preserve">   </w:t>
      </w:r>
      <w:r w:rsidR="00E142A3">
        <w:rPr>
          <w:rFonts w:ascii="Times New Roman" w:hAnsi="Times New Roman"/>
          <w:spacing w:val="-9"/>
          <w:w w:val="89"/>
        </w:rPr>
        <w:t xml:space="preserve"> </w:t>
      </w:r>
      <w:r w:rsidR="00E142A3">
        <w:rPr>
          <w:rFonts w:ascii="Calibri" w:hAnsi="Calibri"/>
          <w:w w:val="95"/>
        </w:rPr>
        <w:t>Sends</w:t>
      </w:r>
      <w:r w:rsidR="00E142A3">
        <w:rPr>
          <w:rFonts w:ascii="Calibri" w:hAnsi="Calibri"/>
          <w:spacing w:val="-14"/>
          <w:w w:val="95"/>
        </w:rPr>
        <w:t xml:space="preserve"> </w:t>
      </w:r>
      <w:r w:rsidR="00E142A3">
        <w:rPr>
          <w:rFonts w:ascii="Calibri" w:hAnsi="Calibri"/>
          <w:w w:val="95"/>
        </w:rPr>
        <w:t>“ACK“</w:t>
      </w:r>
    </w:p>
    <w:p w14:paraId="090E2D6D" w14:textId="77777777" w:rsidR="0092676A" w:rsidRDefault="003D49A1">
      <w:pPr>
        <w:spacing w:before="3"/>
        <w:ind w:left="1544"/>
        <w:rPr>
          <w:rFonts w:ascii="Calibri"/>
          <w:sz w:val="14"/>
        </w:rPr>
      </w:pPr>
      <w:r>
        <w:pict w14:anchorId="082E3FA7">
          <v:shape id="_x0000_s1252" type="#_x0000_t136" style="position:absolute;left:0;text-align:left;margin-left:262.85pt;margin-top:16.2pt;width:41.8pt;height:11.55pt;rotation:16;z-index:1696;mso-position-horizontal-relative:page" fillcolor="black" stroked="f">
            <o:extrusion v:ext="view" autorotationcenter="t"/>
            <v:textpath style="font-family:&quot;&amp;quot&quot;;font-size:11pt;v-text-kern:t;mso-text-shadow:auto" string="ACK(RN16"/>
            <w10:wrap anchorx="page"/>
          </v:shape>
        </w:pict>
      </w:r>
      <w:r>
        <w:pict w14:anchorId="714C9B6B">
          <v:shape id="_x0000_s1251" type="#_x0000_t136" style="position:absolute;left:0;text-align:left;margin-left:302.95pt;margin-top:26.15pt;width:3.65pt;height:7.25pt;rotation:16;z-index:1720;mso-position-horizontal-relative:page" fillcolor="black" stroked="f">
            <o:extrusion v:ext="view" autorotationcenter="t"/>
            <v:textpath style="font-family:&quot;&amp;quot&quot;;font-size:7pt;v-text-kern:t;mso-text-shadow:auto" string="3"/>
            <w10:wrap anchorx="page"/>
          </v:shape>
        </w:pict>
      </w:r>
      <w:r>
        <w:pict w14:anchorId="22F34917">
          <v:shape id="_x0000_s1250" type="#_x0000_t136" style="position:absolute;left:0;text-align:left;margin-left:306.35pt;margin-top:23.8pt;width:3.55pt;height:11.05pt;rotation:16;z-index:1744;mso-position-horizontal-relative:page" fillcolor="black" stroked="f">
            <o:extrusion v:ext="view" autorotationcenter="t"/>
            <v:textpath style="font-family:&quot;&amp;quot&quot;;font-size:11pt;v-text-kern:t;mso-text-shadow:auto" string=")"/>
            <w10:wrap anchorx="page"/>
          </v:shape>
        </w:pict>
      </w:r>
      <w:r w:rsidR="00E142A3">
        <w:rPr>
          <w:rFonts w:ascii="Calibri"/>
          <w:w w:val="90"/>
        </w:rPr>
        <w:t>command to tag</w:t>
      </w:r>
      <w:r w:rsidR="00E142A3">
        <w:rPr>
          <w:rFonts w:ascii="Calibri"/>
          <w:w w:val="90"/>
          <w:position w:val="-2"/>
          <w:sz w:val="14"/>
        </w:rPr>
        <w:t>3</w:t>
      </w:r>
    </w:p>
    <w:p w14:paraId="7FF15DB9" w14:textId="77777777" w:rsidR="0092676A" w:rsidRDefault="00E142A3">
      <w:pPr>
        <w:spacing w:before="188" w:line="270" w:lineRule="exact"/>
        <w:ind w:left="1544"/>
        <w:rPr>
          <w:rFonts w:ascii="Calibri" w:hAnsi="Calibri"/>
          <w:sz w:val="14"/>
        </w:rPr>
      </w:pPr>
      <w:r>
        <w:br w:type="column"/>
      </w:r>
      <w:r>
        <w:rPr>
          <w:rFonts w:ascii="Calibri" w:hAnsi="Calibri"/>
          <w:w w:val="90"/>
        </w:rPr>
        <w:t>Tag</w:t>
      </w:r>
      <w:r>
        <w:rPr>
          <w:rFonts w:ascii="Calibri" w:hAnsi="Calibri"/>
          <w:w w:val="90"/>
          <w:position w:val="-2"/>
          <w:sz w:val="14"/>
        </w:rPr>
        <w:t xml:space="preserve">2 </w:t>
      </w:r>
      <w:r>
        <w:rPr>
          <w:rFonts w:ascii="Calibri" w:hAnsi="Calibri"/>
          <w:w w:val="90"/>
        </w:rPr>
        <w:t xml:space="preserve">is in “Acknowledged“ state </w:t>
      </w:r>
      <w:r>
        <w:rPr>
          <w:rFonts w:ascii="Calibri" w:hAnsi="Calibri"/>
          <w:w w:val="95"/>
        </w:rPr>
        <w:t>Tag</w:t>
      </w:r>
      <w:r>
        <w:rPr>
          <w:rFonts w:ascii="Calibri" w:hAnsi="Calibri"/>
          <w:w w:val="95"/>
          <w:position w:val="-2"/>
          <w:sz w:val="14"/>
        </w:rPr>
        <w:t xml:space="preserve">2 </w:t>
      </w:r>
      <w:r w:rsidR="00727832">
        <w:rPr>
          <w:rFonts w:ascii="Calibri" w:hAnsi="Calibri"/>
          <w:w w:val="95"/>
        </w:rPr>
        <w:t>replies with its</w:t>
      </w:r>
      <w:r>
        <w:rPr>
          <w:rFonts w:ascii="Calibri" w:hAnsi="Calibri"/>
          <w:w w:val="95"/>
        </w:rPr>
        <w:t xml:space="preserve"> EPC</w:t>
      </w:r>
      <w:r>
        <w:rPr>
          <w:rFonts w:ascii="Calibri" w:hAnsi="Calibri"/>
          <w:w w:val="95"/>
          <w:position w:val="-2"/>
          <w:sz w:val="14"/>
        </w:rPr>
        <w:t>2</w:t>
      </w:r>
    </w:p>
    <w:p w14:paraId="69A58C13" w14:textId="77777777" w:rsidR="0092676A" w:rsidRDefault="00E142A3">
      <w:pPr>
        <w:spacing w:before="5"/>
        <w:ind w:left="1544"/>
        <w:rPr>
          <w:rFonts w:ascii="Calibri" w:hAnsi="Calibri"/>
        </w:rPr>
      </w:pPr>
      <w:r>
        <w:rPr>
          <w:noProof/>
        </w:rPr>
        <w:drawing>
          <wp:anchor distT="0" distB="0" distL="0" distR="0" simplePos="0" relativeHeight="1432" behindDoc="0" locked="0" layoutInCell="1" allowOverlap="1" wp14:anchorId="6A47BC83" wp14:editId="5D17E087">
            <wp:simplePos x="0" y="0"/>
            <wp:positionH relativeFrom="page">
              <wp:posOffset>4572417</wp:posOffset>
            </wp:positionH>
            <wp:positionV relativeFrom="paragraph">
              <wp:posOffset>-271700</wp:posOffset>
            </wp:positionV>
            <wp:extent cx="47421" cy="493958"/>
            <wp:effectExtent l="0" t="0" r="0" b="0"/>
            <wp:wrapNone/>
            <wp:docPr id="29"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6.png"/>
                    <pic:cNvPicPr/>
                  </pic:nvPicPr>
                  <pic:blipFill>
                    <a:blip r:embed="rId207" cstate="print"/>
                    <a:stretch>
                      <a:fillRect/>
                    </a:stretch>
                  </pic:blipFill>
                  <pic:spPr>
                    <a:xfrm>
                      <a:off x="0" y="0"/>
                      <a:ext cx="47421" cy="493958"/>
                    </a:xfrm>
                    <a:prstGeom prst="rect">
                      <a:avLst/>
                    </a:prstGeom>
                  </pic:spPr>
                </pic:pic>
              </a:graphicData>
            </a:graphic>
          </wp:anchor>
        </w:drawing>
      </w:r>
      <w:r w:rsidR="003D49A1">
        <w:pict w14:anchorId="780D8D4E">
          <v:shape id="_x0000_s1249" type="#_x0000_t136" style="position:absolute;left:0;text-align:left;margin-left:262.85pt;margin-top:-50.45pt;width:41.8pt;height:11.55pt;rotation:16;z-index:1624;mso-position-horizontal-relative:page;mso-position-vertical-relative:text" fillcolor="black" stroked="f">
            <o:extrusion v:ext="view" autorotationcenter="t"/>
            <v:textpath style="font-family:&quot;&amp;quot&quot;;font-size:11pt;v-text-kern:t;mso-text-shadow:auto" string="ACK(RN16"/>
            <w10:wrap anchorx="page"/>
          </v:shape>
        </w:pict>
      </w:r>
      <w:r>
        <w:rPr>
          <w:rFonts w:ascii="Calibri" w:hAnsi="Calibri"/>
          <w:w w:val="95"/>
        </w:rPr>
        <w:t>Tag</w:t>
      </w:r>
      <w:r>
        <w:rPr>
          <w:rFonts w:ascii="Calibri" w:hAnsi="Calibri"/>
          <w:w w:val="95"/>
          <w:position w:val="-2"/>
          <w:sz w:val="14"/>
        </w:rPr>
        <w:t xml:space="preserve">3 </w:t>
      </w:r>
      <w:r>
        <w:rPr>
          <w:rFonts w:ascii="Calibri" w:hAnsi="Calibri"/>
          <w:w w:val="95"/>
        </w:rPr>
        <w:t>is in “Waiting “state</w:t>
      </w:r>
    </w:p>
    <w:p w14:paraId="0EFB9723" w14:textId="77777777" w:rsidR="0092676A" w:rsidRDefault="0092676A">
      <w:pPr>
        <w:rPr>
          <w:rFonts w:ascii="Calibri" w:hAnsi="Calibri"/>
        </w:rPr>
        <w:sectPr w:rsidR="0092676A">
          <w:type w:val="continuous"/>
          <w:pgSz w:w="11910" w:h="16840"/>
          <w:pgMar w:top="1580" w:right="1680" w:bottom="280" w:left="520" w:header="720" w:footer="720" w:gutter="0"/>
          <w:cols w:num="2" w:space="720" w:equalWidth="0">
            <w:col w:w="3019" w:space="2404"/>
            <w:col w:w="4287"/>
          </w:cols>
        </w:sectPr>
      </w:pPr>
    </w:p>
    <w:p w14:paraId="64E1D235" w14:textId="77777777" w:rsidR="0092676A" w:rsidRDefault="0092676A">
      <w:pPr>
        <w:pStyle w:val="BodyText"/>
        <w:rPr>
          <w:rFonts w:ascii="Calibri"/>
          <w:sz w:val="20"/>
        </w:rPr>
      </w:pPr>
    </w:p>
    <w:p w14:paraId="464A39CF" w14:textId="77777777" w:rsidR="0092676A" w:rsidRDefault="0092676A">
      <w:pPr>
        <w:pStyle w:val="BodyText"/>
        <w:spacing w:before="12"/>
        <w:rPr>
          <w:rFonts w:ascii="Calibri"/>
          <w:sz w:val="27"/>
        </w:rPr>
      </w:pPr>
    </w:p>
    <w:p w14:paraId="28988C06" w14:textId="77777777" w:rsidR="0092676A" w:rsidRDefault="0092676A">
      <w:pPr>
        <w:rPr>
          <w:rFonts w:ascii="Calibri"/>
          <w:sz w:val="27"/>
        </w:rPr>
        <w:sectPr w:rsidR="0092676A">
          <w:type w:val="continuous"/>
          <w:pgSz w:w="11910" w:h="16840"/>
          <w:pgMar w:top="1580" w:right="1680" w:bottom="280" w:left="520" w:header="720" w:footer="720" w:gutter="0"/>
          <w:cols w:space="720"/>
        </w:sectPr>
      </w:pPr>
    </w:p>
    <w:p w14:paraId="7F408324" w14:textId="77777777" w:rsidR="0092676A" w:rsidRDefault="0092676A">
      <w:pPr>
        <w:pStyle w:val="BodyText"/>
        <w:rPr>
          <w:rFonts w:ascii="Calibri"/>
          <w:sz w:val="22"/>
        </w:rPr>
      </w:pPr>
    </w:p>
    <w:p w14:paraId="68F3E86C" w14:textId="77777777" w:rsidR="0092676A" w:rsidRDefault="0092676A">
      <w:pPr>
        <w:pStyle w:val="BodyText"/>
        <w:rPr>
          <w:rFonts w:ascii="Calibri"/>
          <w:sz w:val="22"/>
        </w:rPr>
      </w:pPr>
    </w:p>
    <w:p w14:paraId="70286A3F" w14:textId="77777777" w:rsidR="0092676A" w:rsidRDefault="00E142A3">
      <w:pPr>
        <w:spacing w:before="163"/>
        <w:ind w:left="1558" w:right="-19"/>
        <w:rPr>
          <w:rFonts w:ascii="Calibri"/>
        </w:rPr>
      </w:pPr>
      <w:r>
        <w:rPr>
          <w:noProof/>
        </w:rPr>
        <w:drawing>
          <wp:anchor distT="0" distB="0" distL="0" distR="0" simplePos="0" relativeHeight="1456" behindDoc="0" locked="0" layoutInCell="1" allowOverlap="1" wp14:anchorId="3AF2E99D" wp14:editId="13F904AE">
            <wp:simplePos x="0" y="0"/>
            <wp:positionH relativeFrom="page">
              <wp:posOffset>4572417</wp:posOffset>
            </wp:positionH>
            <wp:positionV relativeFrom="paragraph">
              <wp:posOffset>-230413</wp:posOffset>
            </wp:positionV>
            <wp:extent cx="47421" cy="322652"/>
            <wp:effectExtent l="0" t="0" r="0" b="0"/>
            <wp:wrapNone/>
            <wp:docPr id="31"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7.png"/>
                    <pic:cNvPicPr/>
                  </pic:nvPicPr>
                  <pic:blipFill>
                    <a:blip r:embed="rId208" cstate="print"/>
                    <a:stretch>
                      <a:fillRect/>
                    </a:stretch>
                  </pic:blipFill>
                  <pic:spPr>
                    <a:xfrm>
                      <a:off x="0" y="0"/>
                      <a:ext cx="47421" cy="322652"/>
                    </a:xfrm>
                    <a:prstGeom prst="rect">
                      <a:avLst/>
                    </a:prstGeom>
                  </pic:spPr>
                </pic:pic>
              </a:graphicData>
            </a:graphic>
          </wp:anchor>
        </w:drawing>
      </w:r>
      <w:r>
        <w:rPr>
          <w:noProof/>
        </w:rPr>
        <w:drawing>
          <wp:anchor distT="0" distB="0" distL="0" distR="0" simplePos="0" relativeHeight="1480" behindDoc="0" locked="0" layoutInCell="1" allowOverlap="1" wp14:anchorId="5335361D" wp14:editId="3B69EB80">
            <wp:simplePos x="0" y="0"/>
            <wp:positionH relativeFrom="page">
              <wp:posOffset>1137662</wp:posOffset>
            </wp:positionH>
            <wp:positionV relativeFrom="paragraph">
              <wp:posOffset>171654</wp:posOffset>
            </wp:positionV>
            <wp:extent cx="47421" cy="322238"/>
            <wp:effectExtent l="0" t="0" r="0" b="0"/>
            <wp:wrapNone/>
            <wp:docPr id="33"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3.png"/>
                    <pic:cNvPicPr/>
                  </pic:nvPicPr>
                  <pic:blipFill>
                    <a:blip r:embed="rId204" cstate="print"/>
                    <a:stretch>
                      <a:fillRect/>
                    </a:stretch>
                  </pic:blipFill>
                  <pic:spPr>
                    <a:xfrm>
                      <a:off x="0" y="0"/>
                      <a:ext cx="47421" cy="322238"/>
                    </a:xfrm>
                    <a:prstGeom prst="rect">
                      <a:avLst/>
                    </a:prstGeom>
                  </pic:spPr>
                </pic:pic>
              </a:graphicData>
            </a:graphic>
          </wp:anchor>
        </w:drawing>
      </w:r>
      <w:r w:rsidR="003D49A1">
        <w:pict w14:anchorId="697C55BB">
          <v:shape id="_x0000_s1248" type="#_x0000_t136" style="position:absolute;left:0;text-align:left;margin-left:212.95pt;margin-top:61.6pt;width:126.05pt;height:11.05pt;rotation:16;z-index:1768;mso-position-horizontal-relative:page;mso-position-vertical-relative:text" fillcolor="black" stroked="f">
            <o:extrusion v:ext="view" autorotationcenter="t"/>
            <v:textpath style="font-family:&quot;&amp;quot&quot;;font-size:11pt;v-text-kern:t;mso-text-shadow:auto" string="“Query/Adjust/Rep“ command"/>
            <w10:wrap anchorx="page"/>
          </v:shape>
        </w:pict>
      </w:r>
      <w:r w:rsidR="003D49A1">
        <w:pict w14:anchorId="61F1C4AB">
          <v:shape id="_x0000_s1247" type="#_x0000_t136" style="position:absolute;left:0;text-align:left;margin-left:254.25pt;margin-top:-8.45pt;width:15.85pt;height:11.25pt;rotation:344;z-index:1936;mso-position-horizontal-relative:page;mso-position-vertical-relative:text" fillcolor="black" stroked="f">
            <o:extrusion v:ext="view" autorotationcenter="t"/>
            <v:textpath style="font-family:&quot;&amp;quot&quot;;font-size:11pt;v-text-kern:t;mso-text-shadow:auto" string="EPC"/>
            <w10:wrap anchorx="page"/>
          </v:shape>
        </w:pict>
      </w:r>
      <w:r w:rsidR="003D49A1">
        <w:pict w14:anchorId="1312B6E1">
          <v:shape id="_x0000_s1246" type="#_x0000_t136" style="position:absolute;left:0;text-align:left;margin-left:270.4pt;margin-top:-4.65pt;width:3.65pt;height:7.25pt;rotation:344;z-index:1960;mso-position-horizontal-relative:page;mso-position-vertical-relative:text" fillcolor="black" stroked="f">
            <o:extrusion v:ext="view" autorotationcenter="t"/>
            <v:textpath style="font-family:&quot;&amp;quot&quot;;font-size:7pt;v-text-kern:t;mso-text-shadow:auto" string="3"/>
            <w10:wrap anchorx="page"/>
          </v:shape>
        </w:pict>
      </w:r>
      <w:r>
        <w:rPr>
          <w:rFonts w:ascii="Calibri"/>
          <w:w w:val="90"/>
        </w:rPr>
        <w:t>Replies Counter=0 Starts next slot</w:t>
      </w:r>
    </w:p>
    <w:p w14:paraId="5980EC1F" w14:textId="77777777" w:rsidR="0092676A" w:rsidRDefault="00E142A3">
      <w:pPr>
        <w:spacing w:before="60" w:line="270" w:lineRule="exact"/>
        <w:ind w:left="1558"/>
        <w:rPr>
          <w:rFonts w:ascii="Calibri" w:hAnsi="Calibri"/>
          <w:sz w:val="14"/>
        </w:rPr>
      </w:pPr>
      <w:r>
        <w:br w:type="column"/>
      </w:r>
      <w:r>
        <w:rPr>
          <w:rFonts w:ascii="Calibri" w:hAnsi="Calibri"/>
          <w:w w:val="90"/>
        </w:rPr>
        <w:t>Tag</w:t>
      </w:r>
      <w:r>
        <w:rPr>
          <w:rFonts w:ascii="Calibri" w:hAnsi="Calibri"/>
          <w:w w:val="90"/>
          <w:position w:val="-2"/>
          <w:sz w:val="14"/>
        </w:rPr>
        <w:t xml:space="preserve">3 </w:t>
      </w:r>
      <w:r>
        <w:rPr>
          <w:rFonts w:ascii="Calibri" w:hAnsi="Calibri"/>
          <w:w w:val="90"/>
        </w:rPr>
        <w:t xml:space="preserve">is in “Acknowledged“ state </w:t>
      </w:r>
      <w:r>
        <w:rPr>
          <w:rFonts w:ascii="Calibri" w:hAnsi="Calibri"/>
          <w:w w:val="95"/>
        </w:rPr>
        <w:t>Tag</w:t>
      </w:r>
      <w:r>
        <w:rPr>
          <w:rFonts w:ascii="Calibri" w:hAnsi="Calibri"/>
          <w:w w:val="95"/>
          <w:position w:val="-2"/>
          <w:sz w:val="14"/>
        </w:rPr>
        <w:t xml:space="preserve">3 </w:t>
      </w:r>
      <w:r w:rsidR="00727832">
        <w:rPr>
          <w:rFonts w:ascii="Calibri" w:hAnsi="Calibri"/>
          <w:w w:val="95"/>
        </w:rPr>
        <w:t>replies with its</w:t>
      </w:r>
      <w:r>
        <w:rPr>
          <w:rFonts w:ascii="Calibri" w:hAnsi="Calibri"/>
          <w:w w:val="95"/>
        </w:rPr>
        <w:t xml:space="preserve"> EPC</w:t>
      </w:r>
      <w:r>
        <w:rPr>
          <w:rFonts w:ascii="Calibri" w:hAnsi="Calibri"/>
          <w:w w:val="95"/>
          <w:position w:val="-2"/>
          <w:sz w:val="14"/>
        </w:rPr>
        <w:t>3</w:t>
      </w:r>
    </w:p>
    <w:p w14:paraId="41EF3734" w14:textId="77777777" w:rsidR="0092676A" w:rsidRDefault="0092676A">
      <w:pPr>
        <w:spacing w:line="270" w:lineRule="exact"/>
        <w:rPr>
          <w:rFonts w:ascii="Calibri" w:hAnsi="Calibri"/>
          <w:sz w:val="14"/>
        </w:rPr>
        <w:sectPr w:rsidR="0092676A">
          <w:type w:val="continuous"/>
          <w:pgSz w:w="11910" w:h="16840"/>
          <w:pgMar w:top="1580" w:right="1680" w:bottom="280" w:left="520" w:header="720" w:footer="720" w:gutter="0"/>
          <w:cols w:num="2" w:space="720" w:equalWidth="0">
            <w:col w:w="3032" w:space="2377"/>
            <w:col w:w="4301"/>
          </w:cols>
        </w:sectPr>
      </w:pPr>
    </w:p>
    <w:p w14:paraId="1125ACD8" w14:textId="77777777" w:rsidR="0092676A" w:rsidRDefault="0092676A">
      <w:pPr>
        <w:pStyle w:val="BodyText"/>
        <w:rPr>
          <w:rFonts w:ascii="Calibri"/>
          <w:sz w:val="20"/>
        </w:rPr>
      </w:pPr>
    </w:p>
    <w:p w14:paraId="6D64A3F9" w14:textId="77777777" w:rsidR="0092676A" w:rsidRDefault="0092676A">
      <w:pPr>
        <w:pStyle w:val="BodyText"/>
        <w:rPr>
          <w:rFonts w:ascii="Calibri"/>
          <w:sz w:val="20"/>
        </w:rPr>
      </w:pPr>
    </w:p>
    <w:p w14:paraId="48F36890" w14:textId="77777777" w:rsidR="0092676A" w:rsidRDefault="0092676A">
      <w:pPr>
        <w:pStyle w:val="BodyText"/>
        <w:rPr>
          <w:rFonts w:ascii="Calibri"/>
          <w:sz w:val="20"/>
        </w:rPr>
      </w:pPr>
    </w:p>
    <w:p w14:paraId="3CFF45BD" w14:textId="77777777" w:rsidR="0092676A" w:rsidRDefault="0092676A">
      <w:pPr>
        <w:pStyle w:val="BodyText"/>
        <w:rPr>
          <w:rFonts w:ascii="Calibri"/>
          <w:sz w:val="20"/>
        </w:rPr>
      </w:pPr>
    </w:p>
    <w:p w14:paraId="28232CF1" w14:textId="77777777" w:rsidR="0092676A" w:rsidRDefault="0092676A">
      <w:pPr>
        <w:pStyle w:val="BodyText"/>
        <w:rPr>
          <w:rFonts w:ascii="Calibri"/>
          <w:sz w:val="20"/>
        </w:rPr>
      </w:pPr>
    </w:p>
    <w:p w14:paraId="687FE5C0" w14:textId="77777777" w:rsidR="0092676A" w:rsidRDefault="0092676A">
      <w:pPr>
        <w:pStyle w:val="BodyText"/>
        <w:rPr>
          <w:rFonts w:ascii="Calibri"/>
          <w:sz w:val="20"/>
        </w:rPr>
      </w:pPr>
    </w:p>
    <w:p w14:paraId="0D9DEC8A" w14:textId="77777777" w:rsidR="0092676A" w:rsidRDefault="0092676A">
      <w:pPr>
        <w:pStyle w:val="BodyText"/>
        <w:spacing w:before="1"/>
        <w:rPr>
          <w:rFonts w:ascii="Calibri"/>
          <w:sz w:val="26"/>
        </w:rPr>
      </w:pPr>
    </w:p>
    <w:p w14:paraId="7E883249" w14:textId="77777777" w:rsidR="0092676A" w:rsidRDefault="00E142A3">
      <w:pPr>
        <w:spacing w:before="67"/>
        <w:ind w:right="2685"/>
        <w:jc w:val="right"/>
        <w:rPr>
          <w:rFonts w:ascii="Calibri"/>
        </w:rPr>
      </w:pPr>
      <w:r>
        <w:rPr>
          <w:rFonts w:ascii="Calibri"/>
          <w:w w:val="90"/>
        </w:rPr>
        <w:t>Time</w:t>
      </w:r>
    </w:p>
    <w:p w14:paraId="49FE17A6" w14:textId="77777777" w:rsidR="0092676A" w:rsidRDefault="0092676A">
      <w:pPr>
        <w:pStyle w:val="BodyText"/>
        <w:spacing w:before="2"/>
        <w:rPr>
          <w:rFonts w:ascii="Calibri"/>
          <w:sz w:val="18"/>
        </w:rPr>
      </w:pPr>
    </w:p>
    <w:p w14:paraId="33DE2255" w14:textId="77777777" w:rsidR="0092676A" w:rsidRDefault="00E142A3">
      <w:pPr>
        <w:pStyle w:val="BodyText"/>
        <w:spacing w:line="256" w:lineRule="auto"/>
        <w:ind w:left="1208"/>
      </w:pPr>
      <w:r>
        <w:rPr>
          <w:w w:val="110"/>
        </w:rPr>
        <w:t>Figure 6.6: Example of an inventory round using the proposed reader and 3 collided tags</w:t>
      </w:r>
    </w:p>
    <w:p w14:paraId="6BD7E759" w14:textId="77777777" w:rsidR="0092676A" w:rsidRDefault="0092676A">
      <w:pPr>
        <w:spacing w:line="256" w:lineRule="auto"/>
        <w:sectPr w:rsidR="0092676A">
          <w:type w:val="continuous"/>
          <w:pgSz w:w="11910" w:h="16840"/>
          <w:pgMar w:top="1580" w:right="1680" w:bottom="280" w:left="520" w:header="720" w:footer="720" w:gutter="0"/>
          <w:cols w:space="720"/>
        </w:sectPr>
      </w:pPr>
    </w:p>
    <w:p w14:paraId="54D344AE" w14:textId="77777777" w:rsidR="0092676A" w:rsidRDefault="00E142A3">
      <w:pPr>
        <w:tabs>
          <w:tab w:val="right" w:pos="8497"/>
        </w:tabs>
        <w:spacing w:before="102"/>
        <w:ind w:left="480"/>
        <w:jc w:val="both"/>
        <w:rPr>
          <w:sz w:val="24"/>
        </w:rPr>
      </w:pPr>
      <w:r>
        <w:rPr>
          <w:rFonts w:ascii="Palatino Linotype"/>
          <w:i/>
          <w:w w:val="105"/>
          <w:sz w:val="24"/>
        </w:rPr>
        <w:lastRenderedPageBreak/>
        <w:t xml:space="preserve">6.3. </w:t>
      </w:r>
      <w:r>
        <w:rPr>
          <w:rFonts w:ascii="Palatino Linotype"/>
          <w:i/>
          <w:spacing w:val="52"/>
          <w:w w:val="105"/>
          <w:sz w:val="24"/>
        </w:rPr>
        <w:t xml:space="preserve"> </w:t>
      </w:r>
      <w:r>
        <w:rPr>
          <w:rFonts w:ascii="Palatino Linotype"/>
          <w:i/>
          <w:w w:val="105"/>
          <w:sz w:val="24"/>
        </w:rPr>
        <w:t>PERFORMANCE</w:t>
      </w:r>
      <w:r>
        <w:rPr>
          <w:rFonts w:ascii="Palatino Linotype"/>
          <w:i/>
          <w:spacing w:val="13"/>
          <w:w w:val="105"/>
          <w:sz w:val="24"/>
        </w:rPr>
        <w:t xml:space="preserve"> </w:t>
      </w:r>
      <w:r>
        <w:rPr>
          <w:rFonts w:ascii="Palatino Linotype"/>
          <w:i/>
          <w:spacing w:val="-3"/>
          <w:w w:val="105"/>
          <w:sz w:val="24"/>
        </w:rPr>
        <w:t>ANALYSIS</w:t>
      </w:r>
      <w:r>
        <w:rPr>
          <w:rFonts w:ascii="Times New Roman"/>
          <w:spacing w:val="-3"/>
          <w:w w:val="105"/>
          <w:sz w:val="24"/>
        </w:rPr>
        <w:tab/>
      </w:r>
      <w:r>
        <w:rPr>
          <w:w w:val="105"/>
          <w:sz w:val="24"/>
        </w:rPr>
        <w:t>97</w:t>
      </w:r>
    </w:p>
    <w:p w14:paraId="47FEB116" w14:textId="77777777" w:rsidR="0092676A" w:rsidRDefault="0092676A">
      <w:pPr>
        <w:pStyle w:val="BodyText"/>
        <w:spacing w:before="8"/>
        <w:rPr>
          <w:sz w:val="27"/>
        </w:rPr>
      </w:pPr>
    </w:p>
    <w:p w14:paraId="10DC65B9" w14:textId="77777777" w:rsidR="0092676A" w:rsidRDefault="00E142A3">
      <w:pPr>
        <w:pStyle w:val="BodyText"/>
        <w:spacing w:before="1" w:line="358" w:lineRule="exact"/>
        <w:ind w:left="480" w:right="105"/>
        <w:jc w:val="both"/>
      </w:pPr>
      <w:r>
        <w:rPr>
          <w:w w:val="110"/>
        </w:rPr>
        <w:t>6.6</w:t>
      </w:r>
      <w:r>
        <w:rPr>
          <w:spacing w:val="-13"/>
          <w:w w:val="110"/>
        </w:rPr>
        <w:t xml:space="preserve"> </w:t>
      </w:r>
      <w:r>
        <w:rPr>
          <w:w w:val="110"/>
        </w:rPr>
        <w:t>illustrates</w:t>
      </w:r>
      <w:r>
        <w:rPr>
          <w:spacing w:val="-13"/>
          <w:w w:val="110"/>
        </w:rPr>
        <w:t xml:space="preserve"> </w:t>
      </w:r>
      <w:r>
        <w:rPr>
          <w:w w:val="110"/>
        </w:rPr>
        <w:t>an</w:t>
      </w:r>
      <w:r>
        <w:rPr>
          <w:spacing w:val="-13"/>
          <w:w w:val="110"/>
        </w:rPr>
        <w:t xml:space="preserve"> </w:t>
      </w:r>
      <w:r>
        <w:rPr>
          <w:w w:val="110"/>
        </w:rPr>
        <w:t>example</w:t>
      </w:r>
      <w:r>
        <w:rPr>
          <w:spacing w:val="-13"/>
          <w:w w:val="110"/>
        </w:rPr>
        <w:t xml:space="preserve"> </w:t>
      </w:r>
      <w:r>
        <w:rPr>
          <w:w w:val="110"/>
        </w:rPr>
        <w:t>for</w:t>
      </w:r>
      <w:r>
        <w:rPr>
          <w:spacing w:val="-13"/>
          <w:w w:val="110"/>
        </w:rPr>
        <w:t xml:space="preserve"> </w:t>
      </w:r>
      <w:r>
        <w:rPr>
          <w:w w:val="110"/>
        </w:rPr>
        <w:t>a</w:t>
      </w:r>
      <w:r>
        <w:rPr>
          <w:spacing w:val="-13"/>
          <w:w w:val="110"/>
        </w:rPr>
        <w:t xml:space="preserve"> </w:t>
      </w:r>
      <w:r>
        <w:rPr>
          <w:w w:val="110"/>
        </w:rPr>
        <w:t>complete</w:t>
      </w:r>
      <w:r>
        <w:rPr>
          <w:spacing w:val="-13"/>
          <w:w w:val="110"/>
        </w:rPr>
        <w:t xml:space="preserve"> </w:t>
      </w:r>
      <w:r>
        <w:rPr>
          <w:spacing w:val="-3"/>
          <w:w w:val="110"/>
        </w:rPr>
        <w:t>inventory</w:t>
      </w:r>
      <w:r>
        <w:rPr>
          <w:spacing w:val="-13"/>
          <w:w w:val="110"/>
        </w:rPr>
        <w:t xml:space="preserve"> </w:t>
      </w:r>
      <w:r>
        <w:rPr>
          <w:w w:val="110"/>
        </w:rPr>
        <w:t>round</w:t>
      </w:r>
      <w:r>
        <w:rPr>
          <w:spacing w:val="-13"/>
          <w:w w:val="110"/>
        </w:rPr>
        <w:t xml:space="preserve"> </w:t>
      </w:r>
      <w:r>
        <w:rPr>
          <w:w w:val="110"/>
        </w:rPr>
        <w:t>between</w:t>
      </w:r>
      <w:r>
        <w:rPr>
          <w:spacing w:val="-13"/>
          <w:w w:val="110"/>
        </w:rPr>
        <w:t xml:space="preserve"> </w:t>
      </w:r>
      <w:r>
        <w:rPr>
          <w:w w:val="110"/>
        </w:rPr>
        <w:t>the</w:t>
      </w:r>
      <w:r>
        <w:rPr>
          <w:spacing w:val="-13"/>
          <w:w w:val="110"/>
        </w:rPr>
        <w:t xml:space="preserve"> </w:t>
      </w:r>
      <w:r>
        <w:rPr>
          <w:w w:val="110"/>
        </w:rPr>
        <w:t xml:space="preserve">proposed reader and 3 collided tags. According to </w:t>
      </w:r>
      <w:ins w:id="52" w:author="Raghda Wahdan" w:date="2017-11-14T14:37:00Z">
        <w:r w:rsidR="005C06A1">
          <w:rPr>
            <w:w w:val="110"/>
          </w:rPr>
          <w:t>F</w:t>
        </w:r>
      </w:ins>
      <w:del w:id="53" w:author="Raghda Wahdan" w:date="2017-11-14T14:37:00Z">
        <w:r w:rsidDel="005C06A1">
          <w:rPr>
            <w:w w:val="110"/>
          </w:rPr>
          <w:delText>f</w:delText>
        </w:r>
      </w:del>
      <w:r>
        <w:rPr>
          <w:w w:val="110"/>
        </w:rPr>
        <w:t xml:space="preserve">igure 6.6, the reader stated the </w:t>
      </w:r>
      <w:r>
        <w:rPr>
          <w:spacing w:val="-3"/>
          <w:w w:val="110"/>
        </w:rPr>
        <w:t xml:space="preserve">inven- </w:t>
      </w:r>
      <w:r>
        <w:rPr>
          <w:w w:val="110"/>
        </w:rPr>
        <w:t xml:space="preserve">tory round with a “Switch” command. The </w:t>
      </w:r>
      <w:r>
        <w:rPr>
          <w:rFonts w:ascii="Arial Unicode MS" w:hAnsi="Arial Unicode MS"/>
          <w:w w:val="110"/>
        </w:rPr>
        <w:t xml:space="preserve">3 </w:t>
      </w:r>
      <w:r>
        <w:rPr>
          <w:w w:val="110"/>
        </w:rPr>
        <w:t xml:space="preserve">tags switched to the new mode. Then the reader sent a “Query” command </w:t>
      </w:r>
      <w:ins w:id="54" w:author="Raghda Wahdan" w:date="2017-11-14T14:48:00Z">
        <w:r w:rsidR="002B55F1">
          <w:rPr>
            <w:w w:val="110"/>
          </w:rPr>
          <w:t>t</w:t>
        </w:r>
      </w:ins>
      <w:r>
        <w:rPr>
          <w:w w:val="110"/>
        </w:rPr>
        <w:t xml:space="preserve">o the tags asking them for their </w:t>
      </w:r>
      <w:r>
        <w:rPr>
          <w:spacing w:val="66"/>
          <w:w w:val="110"/>
        </w:rPr>
        <w:t xml:space="preserve"> </w:t>
      </w:r>
      <w:r>
        <w:rPr>
          <w:rFonts w:ascii="Palatino Linotype" w:hAnsi="Palatino Linotype"/>
          <w:i/>
          <w:w w:val="110"/>
        </w:rPr>
        <w:t xml:space="preserve">RN </w:t>
      </w:r>
      <w:r>
        <w:rPr>
          <w:rFonts w:ascii="Arial Unicode MS" w:hAnsi="Arial Unicode MS"/>
          <w:w w:val="110"/>
        </w:rPr>
        <w:t>16</w:t>
      </w:r>
      <w:r>
        <w:rPr>
          <w:rFonts w:ascii="Palatino Linotype" w:hAnsi="Palatino Linotype"/>
          <w:i/>
          <w:w w:val="110"/>
        </w:rPr>
        <w:t>s</w:t>
      </w:r>
      <w:r>
        <w:rPr>
          <w:w w:val="110"/>
        </w:rPr>
        <w:t xml:space="preserve">. The </w:t>
      </w:r>
      <w:r>
        <w:rPr>
          <w:rFonts w:ascii="Arial Unicode MS" w:hAnsi="Arial Unicode MS"/>
          <w:w w:val="110"/>
        </w:rPr>
        <w:t xml:space="preserve">3 </w:t>
      </w:r>
      <w:r>
        <w:rPr>
          <w:w w:val="110"/>
        </w:rPr>
        <w:t xml:space="preserve">tags replied with their </w:t>
      </w:r>
      <w:r>
        <w:rPr>
          <w:rFonts w:ascii="Palatino Linotype" w:hAnsi="Palatino Linotype"/>
          <w:i/>
          <w:w w:val="110"/>
        </w:rPr>
        <w:t xml:space="preserve">RN </w:t>
      </w:r>
      <w:r>
        <w:rPr>
          <w:rFonts w:ascii="Arial Unicode MS" w:hAnsi="Arial Unicode MS"/>
          <w:w w:val="110"/>
        </w:rPr>
        <w:t>16</w:t>
      </w:r>
      <w:r>
        <w:rPr>
          <w:rFonts w:ascii="Palatino Linotype" w:hAnsi="Palatino Linotype"/>
          <w:i/>
          <w:w w:val="110"/>
        </w:rPr>
        <w:t xml:space="preserve">s </w:t>
      </w:r>
      <w:r>
        <w:rPr>
          <w:w w:val="110"/>
        </w:rPr>
        <w:t xml:space="preserve">at the first slot and produced collided slot. The reader applied </w:t>
      </w:r>
      <w:r>
        <w:rPr>
          <w:spacing w:val="-4"/>
          <w:w w:val="110"/>
        </w:rPr>
        <w:t xml:space="preserve">have </w:t>
      </w:r>
      <w:r>
        <w:rPr>
          <w:w w:val="110"/>
        </w:rPr>
        <w:t xml:space="preserve">identified the </w:t>
      </w:r>
      <w:r>
        <w:rPr>
          <w:rFonts w:ascii="Arial Unicode MS" w:hAnsi="Arial Unicode MS"/>
          <w:w w:val="110"/>
        </w:rPr>
        <w:t>3</w:t>
      </w:r>
      <w:r>
        <w:rPr>
          <w:w w:val="110"/>
        </w:rPr>
        <w:t>tags in a pseudo parallel slot.</w:t>
      </w:r>
    </w:p>
    <w:p w14:paraId="72371DAE" w14:textId="77777777" w:rsidR="0092676A" w:rsidRDefault="0092676A">
      <w:pPr>
        <w:pStyle w:val="BodyText"/>
        <w:spacing w:before="3"/>
        <w:rPr>
          <w:sz w:val="46"/>
        </w:rPr>
      </w:pPr>
    </w:p>
    <w:p w14:paraId="477A943F" w14:textId="77777777" w:rsidR="0092676A" w:rsidRDefault="00E142A3">
      <w:pPr>
        <w:pStyle w:val="Heading1"/>
        <w:ind w:left="480" w:firstLine="0"/>
      </w:pPr>
      <w:r>
        <w:t>6.3  Performance Analysis</w:t>
      </w:r>
    </w:p>
    <w:p w14:paraId="44960E6D" w14:textId="77777777" w:rsidR="0092676A" w:rsidRDefault="00E142A3">
      <w:pPr>
        <w:pStyle w:val="BodyText"/>
        <w:spacing w:before="234" w:line="358" w:lineRule="exact"/>
        <w:ind w:left="480" w:right="105"/>
        <w:jc w:val="both"/>
      </w:pPr>
      <w:r>
        <w:rPr>
          <w:w w:val="110"/>
        </w:rPr>
        <w:t>In</w:t>
      </w:r>
      <w:r>
        <w:rPr>
          <w:spacing w:val="-8"/>
          <w:w w:val="110"/>
        </w:rPr>
        <w:t xml:space="preserve"> </w:t>
      </w:r>
      <w:r>
        <w:rPr>
          <w:w w:val="110"/>
        </w:rPr>
        <w:t>the</w:t>
      </w:r>
      <w:r>
        <w:rPr>
          <w:spacing w:val="-7"/>
          <w:w w:val="110"/>
        </w:rPr>
        <w:t xml:space="preserve"> </w:t>
      </w:r>
      <w:r>
        <w:rPr>
          <w:spacing w:val="-3"/>
          <w:w w:val="110"/>
        </w:rPr>
        <w:t>conventional</w:t>
      </w:r>
      <w:r>
        <w:rPr>
          <w:spacing w:val="-8"/>
          <w:w w:val="110"/>
        </w:rPr>
        <w:t xml:space="preserve"> </w:t>
      </w:r>
      <w:r>
        <w:rPr>
          <w:w w:val="110"/>
        </w:rPr>
        <w:t>DFSA,</w:t>
      </w:r>
      <w:r>
        <w:rPr>
          <w:spacing w:val="-7"/>
          <w:w w:val="110"/>
        </w:rPr>
        <w:t xml:space="preserve"> </w:t>
      </w:r>
      <w:r>
        <w:rPr>
          <w:w w:val="110"/>
        </w:rPr>
        <w:t>the</w:t>
      </w:r>
      <w:r>
        <w:rPr>
          <w:spacing w:val="-8"/>
          <w:w w:val="110"/>
        </w:rPr>
        <w:t xml:space="preserve"> </w:t>
      </w:r>
      <w:r>
        <w:rPr>
          <w:w w:val="110"/>
        </w:rPr>
        <w:t>reading</w:t>
      </w:r>
      <w:r>
        <w:rPr>
          <w:spacing w:val="-7"/>
          <w:w w:val="110"/>
        </w:rPr>
        <w:t xml:space="preserve"> </w:t>
      </w:r>
      <w:r>
        <w:rPr>
          <w:w w:val="110"/>
        </w:rPr>
        <w:t>efficiency</w:t>
      </w:r>
      <w:r>
        <w:rPr>
          <w:spacing w:val="-8"/>
          <w:w w:val="110"/>
        </w:rPr>
        <w:t xml:space="preserve"> </w:t>
      </w:r>
      <w:r>
        <w:rPr>
          <w:w w:val="110"/>
        </w:rPr>
        <w:t>is</w:t>
      </w:r>
      <w:r>
        <w:rPr>
          <w:spacing w:val="-7"/>
          <w:w w:val="110"/>
        </w:rPr>
        <w:t xml:space="preserve"> </w:t>
      </w:r>
      <w:r>
        <w:rPr>
          <w:w w:val="110"/>
        </w:rPr>
        <w:t>the</w:t>
      </w:r>
      <w:r>
        <w:rPr>
          <w:spacing w:val="-7"/>
          <w:w w:val="110"/>
        </w:rPr>
        <w:t xml:space="preserve"> </w:t>
      </w:r>
      <w:r>
        <w:rPr>
          <w:w w:val="110"/>
        </w:rPr>
        <w:t>probability</w:t>
      </w:r>
      <w:r>
        <w:rPr>
          <w:spacing w:val="-8"/>
          <w:w w:val="110"/>
        </w:rPr>
        <w:t xml:space="preserve"> </w:t>
      </w:r>
      <w:r>
        <w:rPr>
          <w:w w:val="110"/>
        </w:rPr>
        <w:t>of</w:t>
      </w:r>
      <w:r>
        <w:rPr>
          <w:spacing w:val="-7"/>
          <w:w w:val="110"/>
        </w:rPr>
        <w:t xml:space="preserve"> </w:t>
      </w:r>
      <w:r>
        <w:rPr>
          <w:w w:val="110"/>
        </w:rPr>
        <w:t>single</w:t>
      </w:r>
      <w:r>
        <w:rPr>
          <w:spacing w:val="-8"/>
          <w:w w:val="110"/>
        </w:rPr>
        <w:t xml:space="preserve"> </w:t>
      </w:r>
      <w:r>
        <w:rPr>
          <w:w w:val="110"/>
        </w:rPr>
        <w:t>tag repl</w:t>
      </w:r>
      <w:del w:id="55" w:author="Raghda Wahdan" w:date="2017-11-14T14:48:00Z">
        <w:r w:rsidDel="00B92020">
          <w:rPr>
            <w:w w:val="110"/>
          </w:rPr>
          <w:delText>a</w:delText>
        </w:r>
      </w:del>
      <w:r>
        <w:rPr>
          <w:w w:val="110"/>
        </w:rPr>
        <w:t xml:space="preserve">y </w:t>
      </w:r>
      <w:r>
        <w:rPr>
          <w:rFonts w:ascii="Palatino Linotype"/>
          <w:i/>
          <w:w w:val="110"/>
        </w:rPr>
        <w:t xml:space="preserve">P </w:t>
      </w:r>
      <w:r>
        <w:rPr>
          <w:rFonts w:ascii="Arial Unicode MS"/>
          <w:w w:val="110"/>
        </w:rPr>
        <w:t>(</w:t>
      </w:r>
      <w:r>
        <w:rPr>
          <w:rFonts w:ascii="Palatino Linotype"/>
          <w:i/>
          <w:w w:val="110"/>
        </w:rPr>
        <w:t xml:space="preserve">R </w:t>
      </w:r>
      <w:r>
        <w:rPr>
          <w:rFonts w:ascii="Arial Unicode MS"/>
          <w:w w:val="110"/>
        </w:rPr>
        <w:t>= 1)</w:t>
      </w:r>
      <w:r>
        <w:rPr>
          <w:w w:val="110"/>
        </w:rPr>
        <w:t xml:space="preserve">. where </w:t>
      </w:r>
      <w:r>
        <w:rPr>
          <w:rFonts w:ascii="Palatino Linotype"/>
          <w:i/>
          <w:w w:val="110"/>
        </w:rPr>
        <w:t xml:space="preserve">P </w:t>
      </w:r>
      <w:r>
        <w:rPr>
          <w:rFonts w:ascii="Arial Unicode MS"/>
          <w:w w:val="110"/>
        </w:rPr>
        <w:t>(</w:t>
      </w:r>
      <w:r>
        <w:rPr>
          <w:rFonts w:ascii="Palatino Linotype"/>
          <w:i/>
          <w:w w:val="110"/>
        </w:rPr>
        <w:t>R</w:t>
      </w:r>
      <w:r>
        <w:rPr>
          <w:rFonts w:ascii="Arial Unicode MS"/>
          <w:w w:val="110"/>
        </w:rPr>
        <w:t xml:space="preserve">) </w:t>
      </w:r>
      <w:r>
        <w:rPr>
          <w:w w:val="110"/>
        </w:rPr>
        <w:t xml:space="preserve">is the probability that exactly </w:t>
      </w:r>
      <w:r>
        <w:rPr>
          <w:rFonts w:ascii="Palatino Linotype"/>
          <w:i/>
          <w:w w:val="110"/>
        </w:rPr>
        <w:t xml:space="preserve">R </w:t>
      </w:r>
      <w:r>
        <w:rPr>
          <w:w w:val="110"/>
        </w:rPr>
        <w:t xml:space="preserve">tags are active in one slot. It can </w:t>
      </w:r>
      <w:r>
        <w:rPr>
          <w:spacing w:val="3"/>
          <w:w w:val="110"/>
        </w:rPr>
        <w:t xml:space="preserve">be </w:t>
      </w:r>
      <w:r>
        <w:rPr>
          <w:w w:val="110"/>
        </w:rPr>
        <w:t>presented</w:t>
      </w:r>
      <w:r>
        <w:rPr>
          <w:spacing w:val="57"/>
          <w:w w:val="110"/>
        </w:rPr>
        <w:t xml:space="preserve"> </w:t>
      </w:r>
      <w:r>
        <w:rPr>
          <w:w w:val="110"/>
        </w:rPr>
        <w:t>as:</w:t>
      </w:r>
    </w:p>
    <w:p w14:paraId="4BB447C2" w14:textId="77777777" w:rsidR="0092676A" w:rsidRDefault="0092676A">
      <w:pPr>
        <w:spacing w:line="358" w:lineRule="exact"/>
        <w:jc w:val="both"/>
        <w:sectPr w:rsidR="0092676A">
          <w:headerReference w:type="default" r:id="rId209"/>
          <w:pgSz w:w="11910" w:h="16840"/>
          <w:pgMar w:top="1500" w:right="1620" w:bottom="280" w:left="1680" w:header="0" w:footer="0" w:gutter="0"/>
          <w:cols w:space="720"/>
        </w:sectPr>
      </w:pPr>
    </w:p>
    <w:p w14:paraId="5E31C759" w14:textId="77777777" w:rsidR="0092676A" w:rsidRDefault="00AC2220">
      <w:pPr>
        <w:spacing w:before="127"/>
        <w:jc w:val="right"/>
        <w:rPr>
          <w:rFonts w:ascii="Arial"/>
          <w:sz w:val="20"/>
        </w:rPr>
      </w:pPr>
      <w:r>
        <w:rPr>
          <w:noProof/>
        </w:rPr>
        <mc:AlternateContent>
          <mc:Choice Requires="wps">
            <w:drawing>
              <wp:anchor distT="0" distB="0" distL="114300" distR="114300" simplePos="0" relativeHeight="2104" behindDoc="0" locked="0" layoutInCell="1" allowOverlap="1" wp14:anchorId="4FFE98A6" wp14:editId="7532FA02">
                <wp:simplePos x="0" y="0"/>
                <wp:positionH relativeFrom="page">
                  <wp:posOffset>2851150</wp:posOffset>
                </wp:positionH>
                <wp:positionV relativeFrom="paragraph">
                  <wp:posOffset>251460</wp:posOffset>
                </wp:positionV>
                <wp:extent cx="504825" cy="213995"/>
                <wp:effectExtent l="3175" t="3810" r="0" b="1270"/>
                <wp:wrapNone/>
                <wp:docPr id="249"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65BFF" w14:textId="77777777" w:rsidR="003D49A1" w:rsidRDefault="003D49A1">
                            <w:pPr>
                              <w:spacing w:line="336" w:lineRule="exact"/>
                              <w:rPr>
                                <w:rFonts w:ascii="Arial Unicode MS"/>
                                <w:sz w:val="24"/>
                              </w:rPr>
                            </w:pPr>
                            <w:r>
                              <w:rPr>
                                <w:rFonts w:ascii="Palatino Linotype"/>
                                <w:i/>
                                <w:w w:val="115"/>
                                <w:sz w:val="24"/>
                              </w:rPr>
                              <w:t xml:space="preserve">P </w:t>
                            </w:r>
                            <w:r>
                              <w:rPr>
                                <w:rFonts w:ascii="Arial Unicode MS"/>
                                <w:w w:val="115"/>
                                <w:sz w:val="24"/>
                              </w:rPr>
                              <w:t>(</w:t>
                            </w:r>
                            <w:r>
                              <w:rPr>
                                <w:rFonts w:ascii="Palatino Linotype"/>
                                <w:i/>
                                <w:w w:val="115"/>
                                <w:sz w:val="24"/>
                              </w:rPr>
                              <w:t>R</w:t>
                            </w:r>
                            <w:r>
                              <w:rPr>
                                <w:rFonts w:ascii="Arial Unicode MS"/>
                                <w:w w:val="115"/>
                                <w:sz w:val="24"/>
                              </w:rPr>
                              <w:t>)</w:t>
                            </w:r>
                            <w:r>
                              <w:rPr>
                                <w:rFonts w:ascii="Arial Unicode MS"/>
                                <w:spacing w:val="-52"/>
                                <w:w w:val="115"/>
                                <w:sz w:val="24"/>
                              </w:rPr>
                              <w:t xml:space="preserve"> </w:t>
                            </w:r>
                            <w:r>
                              <w:rPr>
                                <w:rFonts w:ascii="Arial Unicode MS"/>
                                <w:w w:val="115"/>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E98A6" id="Text Box 221" o:spid="_x0000_s1039" type="#_x0000_t202" style="position:absolute;left:0;text-align:left;margin-left:224.5pt;margin-top:19.8pt;width:39.75pt;height:16.85pt;z-index:2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" filled="f" stroked="f">
                <v:textbox inset="0,0,0,0">
                  <w:txbxContent>
                    <w:p w14:paraId="64B65BFF" w14:textId="77777777" w:rsidR="003D49A1" w:rsidRDefault="003D49A1">
                      <w:pPr>
                        <w:spacing w:line="336" w:lineRule="exact"/>
                        <w:rPr>
                          <w:rFonts w:ascii="Arial Unicode MS"/>
                          <w:sz w:val="24"/>
                        </w:rPr>
                      </w:pPr>
                      <w:r>
                        <w:rPr>
                          <w:rFonts w:ascii="Palatino Linotype"/>
                          <w:i/>
                          <w:w w:val="115"/>
                          <w:sz w:val="24"/>
                        </w:rPr>
                        <w:t xml:space="preserve">P </w:t>
                      </w:r>
                      <w:r>
                        <w:rPr>
                          <w:rFonts w:ascii="Arial Unicode MS"/>
                          <w:w w:val="115"/>
                          <w:sz w:val="24"/>
                        </w:rPr>
                        <w:t>(</w:t>
                      </w:r>
                      <w:r>
                        <w:rPr>
                          <w:rFonts w:ascii="Palatino Linotype"/>
                          <w:i/>
                          <w:w w:val="115"/>
                          <w:sz w:val="24"/>
                        </w:rPr>
                        <w:t>R</w:t>
                      </w:r>
                      <w:r>
                        <w:rPr>
                          <w:rFonts w:ascii="Arial Unicode MS"/>
                          <w:w w:val="115"/>
                          <w:sz w:val="24"/>
                        </w:rPr>
                        <w:t>)</w:t>
                      </w:r>
                      <w:r>
                        <w:rPr>
                          <w:rFonts w:ascii="Arial Unicode MS"/>
                          <w:spacing w:val="-52"/>
                          <w:w w:val="115"/>
                          <w:sz w:val="24"/>
                        </w:rPr>
                        <w:t xml:space="preserve"> </w:t>
                      </w:r>
                      <w:r>
                        <w:rPr>
                          <w:rFonts w:ascii="Arial Unicode MS"/>
                          <w:w w:val="115"/>
                          <w:sz w:val="24"/>
                        </w:rPr>
                        <w:t>=</w:t>
                      </w:r>
                    </w:p>
                  </w:txbxContent>
                </v:textbox>
                <w10:wrap anchorx="page"/>
              </v:shape>
            </w:pict>
          </mc:Fallback>
        </mc:AlternateContent>
      </w:r>
      <w:r>
        <w:rPr>
          <w:noProof/>
        </w:rPr>
        <mc:AlternateContent>
          <mc:Choice Requires="wps">
            <w:drawing>
              <wp:anchor distT="0" distB="0" distL="114300" distR="114300" simplePos="0" relativeHeight="503280296" behindDoc="1" locked="0" layoutInCell="1" allowOverlap="1" wp14:anchorId="3FAE1989" wp14:editId="15166B86">
                <wp:simplePos x="0" y="0"/>
                <wp:positionH relativeFrom="page">
                  <wp:posOffset>4262120</wp:posOffset>
                </wp:positionH>
                <wp:positionV relativeFrom="paragraph">
                  <wp:posOffset>251460</wp:posOffset>
                </wp:positionV>
                <wp:extent cx="376555" cy="316865"/>
                <wp:effectExtent l="4445" t="3810" r="0" b="3175"/>
                <wp:wrapNone/>
                <wp:docPr id="248"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555" cy="316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E2723" w14:textId="77777777" w:rsidR="003D49A1" w:rsidRDefault="003D49A1">
                            <w:pPr>
                              <w:spacing w:line="499" w:lineRule="exact"/>
                              <w:rPr>
                                <w:rFonts w:ascii="Palatino Linotype" w:hAnsi="Palatino Linotype"/>
                                <w:i/>
                                <w:sz w:val="24"/>
                              </w:rPr>
                            </w:pPr>
                            <w:r>
                              <w:rPr>
                                <w:rFonts w:ascii="Arial Unicode MS" w:hAnsi="Arial Unicode MS"/>
                                <w:w w:val="105"/>
                                <w:sz w:val="24"/>
                              </w:rPr>
                              <w:t xml:space="preserve">1 </w:t>
                            </w:r>
                            <w:r>
                              <w:rPr>
                                <w:rFonts w:ascii="Arial Narrow" w:hAnsi="Arial Narrow"/>
                                <w:i/>
                                <w:w w:val="145"/>
                                <w:sz w:val="24"/>
                              </w:rPr>
                              <w:t>−</w:t>
                            </w:r>
                            <w:r>
                              <w:rPr>
                                <w:rFonts w:ascii="Arial Narrow" w:hAnsi="Arial Narrow"/>
                                <w:i/>
                                <w:spacing w:val="-32"/>
                                <w:w w:val="145"/>
                                <w:sz w:val="24"/>
                              </w:rPr>
                              <w:t xml:space="preserve"> </w:t>
                            </w:r>
                            <w:r>
                              <w:rPr>
                                <w:rFonts w:ascii="Palatino Linotype" w:hAnsi="Palatino Linotype"/>
                                <w:i/>
                                <w:w w:val="125"/>
                                <w:position w:val="-15"/>
                                <w:sz w:val="24"/>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E1989" id="Text Box 220" o:spid="_x0000_s1040" type="#_x0000_t202" style="position:absolute;left:0;text-align:left;margin-left:335.6pt;margin-top:19.8pt;width:29.65pt;height:24.95pt;z-index:-36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" filled="f" stroked="f">
                <v:textbox inset="0,0,0,0">
                  <w:txbxContent>
                    <w:p w14:paraId="2C4E2723" w14:textId="77777777" w:rsidR="003D49A1" w:rsidRDefault="003D49A1">
                      <w:pPr>
                        <w:spacing w:line="499" w:lineRule="exact"/>
                        <w:rPr>
                          <w:rFonts w:ascii="Palatino Linotype" w:hAnsi="Palatino Linotype"/>
                          <w:i/>
                          <w:sz w:val="24"/>
                        </w:rPr>
                      </w:pPr>
                      <w:r>
                        <w:rPr>
                          <w:rFonts w:ascii="Arial Unicode MS" w:hAnsi="Arial Unicode MS"/>
                          <w:w w:val="105"/>
                          <w:sz w:val="24"/>
                        </w:rPr>
                        <w:t xml:space="preserve">1 </w:t>
                      </w:r>
                      <w:r>
                        <w:rPr>
                          <w:rFonts w:ascii="Arial Narrow" w:hAnsi="Arial Narrow"/>
                          <w:i/>
                          <w:w w:val="145"/>
                          <w:sz w:val="24"/>
                        </w:rPr>
                        <w:t>−</w:t>
                      </w:r>
                      <w:r>
                        <w:rPr>
                          <w:rFonts w:ascii="Arial Narrow" w:hAnsi="Arial Narrow"/>
                          <w:i/>
                          <w:spacing w:val="-32"/>
                          <w:w w:val="145"/>
                          <w:sz w:val="24"/>
                        </w:rPr>
                        <w:t xml:space="preserve"> </w:t>
                      </w:r>
                      <w:r>
                        <w:rPr>
                          <w:rFonts w:ascii="Palatino Linotype" w:hAnsi="Palatino Linotype"/>
                          <w:i/>
                          <w:w w:val="125"/>
                          <w:position w:val="-15"/>
                          <w:sz w:val="24"/>
                        </w:rPr>
                        <w:t>L</w:t>
                      </w:r>
                    </w:p>
                  </w:txbxContent>
                </v:textbox>
                <w10:wrap anchorx="page"/>
              </v:shape>
            </w:pict>
          </mc:Fallback>
        </mc:AlternateContent>
      </w:r>
      <w:r w:rsidR="00E142A3">
        <w:rPr>
          <w:rFonts w:ascii="Arial"/>
          <w:spacing w:val="20"/>
          <w:w w:val="236"/>
          <w:position w:val="6"/>
          <w:sz w:val="20"/>
        </w:rPr>
        <w:t>(</w:t>
      </w:r>
      <w:r w:rsidR="00E142A3">
        <w:rPr>
          <w:rFonts w:ascii="Palatino Linotype"/>
          <w:i/>
          <w:spacing w:val="20"/>
          <w:w w:val="104"/>
          <w:position w:val="-12"/>
          <w:sz w:val="24"/>
        </w:rPr>
        <w:t>n</w:t>
      </w:r>
      <w:r w:rsidR="00E142A3">
        <w:rPr>
          <w:rFonts w:ascii="Arial"/>
          <w:w w:val="283"/>
          <w:position w:val="6"/>
          <w:sz w:val="20"/>
        </w:rPr>
        <w:t>\</w:t>
      </w:r>
      <w:r w:rsidR="00E142A3">
        <w:rPr>
          <w:rFonts w:ascii="Arial"/>
          <w:spacing w:val="-16"/>
          <w:position w:val="6"/>
          <w:sz w:val="20"/>
        </w:rPr>
        <w:t xml:space="preserve"> </w:t>
      </w:r>
      <w:r w:rsidR="00E142A3">
        <w:rPr>
          <w:rFonts w:ascii="Arial"/>
          <w:w w:val="220"/>
          <w:sz w:val="20"/>
        </w:rPr>
        <w:t>(</w:t>
      </w:r>
      <w:r w:rsidR="00E142A3">
        <w:rPr>
          <w:rFonts w:ascii="Arial"/>
          <w:spacing w:val="-11"/>
          <w:sz w:val="20"/>
        </w:rPr>
        <w:t xml:space="preserve"> </w:t>
      </w:r>
      <w:r w:rsidR="00E142A3">
        <w:rPr>
          <w:rFonts w:ascii="Arial Unicode MS"/>
          <w:w w:val="87"/>
          <w:position w:val="-12"/>
          <w:sz w:val="24"/>
          <w:u w:val="single"/>
        </w:rPr>
        <w:t>1</w:t>
      </w:r>
      <w:r w:rsidR="00E142A3">
        <w:rPr>
          <w:rFonts w:ascii="Arial Unicode MS"/>
          <w:spacing w:val="-22"/>
          <w:position w:val="-12"/>
          <w:sz w:val="24"/>
        </w:rPr>
        <w:t xml:space="preserve"> </w:t>
      </w:r>
      <w:r w:rsidR="00E142A3">
        <w:rPr>
          <w:rFonts w:ascii="Arial"/>
          <w:w w:val="263"/>
          <w:sz w:val="20"/>
        </w:rPr>
        <w:t>\</w:t>
      </w:r>
      <w:r w:rsidR="00E142A3">
        <w:rPr>
          <w:rFonts w:ascii="Arial"/>
          <w:i/>
          <w:w w:val="110"/>
          <w:position w:val="-3"/>
          <w:sz w:val="16"/>
        </w:rPr>
        <w:t>R</w:t>
      </w:r>
      <w:r w:rsidR="00E142A3">
        <w:rPr>
          <w:rFonts w:ascii="Arial"/>
          <w:i/>
          <w:spacing w:val="6"/>
          <w:position w:val="-3"/>
          <w:sz w:val="16"/>
        </w:rPr>
        <w:t xml:space="preserve"> </w:t>
      </w:r>
      <w:r w:rsidR="00E142A3">
        <w:rPr>
          <w:rFonts w:ascii="Arial"/>
          <w:w w:val="220"/>
          <w:sz w:val="20"/>
        </w:rPr>
        <w:t>(</w:t>
      </w:r>
    </w:p>
    <w:p w14:paraId="36B9946C" w14:textId="77777777" w:rsidR="0092676A" w:rsidRDefault="0092676A">
      <w:pPr>
        <w:pStyle w:val="BodyText"/>
        <w:spacing w:before="4"/>
        <w:rPr>
          <w:rFonts w:ascii="Arial"/>
          <w:sz w:val="6"/>
        </w:rPr>
      </w:pPr>
    </w:p>
    <w:p w14:paraId="087FCD14" w14:textId="77777777" w:rsidR="0092676A" w:rsidRDefault="00AC2220">
      <w:pPr>
        <w:tabs>
          <w:tab w:val="left" w:pos="4376"/>
        </w:tabs>
        <w:ind w:left="3828"/>
        <w:rPr>
          <w:rFonts w:ascii="Arial"/>
          <w:sz w:val="20"/>
        </w:rPr>
      </w:pPr>
      <w:r>
        <w:rPr>
          <w:rFonts w:ascii="Arial"/>
          <w:noProof/>
          <w:sz w:val="20"/>
        </w:rPr>
        <mc:AlternateContent>
          <mc:Choice Requires="wps">
            <w:drawing>
              <wp:inline distT="0" distB="0" distL="0" distR="0" wp14:anchorId="1827A37D" wp14:editId="43B7A18A">
                <wp:extent cx="113665" cy="152400"/>
                <wp:effectExtent l="0" t="0" r="635" b="0"/>
                <wp:docPr id="247"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81B40" w14:textId="77777777" w:rsidR="003D49A1" w:rsidRDefault="003D49A1">
                            <w:pPr>
                              <w:spacing w:line="239" w:lineRule="exact"/>
                              <w:rPr>
                                <w:rFonts w:ascii="Palatino Linotype"/>
                                <w:i/>
                                <w:sz w:val="24"/>
                              </w:rPr>
                            </w:pPr>
                            <w:r>
                              <w:rPr>
                                <w:rFonts w:ascii="Palatino Linotype"/>
                                <w:i/>
                                <w:w w:val="111"/>
                                <w:sz w:val="24"/>
                              </w:rPr>
                              <w:t>R</w:t>
                            </w:r>
                          </w:p>
                        </w:txbxContent>
                      </wps:txbx>
                      <wps:bodyPr rot="0" vert="horz" wrap="square" lIns="0" tIns="0" rIns="0" bIns="0" anchor="t" anchorCtr="0" upright="1">
                        <a:noAutofit/>
                      </wps:bodyPr>
                    </wps:wsp>
                  </a:graphicData>
                </a:graphic>
              </wp:inline>
            </w:drawing>
          </mc:Choice>
          <mc:Fallback>
            <w:pict>
              <v:shape w14:anchorId="1827A37D" id="Text Box 219" o:spid="_x0000_s1041" type="#_x0000_t202" style="width:8.95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" filled="f" stroked="f">
                <v:textbox inset="0,0,0,0">
                  <w:txbxContent>
                    <w:p w14:paraId="34781B40" w14:textId="77777777" w:rsidR="003D49A1" w:rsidRDefault="003D49A1">
                      <w:pPr>
                        <w:spacing w:line="239" w:lineRule="exact"/>
                        <w:rPr>
                          <w:rFonts w:ascii="Palatino Linotype"/>
                          <w:i/>
                          <w:sz w:val="24"/>
                        </w:rPr>
                      </w:pPr>
                      <w:r>
                        <w:rPr>
                          <w:rFonts w:ascii="Palatino Linotype"/>
                          <w:i/>
                          <w:w w:val="111"/>
                          <w:sz w:val="24"/>
                        </w:rPr>
                        <w:t>R</w:t>
                      </w:r>
                    </w:p>
                  </w:txbxContent>
                </v:textbox>
                <w10:anchorlock/>
              </v:shape>
            </w:pict>
          </mc:Fallback>
        </mc:AlternateContent>
      </w:r>
      <w:r w:rsidR="00E142A3">
        <w:rPr>
          <w:rFonts w:ascii="Arial"/>
          <w:sz w:val="20"/>
        </w:rPr>
        <w:tab/>
      </w:r>
      <w:r>
        <w:rPr>
          <w:rFonts w:ascii="Arial"/>
          <w:noProof/>
          <w:sz w:val="20"/>
        </w:rPr>
        <mc:AlternateContent>
          <mc:Choice Requires="wps">
            <w:drawing>
              <wp:inline distT="0" distB="0" distL="0" distR="0" wp14:anchorId="76BD0EA2" wp14:editId="4DE76572">
                <wp:extent cx="101600" cy="152400"/>
                <wp:effectExtent l="0" t="0" r="3175" b="0"/>
                <wp:docPr id="246"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8DC23" w14:textId="77777777" w:rsidR="003D49A1" w:rsidRDefault="003D49A1">
                            <w:pPr>
                              <w:spacing w:line="239" w:lineRule="exact"/>
                              <w:rPr>
                                <w:rFonts w:ascii="Palatino Linotype"/>
                                <w:i/>
                                <w:sz w:val="24"/>
                              </w:rPr>
                            </w:pPr>
                            <w:r>
                              <w:rPr>
                                <w:rFonts w:ascii="Palatino Linotype"/>
                                <w:i/>
                                <w:w w:val="119"/>
                                <w:sz w:val="24"/>
                              </w:rPr>
                              <w:t>L</w:t>
                            </w:r>
                          </w:p>
                        </w:txbxContent>
                      </wps:txbx>
                      <wps:bodyPr rot="0" vert="horz" wrap="square" lIns="0" tIns="0" rIns="0" bIns="0" anchor="t" anchorCtr="0" upright="1">
                        <a:noAutofit/>
                      </wps:bodyPr>
                    </wps:wsp>
                  </a:graphicData>
                </a:graphic>
              </wp:inline>
            </w:drawing>
          </mc:Choice>
          <mc:Fallback>
            <w:pict>
              <v:shape w14:anchorId="76BD0EA2" id="Text Box 218" o:spid="_x0000_s1042" type="#_x0000_t202" style="width:8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" filled="f" stroked="f">
                <v:textbox inset="0,0,0,0">
                  <w:txbxContent>
                    <w:p w14:paraId="4AE8DC23" w14:textId="77777777" w:rsidR="003D49A1" w:rsidRDefault="003D49A1">
                      <w:pPr>
                        <w:spacing w:line="239" w:lineRule="exact"/>
                        <w:rPr>
                          <w:rFonts w:ascii="Palatino Linotype"/>
                          <w:i/>
                          <w:sz w:val="24"/>
                        </w:rPr>
                      </w:pPr>
                      <w:r>
                        <w:rPr>
                          <w:rFonts w:ascii="Palatino Linotype"/>
                          <w:i/>
                          <w:w w:val="119"/>
                          <w:sz w:val="24"/>
                        </w:rPr>
                        <w:t>L</w:t>
                      </w:r>
                    </w:p>
                  </w:txbxContent>
                </v:textbox>
                <w10:anchorlock/>
              </v:shape>
            </w:pict>
          </mc:Fallback>
        </mc:AlternateContent>
      </w:r>
    </w:p>
    <w:p w14:paraId="29EB2393" w14:textId="77777777" w:rsidR="0092676A" w:rsidRDefault="00E142A3">
      <w:pPr>
        <w:spacing w:before="150"/>
        <w:ind w:left="414"/>
        <w:rPr>
          <w:rFonts w:ascii="Arial" w:hAnsi="Arial"/>
          <w:i/>
          <w:sz w:val="16"/>
        </w:rPr>
      </w:pPr>
      <w:r>
        <w:br w:type="column"/>
      </w:r>
      <w:r>
        <w:rPr>
          <w:rFonts w:ascii="Arial Unicode MS" w:hAnsi="Arial Unicode MS"/>
          <w:w w:val="87"/>
          <w:position w:val="-8"/>
          <w:sz w:val="24"/>
          <w:u w:val="single"/>
        </w:rPr>
        <w:t>1</w:t>
      </w:r>
      <w:r>
        <w:rPr>
          <w:rFonts w:ascii="Arial Unicode MS" w:hAnsi="Arial Unicode MS"/>
          <w:spacing w:val="-22"/>
          <w:position w:val="-8"/>
          <w:sz w:val="24"/>
        </w:rPr>
        <w:t xml:space="preserve"> </w:t>
      </w:r>
      <w:r>
        <w:rPr>
          <w:rFonts w:ascii="Arial" w:hAnsi="Arial"/>
          <w:w w:val="263"/>
          <w:position w:val="4"/>
          <w:sz w:val="20"/>
        </w:rPr>
        <w:t>\</w:t>
      </w:r>
      <w:r>
        <w:rPr>
          <w:rFonts w:ascii="Arial" w:hAnsi="Arial"/>
          <w:i/>
          <w:spacing w:val="-1"/>
          <w:w w:val="115"/>
          <w:sz w:val="16"/>
        </w:rPr>
        <w:t>n</w:t>
      </w:r>
      <w:r>
        <w:rPr>
          <w:rFonts w:ascii="Arial" w:hAnsi="Arial"/>
          <w:i/>
          <w:w w:val="140"/>
          <w:sz w:val="16"/>
        </w:rPr>
        <w:t>−</w:t>
      </w:r>
      <w:r>
        <w:rPr>
          <w:rFonts w:ascii="Arial" w:hAnsi="Arial"/>
          <w:i/>
          <w:w w:val="110"/>
          <w:sz w:val="16"/>
        </w:rPr>
        <w:t>R</w:t>
      </w:r>
    </w:p>
    <w:p w14:paraId="3CC097CB" w14:textId="77777777" w:rsidR="0092676A" w:rsidRDefault="0092676A">
      <w:pPr>
        <w:rPr>
          <w:rFonts w:ascii="Arial" w:hAnsi="Arial"/>
          <w:sz w:val="16"/>
        </w:rPr>
        <w:sectPr w:rsidR="0092676A">
          <w:type w:val="continuous"/>
          <w:pgSz w:w="11910" w:h="16840"/>
          <w:pgMar w:top="1580" w:right="1620" w:bottom="280" w:left="1680" w:header="720" w:footer="720" w:gutter="0"/>
          <w:cols w:num="2" w:space="720" w:equalWidth="0">
            <w:col w:w="5032" w:space="40"/>
            <w:col w:w="3538"/>
          </w:cols>
        </w:sectPr>
      </w:pPr>
    </w:p>
    <w:p w14:paraId="438C14F9" w14:textId="77777777" w:rsidR="0092676A" w:rsidRDefault="0092676A">
      <w:pPr>
        <w:pStyle w:val="BodyText"/>
        <w:spacing w:before="4"/>
        <w:rPr>
          <w:rFonts w:ascii="Arial"/>
          <w:i/>
          <w:sz w:val="6"/>
        </w:rPr>
      </w:pPr>
    </w:p>
    <w:p w14:paraId="700D6035" w14:textId="77777777" w:rsidR="0092676A" w:rsidRDefault="00AC2220">
      <w:pPr>
        <w:tabs>
          <w:tab w:val="left" w:pos="4376"/>
        </w:tabs>
        <w:ind w:left="3828"/>
        <w:rPr>
          <w:rFonts w:ascii="Arial"/>
          <w:sz w:val="20"/>
        </w:rPr>
      </w:pPr>
      <w:r>
        <w:rPr>
          <w:rFonts w:ascii="Arial"/>
          <w:noProof/>
          <w:sz w:val="20"/>
        </w:rPr>
        <mc:AlternateContent>
          <mc:Choice Requires="wps">
            <w:drawing>
              <wp:inline distT="0" distB="0" distL="0" distR="0" wp14:anchorId="412BA559" wp14:editId="4273267E">
                <wp:extent cx="113665" cy="152400"/>
                <wp:effectExtent l="0" t="0" r="635" b="0"/>
                <wp:docPr id="245"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9704B" w14:textId="77777777" w:rsidR="003D49A1" w:rsidRDefault="003D49A1">
                            <w:pPr>
                              <w:spacing w:line="239" w:lineRule="exact"/>
                              <w:rPr>
                                <w:rFonts w:ascii="Palatino Linotype"/>
                                <w:i/>
                                <w:sz w:val="24"/>
                              </w:rPr>
                            </w:pPr>
                            <w:r>
                              <w:rPr>
                                <w:rFonts w:ascii="Palatino Linotype"/>
                                <w:i/>
                                <w:w w:val="111"/>
                                <w:sz w:val="24"/>
                              </w:rPr>
                              <w:t>R</w:t>
                            </w:r>
                          </w:p>
                        </w:txbxContent>
                      </wps:txbx>
                      <wps:bodyPr rot="0" vert="horz" wrap="square" lIns="0" tIns="0" rIns="0" bIns="0" anchor="t" anchorCtr="0" upright="1">
                        <a:noAutofit/>
                      </wps:bodyPr>
                    </wps:wsp>
                  </a:graphicData>
                </a:graphic>
              </wp:inline>
            </w:drawing>
          </mc:Choice>
          <mc:Fallback>
            <w:pict>
              <v:shape w14:anchorId="412BA559" id="Text Box 217" o:spid="_x0000_s1043" type="#_x0000_t202" style="width:8.95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" filled="f" stroked="f">
                <v:textbox inset="0,0,0,0">
                  <w:txbxContent>
                    <w:p w14:paraId="0209704B" w14:textId="77777777" w:rsidR="003D49A1" w:rsidRDefault="003D49A1">
                      <w:pPr>
                        <w:spacing w:line="239" w:lineRule="exact"/>
                        <w:rPr>
                          <w:rFonts w:ascii="Palatino Linotype"/>
                          <w:i/>
                          <w:sz w:val="24"/>
                        </w:rPr>
                      </w:pPr>
                      <w:r>
                        <w:rPr>
                          <w:rFonts w:ascii="Palatino Linotype"/>
                          <w:i/>
                          <w:w w:val="111"/>
                          <w:sz w:val="24"/>
                        </w:rPr>
                        <w:t>R</w:t>
                      </w:r>
                    </w:p>
                  </w:txbxContent>
                </v:textbox>
                <w10:anchorlock/>
              </v:shape>
            </w:pict>
          </mc:Fallback>
        </mc:AlternateContent>
      </w:r>
      <w:r w:rsidR="00E142A3">
        <w:rPr>
          <w:rFonts w:ascii="Arial"/>
          <w:sz w:val="20"/>
        </w:rPr>
        <w:tab/>
      </w:r>
      <w:r>
        <w:rPr>
          <w:rFonts w:ascii="Arial"/>
          <w:noProof/>
          <w:sz w:val="20"/>
        </w:rPr>
        <mc:AlternateContent>
          <mc:Choice Requires="wps">
            <w:drawing>
              <wp:inline distT="0" distB="0" distL="0" distR="0" wp14:anchorId="56987D79" wp14:editId="331272A9">
                <wp:extent cx="101600" cy="152400"/>
                <wp:effectExtent l="0" t="0" r="3175" b="0"/>
                <wp:docPr id="244"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66FCC" w14:textId="77777777" w:rsidR="003D49A1" w:rsidRDefault="003D49A1">
                            <w:pPr>
                              <w:spacing w:line="239" w:lineRule="exact"/>
                              <w:rPr>
                                <w:rFonts w:ascii="Palatino Linotype"/>
                                <w:i/>
                                <w:sz w:val="24"/>
                              </w:rPr>
                            </w:pPr>
                            <w:r>
                              <w:rPr>
                                <w:rFonts w:ascii="Palatino Linotype"/>
                                <w:i/>
                                <w:w w:val="119"/>
                                <w:sz w:val="24"/>
                              </w:rPr>
                              <w:t>L</w:t>
                            </w:r>
                          </w:p>
                        </w:txbxContent>
                      </wps:txbx>
                      <wps:bodyPr rot="0" vert="horz" wrap="square" lIns="0" tIns="0" rIns="0" bIns="0" anchor="t" anchorCtr="0" upright="1">
                        <a:noAutofit/>
                      </wps:bodyPr>
                    </wps:wsp>
                  </a:graphicData>
                </a:graphic>
              </wp:inline>
            </w:drawing>
          </mc:Choice>
          <mc:Fallback>
            <w:pict>
              <v:shape w14:anchorId="56987D79" id="Text Box 216" o:spid="_x0000_s1044" type="#_x0000_t202" style="width:8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" filled="f" stroked="f">
                <v:textbox inset="0,0,0,0">
                  <w:txbxContent>
                    <w:p w14:paraId="21266FCC" w14:textId="77777777" w:rsidR="003D49A1" w:rsidRDefault="003D49A1">
                      <w:pPr>
                        <w:spacing w:line="239" w:lineRule="exact"/>
                        <w:rPr>
                          <w:rFonts w:ascii="Palatino Linotype"/>
                          <w:i/>
                          <w:sz w:val="24"/>
                        </w:rPr>
                      </w:pPr>
                      <w:r>
                        <w:rPr>
                          <w:rFonts w:ascii="Palatino Linotype"/>
                          <w:i/>
                          <w:w w:val="119"/>
                          <w:sz w:val="24"/>
                        </w:rPr>
                        <w:t>L</w:t>
                      </w:r>
                    </w:p>
                  </w:txbxContent>
                </v:textbox>
                <w10:anchorlock/>
              </v:shape>
            </w:pict>
          </mc:Fallback>
        </mc:AlternateContent>
      </w:r>
    </w:p>
    <w:p w14:paraId="4C30C398" w14:textId="77777777" w:rsidR="0092676A" w:rsidRDefault="00AC2220">
      <w:pPr>
        <w:pStyle w:val="BodyText"/>
        <w:spacing w:before="153"/>
        <w:ind w:left="480"/>
      </w:pPr>
      <w:r>
        <w:rPr>
          <w:noProof/>
        </w:rPr>
        <mc:AlternateContent>
          <mc:Choice Requires="wps">
            <w:drawing>
              <wp:anchor distT="0" distB="0" distL="114300" distR="114300" simplePos="0" relativeHeight="2152" behindDoc="0" locked="0" layoutInCell="1" allowOverlap="1" wp14:anchorId="65C57FDB" wp14:editId="64C6D2D1">
                <wp:simplePos x="0" y="0"/>
                <wp:positionH relativeFrom="page">
                  <wp:posOffset>6156960</wp:posOffset>
                </wp:positionH>
                <wp:positionV relativeFrom="paragraph">
                  <wp:posOffset>-313690</wp:posOffset>
                </wp:positionV>
                <wp:extent cx="306070" cy="213995"/>
                <wp:effectExtent l="3810" t="635" r="4445" b="4445"/>
                <wp:wrapNone/>
                <wp:docPr id="243"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377CF" w14:textId="77777777" w:rsidR="003D49A1" w:rsidRDefault="003D49A1">
                            <w:pPr>
                              <w:pStyle w:val="BodyText"/>
                              <w:spacing w:before="62"/>
                            </w:pPr>
                            <w:r>
                              <w:rPr>
                                <w:w w:val="115"/>
                              </w:rPr>
                              <w:t>(6.1)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57FDB" id="Text Box 215" o:spid="_x0000_s1045" type="#_x0000_t202" style="position:absolute;left:0;text-align:left;margin-left:484.8pt;margin-top:-24.7pt;width:24.1pt;height:16.85pt;z-index:2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Ce2tAIAALM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" filled="f" stroked="f">
                <v:textbox inset="0,0,0,0">
                  <w:txbxContent>
                    <w:p w14:paraId="221377CF" w14:textId="77777777" w:rsidR="003D49A1" w:rsidRDefault="003D49A1">
                      <w:pPr>
                        <w:pStyle w:val="BodyText"/>
                        <w:spacing w:before="62"/>
                      </w:pPr>
                      <w:r>
                        <w:rPr>
                          <w:w w:val="115"/>
                        </w:rPr>
                        <w:t>(6.1)</w:t>
                      </w:r>
                    </w:p>
                  </w:txbxContent>
                </v:textbox>
                <w10:wrap anchorx="page"/>
              </v:shape>
            </w:pict>
          </mc:Fallback>
        </mc:AlternateContent>
      </w:r>
      <w:r w:rsidR="00E142A3">
        <w:rPr>
          <w:w w:val="110"/>
        </w:rPr>
        <w:t>Thus, the reading efficiency of the conventional system is presented as:</w:t>
      </w:r>
    </w:p>
    <w:p w14:paraId="05CC7F41" w14:textId="77777777" w:rsidR="0092676A" w:rsidRDefault="0092676A">
      <w:pPr>
        <w:pStyle w:val="BodyText"/>
        <w:spacing w:before="5"/>
        <w:rPr>
          <w:sz w:val="9"/>
        </w:rPr>
      </w:pPr>
    </w:p>
    <w:p w14:paraId="113A9CB5" w14:textId="77777777" w:rsidR="0092676A" w:rsidRDefault="0092676A">
      <w:pPr>
        <w:rPr>
          <w:sz w:val="9"/>
        </w:rPr>
        <w:sectPr w:rsidR="0092676A">
          <w:type w:val="continuous"/>
          <w:pgSz w:w="11910" w:h="16840"/>
          <w:pgMar w:top="1580" w:right="1620" w:bottom="280" w:left="1680" w:header="720" w:footer="720" w:gutter="0"/>
          <w:cols w:space="720"/>
        </w:sectPr>
      </w:pPr>
    </w:p>
    <w:p w14:paraId="109A9928" w14:textId="77777777" w:rsidR="0092676A" w:rsidRDefault="00E142A3">
      <w:pPr>
        <w:spacing w:before="185"/>
        <w:jc w:val="right"/>
        <w:rPr>
          <w:rFonts w:ascii="Arial Unicode MS" w:hAnsi="Arial Unicode MS"/>
          <w:sz w:val="24"/>
        </w:rPr>
      </w:pPr>
      <w:r>
        <w:rPr>
          <w:rFonts w:ascii="Palatino Linotype" w:hAnsi="Palatino Linotype"/>
          <w:i/>
          <w:w w:val="110"/>
          <w:position w:val="4"/>
          <w:sz w:val="24"/>
        </w:rPr>
        <w:t>η</w:t>
      </w:r>
      <w:r>
        <w:rPr>
          <w:rFonts w:ascii="Arial" w:hAnsi="Arial"/>
          <w:i/>
          <w:w w:val="110"/>
          <w:sz w:val="16"/>
        </w:rPr>
        <w:t xml:space="preserve">conv </w:t>
      </w:r>
      <w:r>
        <w:rPr>
          <w:rFonts w:ascii="Arial Unicode MS" w:hAnsi="Arial Unicode MS"/>
          <w:w w:val="110"/>
          <w:position w:val="4"/>
          <w:sz w:val="24"/>
        </w:rPr>
        <w:t>=</w:t>
      </w:r>
    </w:p>
    <w:p w14:paraId="15F25F5D" w14:textId="77777777" w:rsidR="0092676A" w:rsidRDefault="00E142A3">
      <w:pPr>
        <w:spacing w:before="66"/>
        <w:ind w:left="26"/>
        <w:rPr>
          <w:rFonts w:ascii="Arial"/>
          <w:sz w:val="20"/>
        </w:rPr>
      </w:pPr>
      <w:r>
        <w:br w:type="column"/>
      </w:r>
      <w:r>
        <w:rPr>
          <w:rFonts w:ascii="Arial"/>
          <w:w w:val="210"/>
          <w:sz w:val="20"/>
        </w:rPr>
        <w:t>(</w:t>
      </w:r>
      <w:r>
        <w:rPr>
          <w:rFonts w:ascii="Arial"/>
          <w:spacing w:val="-85"/>
          <w:w w:val="210"/>
          <w:sz w:val="20"/>
        </w:rPr>
        <w:t xml:space="preserve"> </w:t>
      </w:r>
      <w:r>
        <w:rPr>
          <w:rFonts w:ascii="Palatino Linotype"/>
          <w:i/>
          <w:w w:val="125"/>
          <w:position w:val="-12"/>
          <w:sz w:val="24"/>
          <w:u w:val="single"/>
        </w:rPr>
        <w:t>n</w:t>
      </w:r>
      <w:r>
        <w:rPr>
          <w:rFonts w:ascii="Palatino Linotype"/>
          <w:i/>
          <w:spacing w:val="-44"/>
          <w:w w:val="125"/>
          <w:position w:val="-12"/>
          <w:sz w:val="24"/>
          <w:u w:val="single"/>
        </w:rPr>
        <w:t xml:space="preserve"> </w:t>
      </w:r>
      <w:r>
        <w:rPr>
          <w:rFonts w:ascii="Arial"/>
          <w:w w:val="250"/>
          <w:sz w:val="20"/>
        </w:rPr>
        <w:t>\</w:t>
      </w:r>
      <w:r>
        <w:rPr>
          <w:rFonts w:ascii="Arial"/>
          <w:spacing w:val="-102"/>
          <w:w w:val="250"/>
          <w:sz w:val="20"/>
        </w:rPr>
        <w:t xml:space="preserve"> </w:t>
      </w:r>
      <w:r>
        <w:rPr>
          <w:rFonts w:ascii="Arial"/>
          <w:w w:val="210"/>
          <w:sz w:val="20"/>
        </w:rPr>
        <w:t>(</w:t>
      </w:r>
    </w:p>
    <w:p w14:paraId="0E411F5F" w14:textId="77777777" w:rsidR="0092676A" w:rsidRDefault="0092676A">
      <w:pPr>
        <w:pStyle w:val="BodyText"/>
        <w:spacing w:before="4"/>
        <w:rPr>
          <w:rFonts w:ascii="Arial"/>
          <w:sz w:val="6"/>
        </w:rPr>
      </w:pPr>
    </w:p>
    <w:p w14:paraId="735D35E8" w14:textId="77777777" w:rsidR="0092676A" w:rsidRDefault="00AC2220">
      <w:pPr>
        <w:pStyle w:val="BodyText"/>
        <w:ind w:left="196"/>
        <w:rPr>
          <w:rFonts w:ascii="Arial"/>
          <w:sz w:val="20"/>
        </w:rPr>
      </w:pPr>
      <w:r>
        <w:rPr>
          <w:rFonts w:ascii="Arial"/>
          <w:noProof/>
          <w:sz w:val="20"/>
        </w:rPr>
        <mc:AlternateContent>
          <mc:Choice Requires="wps">
            <w:drawing>
              <wp:inline distT="0" distB="0" distL="0" distR="0" wp14:anchorId="3A928919" wp14:editId="22A25083">
                <wp:extent cx="101600" cy="152400"/>
                <wp:effectExtent l="0" t="0" r="3175" b="0"/>
                <wp:docPr id="242"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DC14" w14:textId="77777777" w:rsidR="003D49A1" w:rsidRDefault="003D49A1">
                            <w:pPr>
                              <w:spacing w:line="239" w:lineRule="exact"/>
                              <w:rPr>
                                <w:rFonts w:ascii="Palatino Linotype"/>
                                <w:i/>
                                <w:sz w:val="24"/>
                              </w:rPr>
                            </w:pPr>
                            <w:r>
                              <w:rPr>
                                <w:rFonts w:ascii="Palatino Linotype"/>
                                <w:i/>
                                <w:w w:val="119"/>
                                <w:sz w:val="24"/>
                              </w:rPr>
                              <w:t>L</w:t>
                            </w:r>
                          </w:p>
                        </w:txbxContent>
                      </wps:txbx>
                      <wps:bodyPr rot="0" vert="horz" wrap="square" lIns="0" tIns="0" rIns="0" bIns="0" anchor="t" anchorCtr="0" upright="1">
                        <a:noAutofit/>
                      </wps:bodyPr>
                    </wps:wsp>
                  </a:graphicData>
                </a:graphic>
              </wp:inline>
            </w:drawing>
          </mc:Choice>
          <mc:Fallback>
            <w:pict>
              <v:shape w14:anchorId="3A928919" id="Text Box 214" o:spid="_x0000_s1046" type="#_x0000_t202" style="width:8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" filled="f" stroked="f">
                <v:textbox inset="0,0,0,0">
                  <w:txbxContent>
                    <w:p w14:paraId="614DDC14" w14:textId="77777777" w:rsidR="003D49A1" w:rsidRDefault="003D49A1">
                      <w:pPr>
                        <w:spacing w:line="239" w:lineRule="exact"/>
                        <w:rPr>
                          <w:rFonts w:ascii="Palatino Linotype"/>
                          <w:i/>
                          <w:sz w:val="24"/>
                        </w:rPr>
                      </w:pPr>
                      <w:r>
                        <w:rPr>
                          <w:rFonts w:ascii="Palatino Linotype"/>
                          <w:i/>
                          <w:w w:val="119"/>
                          <w:sz w:val="24"/>
                        </w:rPr>
                        <w:t>L</w:t>
                      </w:r>
                    </w:p>
                  </w:txbxContent>
                </v:textbox>
                <w10:anchorlock/>
              </v:shape>
            </w:pict>
          </mc:Fallback>
        </mc:AlternateContent>
      </w:r>
    </w:p>
    <w:p w14:paraId="59EA0089" w14:textId="77777777" w:rsidR="0092676A" w:rsidRDefault="00E142A3">
      <w:pPr>
        <w:spacing w:before="30" w:line="355" w:lineRule="exact"/>
        <w:ind w:left="414"/>
        <w:rPr>
          <w:rFonts w:ascii="Tahoma" w:hAnsi="Tahoma"/>
          <w:sz w:val="16"/>
        </w:rPr>
      </w:pPr>
      <w:r>
        <w:br w:type="column"/>
      </w:r>
      <w:r>
        <w:rPr>
          <w:rFonts w:ascii="Arial Unicode MS" w:hAnsi="Arial Unicode MS"/>
          <w:w w:val="105"/>
          <w:position w:val="-8"/>
          <w:sz w:val="24"/>
          <w:u w:val="single"/>
        </w:rPr>
        <w:t xml:space="preserve">1 </w:t>
      </w:r>
      <w:r>
        <w:rPr>
          <w:rFonts w:ascii="Arial Unicode MS" w:hAnsi="Arial Unicode MS"/>
          <w:spacing w:val="62"/>
          <w:w w:val="105"/>
          <w:position w:val="-8"/>
          <w:sz w:val="24"/>
          <w:u w:val="single"/>
        </w:rPr>
        <w:t xml:space="preserve"> </w:t>
      </w:r>
      <w:r>
        <w:rPr>
          <w:rFonts w:ascii="Arial" w:hAnsi="Arial"/>
          <w:i/>
          <w:w w:val="105"/>
          <w:sz w:val="16"/>
        </w:rPr>
        <w:t>n−</w:t>
      </w:r>
      <w:r>
        <w:rPr>
          <w:rFonts w:ascii="Tahoma" w:hAnsi="Tahoma"/>
          <w:w w:val="105"/>
          <w:sz w:val="16"/>
        </w:rPr>
        <w:t>1</w:t>
      </w:r>
    </w:p>
    <w:p w14:paraId="01238055" w14:textId="77777777" w:rsidR="0092676A" w:rsidRDefault="00AC2220">
      <w:pPr>
        <w:spacing w:line="391" w:lineRule="exact"/>
        <w:ind w:left="130"/>
        <w:rPr>
          <w:rFonts w:ascii="Palatino Linotype" w:hAnsi="Palatino Linotype"/>
          <w:i/>
          <w:sz w:val="24"/>
        </w:rPr>
      </w:pPr>
      <w:r>
        <w:rPr>
          <w:noProof/>
        </w:rPr>
        <mc:AlternateContent>
          <mc:Choice Requires="wps">
            <w:drawing>
              <wp:anchor distT="0" distB="0" distL="114300" distR="114300" simplePos="0" relativeHeight="503280344" behindDoc="1" locked="0" layoutInCell="1" allowOverlap="1" wp14:anchorId="47F76F8E" wp14:editId="7A7F7CBD">
                <wp:simplePos x="0" y="0"/>
                <wp:positionH relativeFrom="page">
                  <wp:posOffset>4037965</wp:posOffset>
                </wp:positionH>
                <wp:positionV relativeFrom="paragraph">
                  <wp:posOffset>-180975</wp:posOffset>
                </wp:positionV>
                <wp:extent cx="485140" cy="472440"/>
                <wp:effectExtent l="0" t="0" r="1270" b="3810"/>
                <wp:wrapNone/>
                <wp:docPr id="241"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E04C8" w14:textId="77777777" w:rsidR="003D49A1" w:rsidRDefault="003D49A1">
                            <w:pPr>
                              <w:spacing w:line="509" w:lineRule="exact"/>
                              <w:rPr>
                                <w:rFonts w:ascii="Arial Unicode MS"/>
                                <w:sz w:val="24"/>
                              </w:rPr>
                            </w:pPr>
                            <w:r>
                              <w:rPr>
                                <w:rFonts w:ascii="Arial"/>
                                <w:spacing w:val="-764"/>
                                <w:w w:val="263"/>
                                <w:sz w:val="20"/>
                              </w:rPr>
                              <w:t>\</w:t>
                            </w:r>
                            <w:r>
                              <w:rPr>
                                <w:rFonts w:ascii="Arial Unicode MS"/>
                                <w:w w:val="87"/>
                                <w:position w:val="-28"/>
                                <w:sz w:val="24"/>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F76F8E" id="Text Box 213" o:spid="_x0000_s1047" type="#_x0000_t202" style="position:absolute;left:0;text-align:left;margin-left:317.95pt;margin-top:-14.25pt;width:38.2pt;height:37.2pt;z-index:-36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VVFsQIAALQ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" filled="f" stroked="f">
                <v:textbox inset="0,0,0,0">
                  <w:txbxContent>
                    <w:p w14:paraId="506E04C8" w14:textId="77777777" w:rsidR="003D49A1" w:rsidRDefault="003D49A1">
                      <w:pPr>
                        <w:spacing w:line="509" w:lineRule="exact"/>
                        <w:rPr>
                          <w:rFonts w:ascii="Arial Unicode MS"/>
                          <w:sz w:val="24"/>
                        </w:rPr>
                      </w:pPr>
                      <w:r>
                        <w:rPr>
                          <w:rFonts w:ascii="Arial"/>
                          <w:spacing w:val="-764"/>
                          <w:w w:val="263"/>
                          <w:sz w:val="20"/>
                        </w:rPr>
                        <w:t>\</w:t>
                      </w:r>
                      <w:r>
                        <w:rPr>
                          <w:rFonts w:ascii="Arial Unicode MS"/>
                          <w:w w:val="87"/>
                          <w:position w:val="-28"/>
                          <w:sz w:val="24"/>
                        </w:rPr>
                        <w:t>1</w:t>
                      </w:r>
                    </w:p>
                  </w:txbxContent>
                </v:textbox>
                <w10:wrap anchorx="page"/>
              </v:shape>
            </w:pict>
          </mc:Fallback>
        </mc:AlternateContent>
      </w:r>
      <w:r w:rsidR="00E142A3">
        <w:rPr>
          <w:rFonts w:ascii="Arial Narrow" w:hAnsi="Arial Narrow"/>
          <w:i/>
          <w:w w:val="145"/>
          <w:sz w:val="24"/>
        </w:rPr>
        <w:t xml:space="preserve">− </w:t>
      </w:r>
      <w:r w:rsidR="00E142A3">
        <w:rPr>
          <w:rFonts w:ascii="Palatino Linotype" w:hAnsi="Palatino Linotype"/>
          <w:i/>
          <w:w w:val="140"/>
          <w:position w:val="-15"/>
          <w:sz w:val="24"/>
        </w:rPr>
        <w:t>L</w:t>
      </w:r>
    </w:p>
    <w:p w14:paraId="49FEFA52" w14:textId="77777777" w:rsidR="0092676A" w:rsidRDefault="00E142A3">
      <w:pPr>
        <w:pStyle w:val="BodyText"/>
        <w:spacing w:before="1"/>
        <w:rPr>
          <w:rFonts w:ascii="Palatino Linotype"/>
          <w:i/>
          <w:sz w:val="25"/>
        </w:rPr>
      </w:pPr>
      <w:r>
        <w:br w:type="column"/>
      </w:r>
    </w:p>
    <w:p w14:paraId="55D5F388" w14:textId="77777777" w:rsidR="0092676A" w:rsidRDefault="00E142A3">
      <w:pPr>
        <w:pStyle w:val="BodyText"/>
        <w:ind w:right="105"/>
        <w:jc w:val="right"/>
      </w:pPr>
      <w:r>
        <w:rPr>
          <w:w w:val="115"/>
        </w:rPr>
        <w:t>(6.2)</w:t>
      </w:r>
    </w:p>
    <w:p w14:paraId="0BEC8240" w14:textId="77777777" w:rsidR="0092676A" w:rsidRDefault="0092676A">
      <w:pPr>
        <w:jc w:val="right"/>
        <w:sectPr w:rsidR="0092676A">
          <w:type w:val="continuous"/>
          <w:pgSz w:w="11910" w:h="16840"/>
          <w:pgMar w:top="1580" w:right="1620" w:bottom="280" w:left="1680" w:header="720" w:footer="720" w:gutter="0"/>
          <w:cols w:num="4" w:space="720" w:equalWidth="0">
            <w:col w:w="3927" w:space="40"/>
            <w:col w:w="714" w:space="40"/>
            <w:col w:w="1043" w:space="40"/>
            <w:col w:w="2806"/>
          </w:cols>
        </w:sectPr>
      </w:pPr>
    </w:p>
    <w:p w14:paraId="0B4D7C90" w14:textId="77777777" w:rsidR="0092676A" w:rsidRDefault="00E142A3">
      <w:pPr>
        <w:pStyle w:val="BodyText"/>
        <w:spacing w:before="171"/>
        <w:ind w:left="831"/>
        <w:rPr>
          <w:rFonts w:ascii="Palatino Linotype"/>
          <w:i/>
        </w:rPr>
      </w:pPr>
      <w:r>
        <w:rPr>
          <w:w w:val="110"/>
        </w:rPr>
        <w:t xml:space="preserve">In the proposed system, the reader has the capability to resolve up to </w:t>
      </w:r>
      <w:r>
        <w:rPr>
          <w:rFonts w:ascii="Palatino Linotype"/>
          <w:i/>
          <w:w w:val="110"/>
        </w:rPr>
        <w:t>M</w:t>
      </w:r>
    </w:p>
    <w:p w14:paraId="36B05357" w14:textId="77777777" w:rsidR="0092676A" w:rsidRDefault="00E142A3">
      <w:pPr>
        <w:pStyle w:val="BodyText"/>
        <w:spacing w:before="79"/>
        <w:ind w:left="479"/>
      </w:pPr>
      <w:r>
        <w:rPr>
          <w:w w:val="110"/>
        </w:rPr>
        <w:t>collided tags. Therefore, the proposed reading efficiency can be presented as:</w:t>
      </w:r>
    </w:p>
    <w:p w14:paraId="2579FED5" w14:textId="77777777" w:rsidR="0092676A" w:rsidRDefault="0092676A">
      <w:pPr>
        <w:pStyle w:val="BodyText"/>
        <w:spacing w:before="6"/>
        <w:rPr>
          <w:sz w:val="18"/>
        </w:rPr>
      </w:pPr>
    </w:p>
    <w:p w14:paraId="5431FD21" w14:textId="77777777" w:rsidR="0092676A" w:rsidRDefault="00AC2220">
      <w:pPr>
        <w:spacing w:before="70" w:line="119" w:lineRule="exact"/>
        <w:ind w:left="295"/>
        <w:jc w:val="center"/>
        <w:rPr>
          <w:rFonts w:ascii="Arial"/>
          <w:i/>
          <w:sz w:val="16"/>
        </w:rPr>
      </w:pPr>
      <w:r>
        <w:rPr>
          <w:noProof/>
        </w:rPr>
        <mc:AlternateContent>
          <mc:Choice Requires="wps">
            <w:drawing>
              <wp:anchor distT="0" distB="0" distL="114300" distR="114300" simplePos="0" relativeHeight="503280368" behindDoc="1" locked="0" layoutInCell="1" allowOverlap="1" wp14:anchorId="07E15CEB" wp14:editId="6BB65964">
                <wp:simplePos x="0" y="0"/>
                <wp:positionH relativeFrom="page">
                  <wp:posOffset>3806825</wp:posOffset>
                </wp:positionH>
                <wp:positionV relativeFrom="paragraph">
                  <wp:posOffset>80010</wp:posOffset>
                </wp:positionV>
                <wp:extent cx="648970" cy="472440"/>
                <wp:effectExtent l="0" t="3810" r="1905" b="0"/>
                <wp:wrapNone/>
                <wp:docPr id="24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AC357" w14:textId="77777777" w:rsidR="003D49A1" w:rsidRDefault="003D49A1">
                            <w:pPr>
                              <w:tabs>
                                <w:tab w:val="left" w:pos="954"/>
                              </w:tabs>
                              <w:spacing w:before="129"/>
                              <w:rPr>
                                <w:rFonts w:ascii="Arial Narrow" w:hAnsi="Arial Narrow"/>
                                <w:i/>
                                <w:sz w:val="24"/>
                              </w:rPr>
                            </w:pPr>
                            <w:r>
                              <w:rPr>
                                <w:rFonts w:ascii="Arial" w:hAnsi="Arial"/>
                                <w:w w:val="517"/>
                                <w:sz w:val="20"/>
                              </w:rPr>
                              <w:t xml:space="preserve"> </w:t>
                            </w:r>
                            <w:r>
                              <w:rPr>
                                <w:rFonts w:ascii="Arial" w:hAnsi="Arial"/>
                                <w:sz w:val="20"/>
                              </w:rPr>
                              <w:tab/>
                            </w:r>
                            <w:r>
                              <w:rPr>
                                <w:rFonts w:ascii="Arial Narrow" w:hAnsi="Arial Narrow"/>
                                <w:i/>
                                <w:position w:val="-19"/>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15CEB" id="Text Box 212" o:spid="_x0000_s1048" type="#_x0000_t202" style="position:absolute;left:0;text-align:left;margin-left:299.75pt;margin-top:6.3pt;width:51.1pt;height:37.2pt;z-index:-3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" filled="f" stroked="f">
                <v:textbox inset="0,0,0,0">
                  <w:txbxContent>
                    <w:p w14:paraId="2FCAC357" w14:textId="77777777" w:rsidR="003D49A1" w:rsidRDefault="003D49A1">
                      <w:pPr>
                        <w:tabs>
                          <w:tab w:val="left" w:pos="954"/>
                        </w:tabs>
                        <w:spacing w:before="129"/>
                        <w:rPr>
                          <w:rFonts w:ascii="Arial Narrow" w:hAnsi="Arial Narrow"/>
                          <w:i/>
                          <w:sz w:val="24"/>
                        </w:rPr>
                      </w:pPr>
                      <w:r>
                        <w:rPr>
                          <w:rFonts w:ascii="Arial" w:hAnsi="Arial"/>
                          <w:w w:val="517"/>
                          <w:sz w:val="20"/>
                        </w:rPr>
                        <w:t xml:space="preserve"> </w:t>
                      </w:r>
                      <w:r>
                        <w:rPr>
                          <w:rFonts w:ascii="Arial" w:hAnsi="Arial"/>
                          <w:sz w:val="20"/>
                        </w:rPr>
                        <w:tab/>
                      </w:r>
                      <w:r>
                        <w:rPr>
                          <w:rFonts w:ascii="Arial Narrow" w:hAnsi="Arial Narrow"/>
                          <w:i/>
                          <w:position w:val="-19"/>
                          <w:sz w:val="24"/>
                        </w:rPr>
                        <w:t>·</w:t>
                      </w:r>
                    </w:p>
                  </w:txbxContent>
                </v:textbox>
                <w10:wrap anchorx="page"/>
              </v:shape>
            </w:pict>
          </mc:Fallback>
        </mc:AlternateContent>
      </w:r>
      <w:r w:rsidR="00E142A3">
        <w:rPr>
          <w:rFonts w:ascii="Arial"/>
          <w:i/>
          <w:w w:val="121"/>
          <w:sz w:val="16"/>
        </w:rPr>
        <w:t>M</w:t>
      </w:r>
    </w:p>
    <w:p w14:paraId="1CC8CD55" w14:textId="77777777" w:rsidR="0092676A" w:rsidRDefault="00E142A3">
      <w:pPr>
        <w:tabs>
          <w:tab w:val="left" w:pos="4671"/>
          <w:tab w:val="left" w:pos="8016"/>
        </w:tabs>
        <w:spacing w:line="364" w:lineRule="exact"/>
        <w:ind w:left="3186"/>
        <w:rPr>
          <w:sz w:val="24"/>
        </w:rPr>
      </w:pPr>
      <w:r>
        <w:rPr>
          <w:rFonts w:ascii="Palatino Linotype" w:hAnsi="Palatino Linotype"/>
          <w:i/>
          <w:w w:val="110"/>
          <w:sz w:val="24"/>
        </w:rPr>
        <w:t>η</w:t>
      </w:r>
      <w:r>
        <w:rPr>
          <w:rFonts w:ascii="Arial" w:hAnsi="Arial"/>
          <w:i/>
          <w:w w:val="110"/>
          <w:position w:val="-3"/>
          <w:sz w:val="16"/>
        </w:rPr>
        <w:t>proposed</w:t>
      </w:r>
      <w:r>
        <w:rPr>
          <w:rFonts w:ascii="Arial" w:hAnsi="Arial"/>
          <w:i/>
          <w:spacing w:val="6"/>
          <w:w w:val="110"/>
          <w:position w:val="-3"/>
          <w:sz w:val="16"/>
        </w:rPr>
        <w:t xml:space="preserve"> </w:t>
      </w:r>
      <w:r>
        <w:rPr>
          <w:rFonts w:ascii="Arial Unicode MS" w:hAnsi="Arial Unicode MS"/>
          <w:w w:val="110"/>
          <w:sz w:val="24"/>
        </w:rPr>
        <w:t>=</w:t>
      </w:r>
      <w:r>
        <w:rPr>
          <w:rFonts w:ascii="Arial Unicode MS" w:hAnsi="Arial Unicode MS"/>
          <w:w w:val="110"/>
          <w:sz w:val="24"/>
        </w:rPr>
        <w:tab/>
      </w:r>
      <w:r>
        <w:rPr>
          <w:rFonts w:ascii="Palatino Linotype" w:hAnsi="Palatino Linotype"/>
          <w:i/>
          <w:w w:val="110"/>
          <w:sz w:val="24"/>
        </w:rPr>
        <w:t>P</w:t>
      </w:r>
      <w:r>
        <w:rPr>
          <w:rFonts w:ascii="Palatino Linotype" w:hAnsi="Palatino Linotype"/>
          <w:i/>
          <w:spacing w:val="-35"/>
          <w:w w:val="110"/>
          <w:sz w:val="24"/>
        </w:rPr>
        <w:t xml:space="preserve"> </w:t>
      </w:r>
      <w:r>
        <w:rPr>
          <w:rFonts w:ascii="Arial Unicode MS" w:hAnsi="Arial Unicode MS"/>
          <w:w w:val="110"/>
          <w:sz w:val="24"/>
        </w:rPr>
        <w:t>(</w:t>
      </w:r>
      <w:r>
        <w:rPr>
          <w:rFonts w:ascii="Palatino Linotype" w:hAnsi="Palatino Linotype"/>
          <w:i/>
          <w:w w:val="110"/>
          <w:sz w:val="24"/>
        </w:rPr>
        <w:t>R</w:t>
      </w:r>
      <w:r>
        <w:rPr>
          <w:rFonts w:ascii="Arial Unicode MS" w:hAnsi="Arial Unicode MS"/>
          <w:w w:val="110"/>
          <w:sz w:val="24"/>
        </w:rPr>
        <w:t xml:space="preserve">) </w:t>
      </w:r>
      <w:r>
        <w:rPr>
          <w:rFonts w:ascii="Arial Unicode MS" w:hAnsi="Arial Unicode MS"/>
          <w:spacing w:val="19"/>
          <w:w w:val="110"/>
          <w:sz w:val="24"/>
        </w:rPr>
        <w:t xml:space="preserve"> </w:t>
      </w:r>
      <w:r>
        <w:rPr>
          <w:rFonts w:ascii="Palatino Linotype" w:hAnsi="Palatino Linotype"/>
          <w:i/>
          <w:w w:val="110"/>
          <w:sz w:val="24"/>
        </w:rPr>
        <w:t>R</w:t>
      </w:r>
      <w:r>
        <w:rPr>
          <w:rFonts w:ascii="Arial" w:hAnsi="Arial"/>
          <w:i/>
          <w:w w:val="110"/>
          <w:position w:val="-3"/>
          <w:sz w:val="16"/>
        </w:rPr>
        <w:t>sol</w:t>
      </w:r>
      <w:r>
        <w:rPr>
          <w:rFonts w:ascii="Arial" w:hAnsi="Arial"/>
          <w:i/>
          <w:w w:val="110"/>
          <w:position w:val="-3"/>
          <w:sz w:val="16"/>
        </w:rPr>
        <w:tab/>
      </w:r>
      <w:r>
        <w:rPr>
          <w:w w:val="110"/>
          <w:sz w:val="24"/>
        </w:rPr>
        <w:t>(6.3)</w:t>
      </w:r>
    </w:p>
    <w:p w14:paraId="5E79F065" w14:textId="77777777" w:rsidR="0092676A" w:rsidRDefault="00E142A3">
      <w:pPr>
        <w:spacing w:before="7"/>
        <w:ind w:left="312"/>
        <w:jc w:val="center"/>
        <w:rPr>
          <w:rFonts w:ascii="Tahoma"/>
          <w:sz w:val="16"/>
        </w:rPr>
      </w:pPr>
      <w:r>
        <w:rPr>
          <w:rFonts w:ascii="Arial"/>
          <w:i/>
          <w:w w:val="110"/>
          <w:sz w:val="16"/>
        </w:rPr>
        <w:t>R</w:t>
      </w:r>
      <w:r>
        <w:rPr>
          <w:rFonts w:ascii="Tahoma"/>
          <w:w w:val="110"/>
          <w:sz w:val="16"/>
        </w:rPr>
        <w:t>=1</w:t>
      </w:r>
    </w:p>
    <w:p w14:paraId="07084D94" w14:textId="77777777" w:rsidR="0092676A" w:rsidRDefault="00E142A3">
      <w:pPr>
        <w:pStyle w:val="BodyText"/>
        <w:spacing w:before="111" w:line="259" w:lineRule="auto"/>
        <w:ind w:left="479" w:right="106"/>
        <w:jc w:val="both"/>
      </w:pPr>
      <w:r>
        <w:rPr>
          <w:w w:val="110"/>
        </w:rPr>
        <w:t xml:space="preserve">For the proposed case, </w:t>
      </w:r>
      <w:r>
        <w:rPr>
          <w:rFonts w:ascii="Palatino Linotype"/>
          <w:i/>
          <w:w w:val="110"/>
        </w:rPr>
        <w:t xml:space="preserve">M </w:t>
      </w:r>
      <w:r>
        <w:rPr>
          <w:rFonts w:ascii="Arial Unicode MS"/>
          <w:w w:val="110"/>
        </w:rPr>
        <w:t xml:space="preserve">= 8 </w:t>
      </w:r>
      <w:r>
        <w:rPr>
          <w:w w:val="110"/>
        </w:rPr>
        <w:t xml:space="preserve">is the number of orthogonal codes which are presented in table 6.1. </w:t>
      </w:r>
      <w:r>
        <w:rPr>
          <w:rFonts w:ascii="Palatino Linotype"/>
          <w:i/>
          <w:w w:val="110"/>
        </w:rPr>
        <w:t>R</w:t>
      </w:r>
      <w:r>
        <w:rPr>
          <w:rFonts w:ascii="Arial"/>
          <w:i/>
          <w:w w:val="110"/>
          <w:position w:val="-3"/>
          <w:sz w:val="16"/>
        </w:rPr>
        <w:t xml:space="preserve">sol  </w:t>
      </w:r>
      <w:r>
        <w:rPr>
          <w:w w:val="110"/>
        </w:rPr>
        <w:t>is the number of recovered tags.</w:t>
      </w:r>
    </w:p>
    <w:p w14:paraId="6494D60B" w14:textId="77777777" w:rsidR="0092676A" w:rsidRDefault="00E142A3">
      <w:pPr>
        <w:pStyle w:val="BodyText"/>
        <w:spacing w:before="97" w:line="187" w:lineRule="auto"/>
        <w:ind w:left="479" w:right="105" w:firstLine="351"/>
        <w:rPr>
          <w:rFonts w:ascii="Arial Unicode MS"/>
        </w:rPr>
      </w:pPr>
      <w:r>
        <w:rPr>
          <w:w w:val="105"/>
        </w:rPr>
        <w:t xml:space="preserve">Since the collision </w:t>
      </w:r>
      <w:r>
        <w:rPr>
          <w:spacing w:val="-3"/>
          <w:w w:val="105"/>
        </w:rPr>
        <w:t xml:space="preserve">recovery  </w:t>
      </w:r>
      <w:r>
        <w:rPr>
          <w:w w:val="105"/>
        </w:rPr>
        <w:t>capability of the proposed system depends on   the</w:t>
      </w:r>
      <w:r>
        <w:rPr>
          <w:spacing w:val="33"/>
          <w:w w:val="105"/>
        </w:rPr>
        <w:t xml:space="preserve"> </w:t>
      </w:r>
      <w:r>
        <w:rPr>
          <w:w w:val="105"/>
        </w:rPr>
        <w:t>pilot</w:t>
      </w:r>
      <w:r>
        <w:rPr>
          <w:spacing w:val="32"/>
          <w:w w:val="105"/>
        </w:rPr>
        <w:t xml:space="preserve"> </w:t>
      </w:r>
      <w:r>
        <w:rPr>
          <w:w w:val="105"/>
        </w:rPr>
        <w:t>of</w:t>
      </w:r>
      <w:r>
        <w:rPr>
          <w:spacing w:val="33"/>
          <w:w w:val="105"/>
        </w:rPr>
        <w:t xml:space="preserve"> </w:t>
      </w:r>
      <w:r>
        <w:rPr>
          <w:w w:val="105"/>
        </w:rPr>
        <w:t>the</w:t>
      </w:r>
      <w:r>
        <w:rPr>
          <w:spacing w:val="33"/>
          <w:w w:val="105"/>
        </w:rPr>
        <w:t xml:space="preserve"> </w:t>
      </w:r>
      <w:r>
        <w:rPr>
          <w:w w:val="105"/>
        </w:rPr>
        <w:t>replied</w:t>
      </w:r>
      <w:r>
        <w:rPr>
          <w:spacing w:val="33"/>
          <w:w w:val="105"/>
        </w:rPr>
        <w:t xml:space="preserve"> </w:t>
      </w:r>
      <w:r>
        <w:rPr>
          <w:w w:val="105"/>
        </w:rPr>
        <w:t xml:space="preserve">tags. </w:t>
      </w:r>
      <w:r>
        <w:rPr>
          <w:spacing w:val="10"/>
          <w:w w:val="105"/>
        </w:rPr>
        <w:t xml:space="preserve"> </w:t>
      </w:r>
      <w:r>
        <w:rPr>
          <w:spacing w:val="-7"/>
          <w:w w:val="105"/>
        </w:rPr>
        <w:t>For</w:t>
      </w:r>
      <w:r>
        <w:rPr>
          <w:spacing w:val="33"/>
          <w:w w:val="105"/>
        </w:rPr>
        <w:t xml:space="preserve"> </w:t>
      </w:r>
      <w:r>
        <w:rPr>
          <w:w w:val="105"/>
        </w:rPr>
        <w:t>the</w:t>
      </w:r>
      <w:r>
        <w:rPr>
          <w:spacing w:val="33"/>
          <w:w w:val="105"/>
        </w:rPr>
        <w:t xml:space="preserve"> </w:t>
      </w:r>
      <w:r>
        <w:rPr>
          <w:w w:val="105"/>
        </w:rPr>
        <w:t>proposed</w:t>
      </w:r>
      <w:r>
        <w:rPr>
          <w:spacing w:val="33"/>
          <w:w w:val="105"/>
        </w:rPr>
        <w:t xml:space="preserve"> </w:t>
      </w:r>
      <w:r>
        <w:rPr>
          <w:w w:val="105"/>
        </w:rPr>
        <w:t>case,</w:t>
      </w:r>
      <w:r>
        <w:rPr>
          <w:spacing w:val="34"/>
          <w:w w:val="105"/>
        </w:rPr>
        <w:t xml:space="preserve"> </w:t>
      </w:r>
      <w:r>
        <w:rPr>
          <w:w w:val="105"/>
        </w:rPr>
        <w:t>the</w:t>
      </w:r>
      <w:r>
        <w:rPr>
          <w:spacing w:val="33"/>
          <w:w w:val="105"/>
        </w:rPr>
        <w:t xml:space="preserve"> </w:t>
      </w:r>
      <w:r>
        <w:rPr>
          <w:w w:val="105"/>
        </w:rPr>
        <w:t>unique</w:t>
      </w:r>
      <w:r>
        <w:rPr>
          <w:spacing w:val="33"/>
          <w:w w:val="105"/>
        </w:rPr>
        <w:t xml:space="preserve"> </w:t>
      </w:r>
      <w:r>
        <w:rPr>
          <w:w w:val="105"/>
        </w:rPr>
        <w:t>scenarios</w:t>
      </w:r>
      <w:r>
        <w:rPr>
          <w:spacing w:val="32"/>
          <w:w w:val="105"/>
        </w:rPr>
        <w:t xml:space="preserve"> </w:t>
      </w:r>
      <w:r>
        <w:rPr>
          <w:rFonts w:ascii="Arial Unicode MS"/>
          <w:w w:val="105"/>
        </w:rPr>
        <w:t>(1</w:t>
      </w:r>
      <w:r>
        <w:rPr>
          <w:rFonts w:ascii="Arial Unicode MS"/>
          <w:spacing w:val="-5"/>
          <w:w w:val="105"/>
        </w:rPr>
        <w:t xml:space="preserve"> </w:t>
      </w:r>
      <w:r>
        <w:rPr>
          <w:rFonts w:ascii="Arial Unicode MS"/>
          <w:w w:val="105"/>
        </w:rPr>
        <w:t>+</w:t>
      </w:r>
    </w:p>
    <w:p w14:paraId="3CE45570" w14:textId="77777777" w:rsidR="0092676A" w:rsidRDefault="00E142A3">
      <w:pPr>
        <w:pStyle w:val="BodyText"/>
        <w:spacing w:before="21" w:line="358" w:lineRule="exact"/>
        <w:ind w:left="479" w:right="105"/>
        <w:jc w:val="both"/>
      </w:pPr>
      <w:r>
        <w:rPr>
          <w:rFonts w:ascii="Arial Unicode MS"/>
          <w:w w:val="105"/>
        </w:rPr>
        <w:t xml:space="preserve">1 + </w:t>
      </w:r>
      <w:r>
        <w:rPr>
          <w:rFonts w:ascii="Palatino Linotype"/>
          <w:i/>
          <w:w w:val="105"/>
        </w:rPr>
        <w:t xml:space="preserve">... </w:t>
      </w:r>
      <w:r>
        <w:rPr>
          <w:rFonts w:ascii="Arial Unicode MS"/>
          <w:w w:val="105"/>
        </w:rPr>
        <w:t xml:space="preserve">+ 1) </w:t>
      </w:r>
      <w:r>
        <w:rPr>
          <w:w w:val="105"/>
        </w:rPr>
        <w:t xml:space="preserve">are only considered, i.e.  if more than one tag has the same pilot,     the reader will not </w:t>
      </w:r>
      <w:r>
        <w:rPr>
          <w:spacing w:val="3"/>
          <w:w w:val="105"/>
        </w:rPr>
        <w:t xml:space="preserve">be </w:t>
      </w:r>
      <w:r>
        <w:rPr>
          <w:w w:val="105"/>
        </w:rPr>
        <w:t xml:space="preserve">able to resolve this collision. Therefore, </w:t>
      </w:r>
      <w:r>
        <w:rPr>
          <w:spacing w:val="-4"/>
          <w:w w:val="105"/>
        </w:rPr>
        <w:t xml:space="preserve">we have </w:t>
      </w:r>
      <w:r>
        <w:rPr>
          <w:w w:val="105"/>
        </w:rPr>
        <w:t>limited number of scenarios. Thus, equation 6.4 considers the effect of the unique scenarios</w:t>
      </w:r>
    </w:p>
    <w:p w14:paraId="1EAE83AE" w14:textId="77777777" w:rsidR="0092676A" w:rsidRDefault="00E142A3">
      <w:pPr>
        <w:tabs>
          <w:tab w:val="left" w:pos="2423"/>
        </w:tabs>
        <w:spacing w:line="17" w:lineRule="exact"/>
        <w:ind w:left="749"/>
        <w:jc w:val="center"/>
        <w:rPr>
          <w:rFonts w:ascii="Arial"/>
          <w:i/>
          <w:sz w:val="16"/>
        </w:rPr>
      </w:pPr>
      <w:r>
        <w:rPr>
          <w:rFonts w:ascii="Arial"/>
          <w:i/>
          <w:w w:val="120"/>
          <w:sz w:val="16"/>
        </w:rPr>
        <w:t>M</w:t>
      </w:r>
      <w:r>
        <w:rPr>
          <w:rFonts w:ascii="Arial"/>
          <w:i/>
          <w:w w:val="120"/>
          <w:sz w:val="16"/>
        </w:rPr>
        <w:tab/>
        <w:t>R</w:t>
      </w:r>
    </w:p>
    <w:p w14:paraId="27FE6375" w14:textId="77777777" w:rsidR="0092676A" w:rsidRDefault="00AC2220">
      <w:pPr>
        <w:tabs>
          <w:tab w:val="left" w:pos="8016"/>
        </w:tabs>
        <w:spacing w:line="423" w:lineRule="exact"/>
        <w:ind w:left="2594"/>
        <w:rPr>
          <w:sz w:val="24"/>
        </w:rPr>
      </w:pPr>
      <w:r>
        <w:rPr>
          <w:noProof/>
        </w:rPr>
        <mc:AlternateContent>
          <mc:Choice Requires="wps">
            <w:drawing>
              <wp:anchor distT="0" distB="0" distL="114300" distR="114300" simplePos="0" relativeHeight="503280392" behindDoc="1" locked="0" layoutInCell="1" allowOverlap="1" wp14:anchorId="4D90501B" wp14:editId="345E0289">
                <wp:simplePos x="0" y="0"/>
                <wp:positionH relativeFrom="page">
                  <wp:posOffset>3412490</wp:posOffset>
                </wp:positionH>
                <wp:positionV relativeFrom="paragraph">
                  <wp:posOffset>253365</wp:posOffset>
                </wp:positionV>
                <wp:extent cx="219075" cy="143510"/>
                <wp:effectExtent l="2540" t="0" r="0" b="3175"/>
                <wp:wrapNone/>
                <wp:docPr id="239"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2D96A" w14:textId="77777777" w:rsidR="003D49A1" w:rsidRDefault="003D49A1">
                            <w:pPr>
                              <w:spacing w:before="19"/>
                              <w:rPr>
                                <w:rFonts w:ascii="Tahoma"/>
                                <w:sz w:val="16"/>
                              </w:rPr>
                            </w:pPr>
                            <w:r>
                              <w:rPr>
                                <w:rFonts w:ascii="Arial"/>
                                <w:i/>
                                <w:w w:val="105"/>
                                <w:sz w:val="16"/>
                              </w:rPr>
                              <w:t>R</w:t>
                            </w:r>
                            <w:r>
                              <w:rPr>
                                <w:rFonts w:ascii="Tahoma"/>
                                <w:w w:val="105"/>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90501B" id="Text Box 211" o:spid="_x0000_s1049" type="#_x0000_t202" style="position:absolute;left:0;text-align:left;margin-left:268.7pt;margin-top:19.95pt;width:17.25pt;height:11.3pt;z-index:-36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" filled="f" stroked="f">
                <v:textbox inset="0,0,0,0">
                  <w:txbxContent>
                    <w:p w14:paraId="7D92D96A" w14:textId="77777777" w:rsidR="003D49A1" w:rsidRDefault="003D49A1">
                      <w:pPr>
                        <w:spacing w:before="19"/>
                        <w:rPr>
                          <w:rFonts w:ascii="Tahoma"/>
                          <w:sz w:val="16"/>
                        </w:rPr>
                      </w:pPr>
                      <w:r>
                        <w:rPr>
                          <w:rFonts w:ascii="Arial"/>
                          <w:i/>
                          <w:w w:val="105"/>
                          <w:sz w:val="16"/>
                        </w:rPr>
                        <w:t>R</w:t>
                      </w:r>
                      <w:r>
                        <w:rPr>
                          <w:rFonts w:ascii="Tahoma"/>
                          <w:w w:val="105"/>
                          <w:sz w:val="16"/>
                        </w:rPr>
                        <w:t>=1</w:t>
                      </w:r>
                    </w:p>
                  </w:txbxContent>
                </v:textbox>
                <w10:wrap anchorx="page"/>
              </v:shape>
            </w:pict>
          </mc:Fallback>
        </mc:AlternateContent>
      </w:r>
      <w:r>
        <w:rPr>
          <w:noProof/>
        </w:rPr>
        <mc:AlternateContent>
          <mc:Choice Requires="wps">
            <w:drawing>
              <wp:anchor distT="0" distB="0" distL="114300" distR="114300" simplePos="0" relativeHeight="503280416" behindDoc="1" locked="0" layoutInCell="1" allowOverlap="1" wp14:anchorId="15941CBC" wp14:editId="6E1F1F67">
                <wp:simplePos x="0" y="0"/>
                <wp:positionH relativeFrom="page">
                  <wp:posOffset>4483735</wp:posOffset>
                </wp:positionH>
                <wp:positionV relativeFrom="paragraph">
                  <wp:posOffset>254000</wp:posOffset>
                </wp:positionV>
                <wp:extent cx="170815" cy="143510"/>
                <wp:effectExtent l="0" t="0" r="3175" b="2540"/>
                <wp:wrapNone/>
                <wp:docPr id="238"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D9D36" w14:textId="77777777" w:rsidR="003D49A1" w:rsidRDefault="003D49A1">
                            <w:pPr>
                              <w:spacing w:before="19"/>
                              <w:rPr>
                                <w:rFonts w:ascii="Tahoma"/>
                                <w:sz w:val="16"/>
                              </w:rPr>
                            </w:pPr>
                            <w:r>
                              <w:rPr>
                                <w:rFonts w:ascii="Arial"/>
                                <w:i/>
                                <w:spacing w:val="-5"/>
                                <w:w w:val="115"/>
                                <w:sz w:val="16"/>
                              </w:rPr>
                              <w:t>l</w:t>
                            </w:r>
                            <w:r>
                              <w:rPr>
                                <w:rFonts w:ascii="Tahoma"/>
                                <w:spacing w:val="-5"/>
                                <w:w w:val="115"/>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941CBC" id="Text Box 210" o:spid="_x0000_s1050" type="#_x0000_t202" style="position:absolute;left:0;text-align:left;margin-left:353.05pt;margin-top:20pt;width:13.45pt;height:11.3pt;z-index:-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" filled="f" stroked="f">
                <v:textbox inset="0,0,0,0">
                  <w:txbxContent>
                    <w:p w14:paraId="26CD9D36" w14:textId="77777777" w:rsidR="003D49A1" w:rsidRDefault="003D49A1">
                      <w:pPr>
                        <w:spacing w:before="19"/>
                        <w:rPr>
                          <w:rFonts w:ascii="Tahoma"/>
                          <w:sz w:val="16"/>
                        </w:rPr>
                      </w:pPr>
                      <w:r>
                        <w:rPr>
                          <w:rFonts w:ascii="Arial"/>
                          <w:i/>
                          <w:spacing w:val="-5"/>
                          <w:w w:val="115"/>
                          <w:sz w:val="16"/>
                        </w:rPr>
                        <w:t>l</w:t>
                      </w:r>
                      <w:r>
                        <w:rPr>
                          <w:rFonts w:ascii="Tahoma"/>
                          <w:spacing w:val="-5"/>
                          <w:w w:val="115"/>
                          <w:sz w:val="16"/>
                        </w:rPr>
                        <w:t>=1</w:t>
                      </w:r>
                    </w:p>
                  </w:txbxContent>
                </v:textbox>
                <w10:wrap anchorx="page"/>
              </v:shape>
            </w:pict>
          </mc:Fallback>
        </mc:AlternateContent>
      </w:r>
      <w:r w:rsidR="00E142A3">
        <w:rPr>
          <w:rFonts w:ascii="Palatino Linotype" w:hAnsi="Palatino Linotype"/>
          <w:i/>
          <w:w w:val="105"/>
          <w:sz w:val="24"/>
        </w:rPr>
        <w:t>η</w:t>
      </w:r>
      <w:r w:rsidR="00E142A3">
        <w:rPr>
          <w:rFonts w:ascii="Arial" w:hAnsi="Arial"/>
          <w:i/>
          <w:w w:val="105"/>
          <w:position w:val="-3"/>
          <w:sz w:val="16"/>
        </w:rPr>
        <w:t xml:space="preserve">proposed  </w:t>
      </w:r>
      <w:r w:rsidR="00E142A3">
        <w:rPr>
          <w:rFonts w:ascii="Arial Unicode MS" w:hAnsi="Arial Unicode MS"/>
          <w:w w:val="105"/>
          <w:sz w:val="24"/>
        </w:rPr>
        <w:t xml:space="preserve">=      </w:t>
      </w:r>
      <w:r w:rsidR="00E142A3">
        <w:rPr>
          <w:rFonts w:ascii="Palatino Linotype" w:hAnsi="Palatino Linotype"/>
          <w:i/>
          <w:w w:val="105"/>
          <w:sz w:val="24"/>
        </w:rPr>
        <w:t xml:space="preserve">P </w:t>
      </w:r>
      <w:r w:rsidR="00E142A3">
        <w:rPr>
          <w:rFonts w:ascii="Arial Unicode MS" w:hAnsi="Arial Unicode MS"/>
          <w:w w:val="105"/>
          <w:sz w:val="24"/>
        </w:rPr>
        <w:t>(</w:t>
      </w:r>
      <w:r w:rsidR="00E142A3">
        <w:rPr>
          <w:rFonts w:ascii="Palatino Linotype" w:hAnsi="Palatino Linotype"/>
          <w:i/>
          <w:w w:val="105"/>
          <w:sz w:val="24"/>
        </w:rPr>
        <w:t>R</w:t>
      </w:r>
      <w:r w:rsidR="00E142A3">
        <w:rPr>
          <w:rFonts w:ascii="Arial Unicode MS" w:hAnsi="Arial Unicode MS"/>
          <w:w w:val="105"/>
          <w:sz w:val="24"/>
        </w:rPr>
        <w:t xml:space="preserve">) </w:t>
      </w:r>
      <w:r w:rsidR="00E142A3">
        <w:rPr>
          <w:rFonts w:ascii="Arial Narrow" w:hAnsi="Arial Narrow"/>
          <w:i/>
          <w:w w:val="105"/>
          <w:sz w:val="24"/>
        </w:rPr>
        <w:t xml:space="preserve">· </w:t>
      </w:r>
      <w:r w:rsidR="00E142A3">
        <w:rPr>
          <w:rFonts w:ascii="Palatino Linotype" w:hAnsi="Palatino Linotype"/>
          <w:i/>
          <w:w w:val="105"/>
          <w:sz w:val="24"/>
        </w:rPr>
        <w:t>R</w:t>
      </w:r>
      <w:r w:rsidR="00E142A3">
        <w:rPr>
          <w:rFonts w:ascii="Arial" w:hAnsi="Arial"/>
          <w:i/>
          <w:w w:val="105"/>
          <w:position w:val="-3"/>
          <w:sz w:val="16"/>
        </w:rPr>
        <w:t xml:space="preserve">sol </w:t>
      </w:r>
      <w:r w:rsidR="00E142A3">
        <w:rPr>
          <w:rFonts w:ascii="Arial Narrow" w:hAnsi="Arial Narrow"/>
          <w:i/>
          <w:w w:val="105"/>
          <w:sz w:val="24"/>
        </w:rPr>
        <w:t xml:space="preserve">·     </w:t>
      </w:r>
      <w:r w:rsidR="00E142A3">
        <w:rPr>
          <w:rFonts w:ascii="Arial Narrow" w:hAnsi="Arial Narrow"/>
          <w:i/>
          <w:spacing w:val="23"/>
          <w:w w:val="105"/>
          <w:sz w:val="24"/>
        </w:rPr>
        <w:t xml:space="preserve"> </w:t>
      </w:r>
      <w:r w:rsidR="00E142A3">
        <w:rPr>
          <w:rFonts w:ascii="Palatino Linotype" w:hAnsi="Palatino Linotype"/>
          <w:i/>
          <w:w w:val="105"/>
          <w:sz w:val="24"/>
        </w:rPr>
        <w:t>P</w:t>
      </w:r>
      <w:r w:rsidR="00E142A3">
        <w:rPr>
          <w:rFonts w:ascii="Arial" w:hAnsi="Arial"/>
          <w:i/>
          <w:w w:val="105"/>
          <w:position w:val="-3"/>
          <w:sz w:val="16"/>
        </w:rPr>
        <w:t>S</w:t>
      </w:r>
      <w:r w:rsidR="00E142A3">
        <w:rPr>
          <w:rFonts w:ascii="Trebuchet MS" w:hAnsi="Trebuchet MS"/>
          <w:i/>
          <w:w w:val="105"/>
          <w:position w:val="-5"/>
          <w:sz w:val="12"/>
        </w:rPr>
        <w:t>l</w:t>
      </w:r>
      <w:r w:rsidR="00E142A3">
        <w:rPr>
          <w:rFonts w:ascii="Trebuchet MS" w:hAnsi="Trebuchet MS"/>
          <w:i/>
          <w:spacing w:val="-19"/>
          <w:w w:val="105"/>
          <w:position w:val="-5"/>
          <w:sz w:val="12"/>
        </w:rPr>
        <w:t xml:space="preserve"> </w:t>
      </w:r>
      <w:r w:rsidR="00E142A3">
        <w:rPr>
          <w:rFonts w:ascii="Arial Unicode MS" w:hAnsi="Arial Unicode MS"/>
          <w:w w:val="105"/>
          <w:sz w:val="24"/>
        </w:rPr>
        <w:t>(</w:t>
      </w:r>
      <w:r w:rsidR="00E142A3">
        <w:rPr>
          <w:rFonts w:ascii="Palatino Linotype" w:hAnsi="Palatino Linotype"/>
          <w:i/>
          <w:w w:val="105"/>
          <w:sz w:val="24"/>
        </w:rPr>
        <w:t>R</w:t>
      </w:r>
      <w:r w:rsidR="00E142A3">
        <w:rPr>
          <w:rFonts w:ascii="Arial Unicode MS" w:hAnsi="Arial Unicode MS"/>
          <w:w w:val="105"/>
          <w:sz w:val="24"/>
        </w:rPr>
        <w:t>)</w:t>
      </w:r>
      <w:r w:rsidR="00E142A3">
        <w:rPr>
          <w:rFonts w:ascii="Arial Unicode MS" w:hAnsi="Arial Unicode MS"/>
          <w:w w:val="105"/>
          <w:sz w:val="24"/>
        </w:rPr>
        <w:tab/>
      </w:r>
      <w:r w:rsidR="00E142A3">
        <w:rPr>
          <w:w w:val="105"/>
          <w:sz w:val="24"/>
        </w:rPr>
        <w:t>(6.4)</w:t>
      </w:r>
    </w:p>
    <w:p w14:paraId="653A50A6" w14:textId="77777777" w:rsidR="0092676A" w:rsidRDefault="0092676A">
      <w:pPr>
        <w:spacing w:line="423" w:lineRule="exact"/>
        <w:rPr>
          <w:sz w:val="24"/>
        </w:rPr>
        <w:sectPr w:rsidR="0092676A">
          <w:type w:val="continuous"/>
          <w:pgSz w:w="11910" w:h="16840"/>
          <w:pgMar w:top="1580" w:right="1620" w:bottom="280" w:left="1680" w:header="720" w:footer="720" w:gutter="0"/>
          <w:cols w:space="720"/>
        </w:sectPr>
      </w:pPr>
    </w:p>
    <w:p w14:paraId="0934E5A5" w14:textId="77777777" w:rsidR="0092676A" w:rsidRDefault="0092676A">
      <w:pPr>
        <w:pStyle w:val="BodyText"/>
        <w:spacing w:before="6"/>
        <w:rPr>
          <w:sz w:val="17"/>
        </w:rPr>
      </w:pPr>
    </w:p>
    <w:p w14:paraId="4D5AAFA6" w14:textId="77777777" w:rsidR="0092676A" w:rsidRDefault="00E142A3">
      <w:pPr>
        <w:pStyle w:val="BodyText"/>
        <w:spacing w:before="163" w:line="256" w:lineRule="auto"/>
        <w:ind w:left="107" w:right="477"/>
        <w:jc w:val="both"/>
      </w:pPr>
      <w:r>
        <w:rPr>
          <w:w w:val="105"/>
        </w:rPr>
        <w:t>Table 6.3: Example for unique pilot collision scenarios for up to eight colliding tags per  slot [94]</w:t>
      </w:r>
    </w:p>
    <w:p w14:paraId="2B1162CD" w14:textId="77777777" w:rsidR="0092676A" w:rsidRDefault="0092676A">
      <w:pPr>
        <w:pStyle w:val="BodyText"/>
        <w:spacing w:before="1"/>
        <w:rPr>
          <w:sz w:val="18"/>
        </w:rPr>
      </w:pPr>
    </w:p>
    <w:tbl>
      <w:tblPr>
        <w:tblW w:w="0" w:type="auto"/>
        <w:tblInd w:w="75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991"/>
        <w:gridCol w:w="3721"/>
      </w:tblGrid>
      <w:tr w:rsidR="0092676A" w14:paraId="3C6E2FEC" w14:textId="77777777">
        <w:trPr>
          <w:trHeight w:hRule="exact" w:val="586"/>
        </w:trPr>
        <w:tc>
          <w:tcPr>
            <w:tcW w:w="2991" w:type="dxa"/>
          </w:tcPr>
          <w:p w14:paraId="550810BD" w14:textId="77777777" w:rsidR="0092676A" w:rsidRDefault="00E142A3">
            <w:pPr>
              <w:pStyle w:val="TableParagraph"/>
              <w:spacing w:before="94"/>
              <w:ind w:left="116" w:right="116"/>
              <w:rPr>
                <w:rFonts w:ascii="Palatino Linotype"/>
                <w:i/>
                <w:sz w:val="24"/>
              </w:rPr>
            </w:pPr>
            <w:r>
              <w:rPr>
                <w:w w:val="105"/>
                <w:sz w:val="24"/>
              </w:rPr>
              <w:t xml:space="preserve">Number of received tags  </w:t>
            </w:r>
            <w:r>
              <w:rPr>
                <w:rFonts w:ascii="Palatino Linotype"/>
                <w:i/>
                <w:w w:val="105"/>
                <w:sz w:val="24"/>
              </w:rPr>
              <w:t>R</w:t>
            </w:r>
          </w:p>
        </w:tc>
        <w:tc>
          <w:tcPr>
            <w:tcW w:w="3721" w:type="dxa"/>
          </w:tcPr>
          <w:p w14:paraId="3176FA54" w14:textId="77777777" w:rsidR="0092676A" w:rsidRDefault="00E142A3">
            <w:pPr>
              <w:pStyle w:val="TableParagraph"/>
              <w:spacing w:before="94"/>
              <w:ind w:left="110" w:right="127"/>
              <w:rPr>
                <w:rFonts w:ascii="Lucida Sans Unicode"/>
                <w:sz w:val="12"/>
              </w:rPr>
            </w:pPr>
            <w:r>
              <w:rPr>
                <w:w w:val="105"/>
                <w:sz w:val="24"/>
              </w:rPr>
              <w:t xml:space="preserve">Probability of unique scenario   </w:t>
            </w:r>
            <w:r>
              <w:rPr>
                <w:rFonts w:ascii="Palatino Linotype"/>
                <w:i/>
                <w:w w:val="105"/>
                <w:sz w:val="24"/>
              </w:rPr>
              <w:t>P</w:t>
            </w:r>
            <w:r>
              <w:rPr>
                <w:rFonts w:ascii="Arial"/>
                <w:i/>
                <w:w w:val="105"/>
                <w:position w:val="-3"/>
                <w:sz w:val="16"/>
              </w:rPr>
              <w:t>s</w:t>
            </w:r>
            <w:r>
              <w:rPr>
                <w:rFonts w:ascii="Lucida Sans Unicode"/>
                <w:w w:val="105"/>
                <w:position w:val="-5"/>
                <w:sz w:val="12"/>
              </w:rPr>
              <w:t>1</w:t>
            </w:r>
          </w:p>
        </w:tc>
      </w:tr>
      <w:tr w:rsidR="0092676A" w14:paraId="71D78D7F" w14:textId="77777777">
        <w:trPr>
          <w:trHeight w:hRule="exact" w:val="586"/>
        </w:trPr>
        <w:tc>
          <w:tcPr>
            <w:tcW w:w="2991" w:type="dxa"/>
          </w:tcPr>
          <w:p w14:paraId="6A314E8B" w14:textId="77777777" w:rsidR="0092676A" w:rsidRDefault="00E142A3">
            <w:pPr>
              <w:pStyle w:val="TableParagraph"/>
              <w:spacing w:before="140"/>
              <w:rPr>
                <w:sz w:val="24"/>
              </w:rPr>
            </w:pPr>
            <w:r>
              <w:rPr>
                <w:w w:val="104"/>
                <w:sz w:val="24"/>
              </w:rPr>
              <w:t>1</w:t>
            </w:r>
          </w:p>
        </w:tc>
        <w:tc>
          <w:tcPr>
            <w:tcW w:w="3721" w:type="dxa"/>
          </w:tcPr>
          <w:p w14:paraId="009F1439" w14:textId="77777777" w:rsidR="0092676A" w:rsidRDefault="00E142A3">
            <w:pPr>
              <w:pStyle w:val="TableParagraph"/>
              <w:spacing w:line="460" w:lineRule="exact"/>
              <w:ind w:left="110" w:right="110"/>
              <w:rPr>
                <w:rFonts w:ascii="Arial Unicode MS"/>
                <w:sz w:val="24"/>
              </w:rPr>
            </w:pPr>
            <w:r>
              <w:rPr>
                <w:rFonts w:ascii="Palatino Linotype"/>
                <w:i/>
                <w:w w:val="110"/>
                <w:sz w:val="24"/>
              </w:rPr>
              <w:t>P</w:t>
            </w:r>
            <w:r>
              <w:rPr>
                <w:rFonts w:ascii="Arial"/>
                <w:i/>
                <w:w w:val="110"/>
                <w:position w:val="-3"/>
                <w:sz w:val="16"/>
              </w:rPr>
              <w:t>S</w:t>
            </w:r>
            <w:r>
              <w:rPr>
                <w:rFonts w:ascii="Lucida Sans Unicode"/>
                <w:w w:val="110"/>
                <w:position w:val="-5"/>
                <w:sz w:val="12"/>
              </w:rPr>
              <w:t xml:space="preserve">1  </w:t>
            </w:r>
            <w:r>
              <w:rPr>
                <w:rFonts w:ascii="Arial Unicode MS"/>
                <w:w w:val="110"/>
                <w:sz w:val="24"/>
              </w:rPr>
              <w:t>= 1</w:t>
            </w:r>
          </w:p>
        </w:tc>
      </w:tr>
      <w:tr w:rsidR="0092676A" w14:paraId="398A85B6" w14:textId="77777777">
        <w:trPr>
          <w:trHeight w:hRule="exact" w:val="586"/>
        </w:trPr>
        <w:tc>
          <w:tcPr>
            <w:tcW w:w="2991" w:type="dxa"/>
          </w:tcPr>
          <w:p w14:paraId="755C2337" w14:textId="77777777" w:rsidR="0092676A" w:rsidRDefault="00E142A3">
            <w:pPr>
              <w:pStyle w:val="TableParagraph"/>
              <w:spacing w:line="265" w:lineRule="exact"/>
              <w:rPr>
                <w:sz w:val="24"/>
              </w:rPr>
            </w:pPr>
            <w:r>
              <w:rPr>
                <w:w w:val="104"/>
                <w:sz w:val="24"/>
              </w:rPr>
              <w:t>2</w:t>
            </w:r>
          </w:p>
          <w:p w14:paraId="6ABFF7E1" w14:textId="77777777" w:rsidR="0092676A" w:rsidRDefault="00E142A3">
            <w:pPr>
              <w:pStyle w:val="TableParagraph"/>
              <w:spacing w:before="19"/>
              <w:ind w:left="116" w:right="116"/>
              <w:rPr>
                <w:sz w:val="24"/>
              </w:rPr>
            </w:pPr>
            <w:r>
              <w:rPr>
                <w:w w:val="110"/>
                <w:sz w:val="24"/>
              </w:rPr>
              <w:t>1+1</w:t>
            </w:r>
          </w:p>
        </w:tc>
        <w:tc>
          <w:tcPr>
            <w:tcW w:w="3721" w:type="dxa"/>
          </w:tcPr>
          <w:p w14:paraId="6195592A" w14:textId="77777777" w:rsidR="0092676A" w:rsidRDefault="00E142A3">
            <w:pPr>
              <w:pStyle w:val="TableParagraph"/>
              <w:spacing w:line="460" w:lineRule="exact"/>
              <w:ind w:left="110" w:right="110"/>
              <w:rPr>
                <w:rFonts w:ascii="Arial Unicode MS"/>
                <w:sz w:val="24"/>
              </w:rPr>
            </w:pPr>
            <w:r>
              <w:rPr>
                <w:rFonts w:ascii="Palatino Linotype"/>
                <w:i/>
                <w:w w:val="105"/>
                <w:sz w:val="24"/>
              </w:rPr>
              <w:t>P</w:t>
            </w:r>
            <w:r>
              <w:rPr>
                <w:rFonts w:ascii="Arial"/>
                <w:i/>
                <w:w w:val="105"/>
                <w:position w:val="-3"/>
                <w:sz w:val="16"/>
              </w:rPr>
              <w:t>S</w:t>
            </w:r>
            <w:r>
              <w:rPr>
                <w:rFonts w:ascii="Lucida Sans Unicode"/>
                <w:w w:val="105"/>
                <w:position w:val="-5"/>
                <w:sz w:val="12"/>
              </w:rPr>
              <w:t xml:space="preserve">1 </w:t>
            </w:r>
            <w:r>
              <w:rPr>
                <w:rFonts w:ascii="Arial Unicode MS"/>
                <w:w w:val="105"/>
                <w:sz w:val="24"/>
              </w:rPr>
              <w:t>= 0</w:t>
            </w:r>
            <w:r>
              <w:rPr>
                <w:rFonts w:ascii="Palatino Linotype"/>
                <w:i/>
                <w:w w:val="105"/>
                <w:sz w:val="24"/>
              </w:rPr>
              <w:t>.</w:t>
            </w:r>
            <w:r>
              <w:rPr>
                <w:rFonts w:ascii="Arial Unicode MS"/>
                <w:w w:val="105"/>
                <w:sz w:val="24"/>
              </w:rPr>
              <w:t>875</w:t>
            </w:r>
          </w:p>
        </w:tc>
      </w:tr>
      <w:tr w:rsidR="0092676A" w14:paraId="7C84724D" w14:textId="77777777">
        <w:trPr>
          <w:trHeight w:hRule="exact" w:val="586"/>
        </w:trPr>
        <w:tc>
          <w:tcPr>
            <w:tcW w:w="2991" w:type="dxa"/>
          </w:tcPr>
          <w:p w14:paraId="12386EB6" w14:textId="77777777" w:rsidR="0092676A" w:rsidRDefault="00E142A3">
            <w:pPr>
              <w:pStyle w:val="TableParagraph"/>
              <w:spacing w:line="265" w:lineRule="exact"/>
              <w:rPr>
                <w:sz w:val="24"/>
              </w:rPr>
            </w:pPr>
            <w:r>
              <w:rPr>
                <w:w w:val="104"/>
                <w:sz w:val="24"/>
              </w:rPr>
              <w:t>3</w:t>
            </w:r>
          </w:p>
          <w:p w14:paraId="19FBFC8F" w14:textId="77777777" w:rsidR="0092676A" w:rsidRDefault="00E142A3">
            <w:pPr>
              <w:pStyle w:val="TableParagraph"/>
              <w:spacing w:before="19"/>
              <w:ind w:left="116" w:right="116"/>
              <w:rPr>
                <w:sz w:val="24"/>
              </w:rPr>
            </w:pPr>
            <w:r>
              <w:rPr>
                <w:w w:val="110"/>
                <w:sz w:val="24"/>
              </w:rPr>
              <w:t>1+1+1</w:t>
            </w:r>
          </w:p>
        </w:tc>
        <w:tc>
          <w:tcPr>
            <w:tcW w:w="3721" w:type="dxa"/>
          </w:tcPr>
          <w:p w14:paraId="7314B584" w14:textId="77777777" w:rsidR="0092676A" w:rsidRDefault="00E142A3">
            <w:pPr>
              <w:pStyle w:val="TableParagraph"/>
              <w:spacing w:line="459" w:lineRule="exact"/>
              <w:ind w:left="110" w:right="110"/>
              <w:rPr>
                <w:rFonts w:ascii="Arial Unicode MS"/>
                <w:sz w:val="24"/>
              </w:rPr>
            </w:pPr>
            <w:r>
              <w:rPr>
                <w:rFonts w:ascii="Palatino Linotype"/>
                <w:i/>
                <w:w w:val="105"/>
                <w:sz w:val="24"/>
              </w:rPr>
              <w:t>P</w:t>
            </w:r>
            <w:r>
              <w:rPr>
                <w:rFonts w:ascii="Arial"/>
                <w:i/>
                <w:w w:val="105"/>
                <w:position w:val="-3"/>
                <w:sz w:val="16"/>
              </w:rPr>
              <w:t>S</w:t>
            </w:r>
            <w:r>
              <w:rPr>
                <w:rFonts w:ascii="Lucida Sans Unicode"/>
                <w:w w:val="105"/>
                <w:position w:val="-5"/>
                <w:sz w:val="12"/>
              </w:rPr>
              <w:t xml:space="preserve">1 </w:t>
            </w:r>
            <w:r>
              <w:rPr>
                <w:rFonts w:ascii="Arial Unicode MS"/>
                <w:w w:val="105"/>
                <w:sz w:val="24"/>
              </w:rPr>
              <w:t>= 0</w:t>
            </w:r>
            <w:r>
              <w:rPr>
                <w:rFonts w:ascii="Palatino Linotype"/>
                <w:i/>
                <w:w w:val="105"/>
                <w:sz w:val="24"/>
              </w:rPr>
              <w:t>.</w:t>
            </w:r>
            <w:r>
              <w:rPr>
                <w:rFonts w:ascii="Arial Unicode MS"/>
                <w:w w:val="105"/>
                <w:sz w:val="24"/>
              </w:rPr>
              <w:t>656</w:t>
            </w:r>
          </w:p>
        </w:tc>
      </w:tr>
      <w:tr w:rsidR="0092676A" w14:paraId="23F5E17F" w14:textId="77777777">
        <w:trPr>
          <w:trHeight w:hRule="exact" w:val="586"/>
        </w:trPr>
        <w:tc>
          <w:tcPr>
            <w:tcW w:w="2991" w:type="dxa"/>
          </w:tcPr>
          <w:p w14:paraId="0021DCCD" w14:textId="77777777" w:rsidR="0092676A" w:rsidRDefault="00E142A3">
            <w:pPr>
              <w:pStyle w:val="TableParagraph"/>
              <w:spacing w:line="265" w:lineRule="exact"/>
              <w:rPr>
                <w:sz w:val="24"/>
              </w:rPr>
            </w:pPr>
            <w:r>
              <w:rPr>
                <w:w w:val="104"/>
                <w:sz w:val="24"/>
              </w:rPr>
              <w:t>4</w:t>
            </w:r>
          </w:p>
          <w:p w14:paraId="2E205C72" w14:textId="77777777" w:rsidR="0092676A" w:rsidRDefault="00E142A3">
            <w:pPr>
              <w:pStyle w:val="TableParagraph"/>
              <w:spacing w:before="19"/>
              <w:ind w:left="116" w:right="116"/>
              <w:rPr>
                <w:sz w:val="24"/>
              </w:rPr>
            </w:pPr>
            <w:r>
              <w:rPr>
                <w:w w:val="110"/>
                <w:sz w:val="24"/>
              </w:rPr>
              <w:t>1+1+1+1</w:t>
            </w:r>
          </w:p>
        </w:tc>
        <w:tc>
          <w:tcPr>
            <w:tcW w:w="3721" w:type="dxa"/>
          </w:tcPr>
          <w:p w14:paraId="2A874F31" w14:textId="77777777" w:rsidR="0092676A" w:rsidRDefault="00E142A3">
            <w:pPr>
              <w:pStyle w:val="TableParagraph"/>
              <w:spacing w:line="459" w:lineRule="exact"/>
              <w:ind w:left="110" w:right="110"/>
              <w:rPr>
                <w:rFonts w:ascii="Arial Unicode MS"/>
                <w:sz w:val="24"/>
              </w:rPr>
            </w:pPr>
            <w:r>
              <w:rPr>
                <w:rFonts w:ascii="Palatino Linotype"/>
                <w:i/>
                <w:w w:val="105"/>
                <w:sz w:val="24"/>
              </w:rPr>
              <w:t>P</w:t>
            </w:r>
            <w:r>
              <w:rPr>
                <w:rFonts w:ascii="Arial"/>
                <w:i/>
                <w:w w:val="105"/>
                <w:position w:val="-3"/>
                <w:sz w:val="16"/>
              </w:rPr>
              <w:t>S</w:t>
            </w:r>
            <w:r>
              <w:rPr>
                <w:rFonts w:ascii="Lucida Sans Unicode"/>
                <w:w w:val="105"/>
                <w:position w:val="-5"/>
                <w:sz w:val="12"/>
              </w:rPr>
              <w:t xml:space="preserve">1 </w:t>
            </w:r>
            <w:r>
              <w:rPr>
                <w:rFonts w:ascii="Arial Unicode MS"/>
                <w:w w:val="105"/>
                <w:sz w:val="24"/>
              </w:rPr>
              <w:t>= 0</w:t>
            </w:r>
            <w:r>
              <w:rPr>
                <w:rFonts w:ascii="Palatino Linotype"/>
                <w:i/>
                <w:w w:val="105"/>
                <w:sz w:val="24"/>
              </w:rPr>
              <w:t>.</w:t>
            </w:r>
            <w:r>
              <w:rPr>
                <w:rFonts w:ascii="Arial Unicode MS"/>
                <w:w w:val="105"/>
                <w:sz w:val="24"/>
              </w:rPr>
              <w:t>41</w:t>
            </w:r>
          </w:p>
        </w:tc>
      </w:tr>
      <w:tr w:rsidR="0092676A" w14:paraId="1B2E9F18" w14:textId="77777777">
        <w:trPr>
          <w:trHeight w:hRule="exact" w:val="586"/>
        </w:trPr>
        <w:tc>
          <w:tcPr>
            <w:tcW w:w="2991" w:type="dxa"/>
          </w:tcPr>
          <w:p w14:paraId="2AD87EAF" w14:textId="77777777" w:rsidR="0092676A" w:rsidRDefault="00E142A3">
            <w:pPr>
              <w:pStyle w:val="TableParagraph"/>
              <w:spacing w:line="265" w:lineRule="exact"/>
              <w:rPr>
                <w:sz w:val="24"/>
              </w:rPr>
            </w:pPr>
            <w:r>
              <w:rPr>
                <w:w w:val="104"/>
                <w:sz w:val="24"/>
              </w:rPr>
              <w:t>5</w:t>
            </w:r>
          </w:p>
          <w:p w14:paraId="4E80C63B" w14:textId="77777777" w:rsidR="0092676A" w:rsidRDefault="00E142A3">
            <w:pPr>
              <w:pStyle w:val="TableParagraph"/>
              <w:spacing w:before="19"/>
              <w:ind w:left="116" w:right="116"/>
              <w:rPr>
                <w:sz w:val="24"/>
              </w:rPr>
            </w:pPr>
            <w:r>
              <w:rPr>
                <w:w w:val="110"/>
                <w:sz w:val="24"/>
              </w:rPr>
              <w:t>1+1+1+1+1</w:t>
            </w:r>
          </w:p>
        </w:tc>
        <w:tc>
          <w:tcPr>
            <w:tcW w:w="3721" w:type="dxa"/>
          </w:tcPr>
          <w:p w14:paraId="3D41AA4A" w14:textId="77777777" w:rsidR="0092676A" w:rsidRDefault="00E142A3">
            <w:pPr>
              <w:pStyle w:val="TableParagraph"/>
              <w:spacing w:line="459" w:lineRule="exact"/>
              <w:ind w:left="110" w:right="110"/>
              <w:rPr>
                <w:sz w:val="24"/>
              </w:rPr>
            </w:pPr>
            <w:r>
              <w:rPr>
                <w:rFonts w:ascii="Palatino Linotype"/>
                <w:i/>
                <w:w w:val="105"/>
                <w:sz w:val="24"/>
              </w:rPr>
              <w:t>P</w:t>
            </w:r>
            <w:r>
              <w:rPr>
                <w:rFonts w:ascii="Arial"/>
                <w:i/>
                <w:w w:val="105"/>
                <w:position w:val="-3"/>
                <w:sz w:val="16"/>
              </w:rPr>
              <w:t>S</w:t>
            </w:r>
            <w:r>
              <w:rPr>
                <w:rFonts w:ascii="Lucida Sans Unicode"/>
                <w:w w:val="105"/>
                <w:position w:val="-5"/>
                <w:sz w:val="12"/>
              </w:rPr>
              <w:t xml:space="preserve">1  </w:t>
            </w:r>
            <w:r>
              <w:rPr>
                <w:rFonts w:ascii="Arial Unicode MS"/>
                <w:w w:val="105"/>
                <w:sz w:val="24"/>
              </w:rPr>
              <w:t>= 0</w:t>
            </w:r>
            <w:r>
              <w:rPr>
                <w:rFonts w:ascii="Palatino Linotype"/>
                <w:i/>
                <w:w w:val="105"/>
                <w:sz w:val="24"/>
              </w:rPr>
              <w:t>.</w:t>
            </w:r>
            <w:r>
              <w:rPr>
                <w:rFonts w:ascii="Arial Unicode MS"/>
                <w:w w:val="105"/>
                <w:sz w:val="24"/>
              </w:rPr>
              <w:t>2</w:t>
            </w:r>
            <w:r>
              <w:rPr>
                <w:w w:val="105"/>
                <w:sz w:val="24"/>
              </w:rPr>
              <w:t>05</w:t>
            </w:r>
          </w:p>
        </w:tc>
      </w:tr>
      <w:tr w:rsidR="0092676A" w14:paraId="5E603C0E" w14:textId="77777777">
        <w:trPr>
          <w:trHeight w:hRule="exact" w:val="586"/>
        </w:trPr>
        <w:tc>
          <w:tcPr>
            <w:tcW w:w="2991" w:type="dxa"/>
          </w:tcPr>
          <w:p w14:paraId="669A16C3" w14:textId="77777777" w:rsidR="0092676A" w:rsidRDefault="00E142A3">
            <w:pPr>
              <w:pStyle w:val="TableParagraph"/>
              <w:spacing w:line="265" w:lineRule="exact"/>
              <w:rPr>
                <w:sz w:val="24"/>
              </w:rPr>
            </w:pPr>
            <w:r>
              <w:rPr>
                <w:w w:val="104"/>
                <w:sz w:val="24"/>
              </w:rPr>
              <w:t>6</w:t>
            </w:r>
          </w:p>
          <w:p w14:paraId="406815C6" w14:textId="77777777" w:rsidR="0092676A" w:rsidRDefault="00E142A3">
            <w:pPr>
              <w:pStyle w:val="TableParagraph"/>
              <w:spacing w:before="19"/>
              <w:ind w:left="116" w:right="116"/>
              <w:rPr>
                <w:sz w:val="24"/>
              </w:rPr>
            </w:pPr>
            <w:r>
              <w:rPr>
                <w:w w:val="110"/>
                <w:sz w:val="24"/>
              </w:rPr>
              <w:t>1+1+1+1+1+1</w:t>
            </w:r>
          </w:p>
        </w:tc>
        <w:tc>
          <w:tcPr>
            <w:tcW w:w="3721" w:type="dxa"/>
          </w:tcPr>
          <w:p w14:paraId="74182C16" w14:textId="77777777" w:rsidR="0092676A" w:rsidRDefault="00E142A3">
            <w:pPr>
              <w:pStyle w:val="TableParagraph"/>
              <w:spacing w:line="459" w:lineRule="exact"/>
              <w:ind w:left="110" w:right="110"/>
              <w:rPr>
                <w:rFonts w:ascii="Arial Unicode MS"/>
                <w:sz w:val="24"/>
              </w:rPr>
            </w:pPr>
            <w:r>
              <w:rPr>
                <w:rFonts w:ascii="Palatino Linotype"/>
                <w:i/>
                <w:w w:val="105"/>
                <w:sz w:val="24"/>
              </w:rPr>
              <w:t>P</w:t>
            </w:r>
            <w:r>
              <w:rPr>
                <w:rFonts w:ascii="Arial"/>
                <w:i/>
                <w:w w:val="105"/>
                <w:position w:val="-3"/>
                <w:sz w:val="16"/>
              </w:rPr>
              <w:t>S</w:t>
            </w:r>
            <w:r>
              <w:rPr>
                <w:rFonts w:ascii="Lucida Sans Unicode"/>
                <w:w w:val="105"/>
                <w:position w:val="-5"/>
                <w:sz w:val="12"/>
              </w:rPr>
              <w:t xml:space="preserve">1 </w:t>
            </w:r>
            <w:r>
              <w:rPr>
                <w:rFonts w:ascii="Arial Unicode MS"/>
                <w:w w:val="105"/>
                <w:sz w:val="24"/>
              </w:rPr>
              <w:t>= 0</w:t>
            </w:r>
            <w:r>
              <w:rPr>
                <w:rFonts w:ascii="Palatino Linotype"/>
                <w:i/>
                <w:w w:val="105"/>
                <w:sz w:val="24"/>
              </w:rPr>
              <w:t>.</w:t>
            </w:r>
            <w:r>
              <w:rPr>
                <w:rFonts w:ascii="Arial Unicode MS"/>
                <w:w w:val="105"/>
                <w:sz w:val="24"/>
              </w:rPr>
              <w:t>077</w:t>
            </w:r>
          </w:p>
        </w:tc>
      </w:tr>
      <w:tr w:rsidR="0092676A" w14:paraId="0ABF63F2" w14:textId="77777777">
        <w:trPr>
          <w:trHeight w:hRule="exact" w:val="586"/>
        </w:trPr>
        <w:tc>
          <w:tcPr>
            <w:tcW w:w="2991" w:type="dxa"/>
          </w:tcPr>
          <w:p w14:paraId="2CECCCDD" w14:textId="77777777" w:rsidR="0092676A" w:rsidRDefault="00E142A3">
            <w:pPr>
              <w:pStyle w:val="TableParagraph"/>
              <w:spacing w:line="265" w:lineRule="exact"/>
              <w:rPr>
                <w:sz w:val="24"/>
              </w:rPr>
            </w:pPr>
            <w:r>
              <w:rPr>
                <w:w w:val="104"/>
                <w:sz w:val="24"/>
              </w:rPr>
              <w:t>7</w:t>
            </w:r>
          </w:p>
          <w:p w14:paraId="137C03B8" w14:textId="77777777" w:rsidR="0092676A" w:rsidRDefault="00E142A3">
            <w:pPr>
              <w:pStyle w:val="TableParagraph"/>
              <w:spacing w:before="19"/>
              <w:ind w:left="116" w:right="116"/>
              <w:rPr>
                <w:sz w:val="24"/>
              </w:rPr>
            </w:pPr>
            <w:r>
              <w:rPr>
                <w:w w:val="110"/>
                <w:sz w:val="24"/>
              </w:rPr>
              <w:t>1+1+1+1+1+1+1</w:t>
            </w:r>
          </w:p>
        </w:tc>
        <w:tc>
          <w:tcPr>
            <w:tcW w:w="3721" w:type="dxa"/>
          </w:tcPr>
          <w:p w14:paraId="17A75D9F" w14:textId="77777777" w:rsidR="0092676A" w:rsidRDefault="00E142A3">
            <w:pPr>
              <w:pStyle w:val="TableParagraph"/>
              <w:spacing w:line="459" w:lineRule="exact"/>
              <w:ind w:left="110" w:right="110"/>
              <w:rPr>
                <w:rFonts w:ascii="Arial Unicode MS"/>
                <w:sz w:val="24"/>
              </w:rPr>
            </w:pPr>
            <w:r>
              <w:rPr>
                <w:rFonts w:ascii="Palatino Linotype"/>
                <w:i/>
                <w:w w:val="105"/>
                <w:sz w:val="24"/>
              </w:rPr>
              <w:t>P</w:t>
            </w:r>
            <w:r>
              <w:rPr>
                <w:rFonts w:ascii="Arial"/>
                <w:i/>
                <w:w w:val="105"/>
                <w:position w:val="-3"/>
                <w:sz w:val="16"/>
              </w:rPr>
              <w:t>S</w:t>
            </w:r>
            <w:r>
              <w:rPr>
                <w:rFonts w:ascii="Lucida Sans Unicode"/>
                <w:w w:val="105"/>
                <w:position w:val="-5"/>
                <w:sz w:val="12"/>
              </w:rPr>
              <w:t xml:space="preserve">1 </w:t>
            </w:r>
            <w:r>
              <w:rPr>
                <w:rFonts w:ascii="Arial Unicode MS"/>
                <w:w w:val="105"/>
                <w:sz w:val="24"/>
              </w:rPr>
              <w:t>= 0</w:t>
            </w:r>
            <w:r>
              <w:rPr>
                <w:rFonts w:ascii="Palatino Linotype"/>
                <w:i/>
                <w:w w:val="105"/>
                <w:sz w:val="24"/>
              </w:rPr>
              <w:t>.</w:t>
            </w:r>
            <w:r>
              <w:rPr>
                <w:rFonts w:ascii="Arial Unicode MS"/>
                <w:w w:val="105"/>
                <w:sz w:val="24"/>
              </w:rPr>
              <w:t>019</w:t>
            </w:r>
          </w:p>
        </w:tc>
      </w:tr>
      <w:tr w:rsidR="0092676A" w14:paraId="0D2A9D8C" w14:textId="77777777">
        <w:trPr>
          <w:trHeight w:hRule="exact" w:val="586"/>
        </w:trPr>
        <w:tc>
          <w:tcPr>
            <w:tcW w:w="2991" w:type="dxa"/>
          </w:tcPr>
          <w:p w14:paraId="6B6A03D1" w14:textId="77777777" w:rsidR="0092676A" w:rsidRDefault="00E142A3">
            <w:pPr>
              <w:pStyle w:val="TableParagraph"/>
              <w:spacing w:line="265" w:lineRule="exact"/>
              <w:rPr>
                <w:sz w:val="24"/>
              </w:rPr>
            </w:pPr>
            <w:r>
              <w:rPr>
                <w:w w:val="104"/>
                <w:sz w:val="24"/>
              </w:rPr>
              <w:t>8</w:t>
            </w:r>
          </w:p>
          <w:p w14:paraId="5D215F03" w14:textId="77777777" w:rsidR="0092676A" w:rsidRDefault="00E142A3">
            <w:pPr>
              <w:pStyle w:val="TableParagraph"/>
              <w:spacing w:before="19"/>
              <w:ind w:left="116" w:right="116"/>
              <w:rPr>
                <w:sz w:val="24"/>
              </w:rPr>
            </w:pPr>
            <w:r>
              <w:rPr>
                <w:w w:val="110"/>
                <w:sz w:val="24"/>
              </w:rPr>
              <w:t>1+1+1+1+1+1+1+1</w:t>
            </w:r>
          </w:p>
        </w:tc>
        <w:tc>
          <w:tcPr>
            <w:tcW w:w="3721" w:type="dxa"/>
          </w:tcPr>
          <w:p w14:paraId="6446DA1E" w14:textId="77777777" w:rsidR="0092676A" w:rsidRDefault="00E142A3">
            <w:pPr>
              <w:pStyle w:val="TableParagraph"/>
              <w:spacing w:line="459" w:lineRule="exact"/>
              <w:ind w:left="110" w:right="110"/>
              <w:rPr>
                <w:rFonts w:ascii="Arial Unicode MS"/>
                <w:sz w:val="24"/>
              </w:rPr>
            </w:pPr>
            <w:r>
              <w:rPr>
                <w:rFonts w:ascii="Palatino Linotype"/>
                <w:i/>
                <w:w w:val="105"/>
                <w:sz w:val="24"/>
              </w:rPr>
              <w:t>P</w:t>
            </w:r>
            <w:r>
              <w:rPr>
                <w:rFonts w:ascii="Arial"/>
                <w:i/>
                <w:w w:val="105"/>
                <w:position w:val="-3"/>
                <w:sz w:val="16"/>
              </w:rPr>
              <w:t>S</w:t>
            </w:r>
            <w:r>
              <w:rPr>
                <w:rFonts w:ascii="Lucida Sans Unicode"/>
                <w:w w:val="105"/>
                <w:position w:val="-5"/>
                <w:sz w:val="12"/>
              </w:rPr>
              <w:t xml:space="preserve">1 </w:t>
            </w:r>
            <w:r>
              <w:rPr>
                <w:rFonts w:ascii="Arial Unicode MS"/>
                <w:w w:val="105"/>
                <w:sz w:val="24"/>
              </w:rPr>
              <w:t>= 0</w:t>
            </w:r>
            <w:r>
              <w:rPr>
                <w:rFonts w:ascii="Palatino Linotype"/>
                <w:i/>
                <w:w w:val="105"/>
                <w:sz w:val="24"/>
              </w:rPr>
              <w:t>.</w:t>
            </w:r>
            <w:r>
              <w:rPr>
                <w:rFonts w:ascii="Arial Unicode MS"/>
                <w:w w:val="105"/>
                <w:sz w:val="24"/>
              </w:rPr>
              <w:t>002</w:t>
            </w:r>
          </w:p>
        </w:tc>
      </w:tr>
    </w:tbl>
    <w:p w14:paraId="36EAC5DF" w14:textId="77777777" w:rsidR="0092676A" w:rsidRDefault="0092676A">
      <w:pPr>
        <w:pStyle w:val="BodyText"/>
        <w:spacing w:before="2"/>
        <w:rPr>
          <w:sz w:val="31"/>
        </w:rPr>
      </w:pPr>
    </w:p>
    <w:p w14:paraId="67B5D6D3" w14:textId="77777777" w:rsidR="0092676A" w:rsidRDefault="00AC2220">
      <w:pPr>
        <w:pStyle w:val="BodyText"/>
        <w:spacing w:line="358" w:lineRule="exact"/>
        <w:ind w:left="107" w:right="477"/>
        <w:jc w:val="both"/>
      </w:pPr>
      <w:r>
        <w:rPr>
          <w:noProof/>
        </w:rPr>
        <mc:AlternateContent>
          <mc:Choice Requires="wps">
            <w:drawing>
              <wp:anchor distT="0" distB="0" distL="114300" distR="114300" simplePos="0" relativeHeight="503280440" behindDoc="1" locked="0" layoutInCell="1" allowOverlap="1" wp14:anchorId="3B049AB8" wp14:editId="3AB058B0">
                <wp:simplePos x="0" y="0"/>
                <wp:positionH relativeFrom="page">
                  <wp:posOffset>1700530</wp:posOffset>
                </wp:positionH>
                <wp:positionV relativeFrom="paragraph">
                  <wp:posOffset>165735</wp:posOffset>
                </wp:positionV>
                <wp:extent cx="31115" cy="76200"/>
                <wp:effectExtent l="0" t="3810" r="1905" b="0"/>
                <wp:wrapNone/>
                <wp:docPr id="237"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D5BD2" w14:textId="77777777" w:rsidR="003D49A1" w:rsidRDefault="003D49A1">
                            <w:pPr>
                              <w:spacing w:line="116" w:lineRule="exact"/>
                              <w:rPr>
                                <w:rFonts w:ascii="Trebuchet MS"/>
                                <w:i/>
                                <w:sz w:val="12"/>
                              </w:rPr>
                            </w:pPr>
                            <w:r>
                              <w:rPr>
                                <w:rFonts w:ascii="Trebuchet MS"/>
                                <w:i/>
                                <w:w w:val="125"/>
                                <w:sz w:val="12"/>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049AB8" id="Text Box 209" o:spid="_x0000_s1051" type="#_x0000_t202" style="position:absolute;left:0;text-align:left;margin-left:133.9pt;margin-top:13.05pt;width:2.45pt;height:6pt;z-index:-36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sQIAALI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" filled="f" stroked="f">
                <v:textbox inset="0,0,0,0">
                  <w:txbxContent>
                    <w:p w14:paraId="737D5BD2" w14:textId="77777777" w:rsidR="003D49A1" w:rsidRDefault="003D49A1">
                      <w:pPr>
                        <w:spacing w:line="116" w:lineRule="exact"/>
                        <w:rPr>
                          <w:rFonts w:ascii="Trebuchet MS"/>
                          <w:i/>
                          <w:sz w:val="12"/>
                        </w:rPr>
                      </w:pPr>
                      <w:r>
                        <w:rPr>
                          <w:rFonts w:ascii="Trebuchet MS"/>
                          <w:i/>
                          <w:w w:val="125"/>
                          <w:sz w:val="12"/>
                        </w:rPr>
                        <w:t>l</w:t>
                      </w:r>
                    </w:p>
                  </w:txbxContent>
                </v:textbox>
                <w10:wrap anchorx="page"/>
              </v:shape>
            </w:pict>
          </mc:Fallback>
        </mc:AlternateContent>
      </w:r>
      <w:r>
        <w:rPr>
          <w:noProof/>
        </w:rPr>
        <mc:AlternateContent>
          <mc:Choice Requires="wps">
            <w:drawing>
              <wp:anchor distT="0" distB="0" distL="114300" distR="114300" simplePos="0" relativeHeight="503280464" behindDoc="1" locked="0" layoutInCell="1" allowOverlap="1" wp14:anchorId="1A473B98" wp14:editId="39C60006">
                <wp:simplePos x="0" y="0"/>
                <wp:positionH relativeFrom="page">
                  <wp:posOffset>3445510</wp:posOffset>
                </wp:positionH>
                <wp:positionV relativeFrom="paragraph">
                  <wp:posOffset>621030</wp:posOffset>
                </wp:positionV>
                <wp:extent cx="31115" cy="76200"/>
                <wp:effectExtent l="0" t="1905" r="0" b="0"/>
                <wp:wrapNone/>
                <wp:docPr id="236"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E9F5A" w14:textId="77777777" w:rsidR="003D49A1" w:rsidRDefault="003D49A1">
                            <w:pPr>
                              <w:spacing w:line="116" w:lineRule="exact"/>
                              <w:rPr>
                                <w:rFonts w:ascii="Trebuchet MS"/>
                                <w:i/>
                                <w:sz w:val="12"/>
                              </w:rPr>
                            </w:pPr>
                            <w:r>
                              <w:rPr>
                                <w:rFonts w:ascii="Trebuchet MS"/>
                                <w:i/>
                                <w:w w:val="125"/>
                                <w:sz w:val="12"/>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473B98" id="Text Box 208" o:spid="_x0000_s1052" type="#_x0000_t202" style="position:absolute;left:0;text-align:left;margin-left:271.3pt;margin-top:48.9pt;width:2.45pt;height:6pt;z-index:-3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gOqsQ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" filled="f" stroked="f">
                <v:textbox inset="0,0,0,0">
                  <w:txbxContent>
                    <w:p w14:paraId="329E9F5A" w14:textId="77777777" w:rsidR="003D49A1" w:rsidRDefault="003D49A1">
                      <w:pPr>
                        <w:spacing w:line="116" w:lineRule="exact"/>
                        <w:rPr>
                          <w:rFonts w:ascii="Trebuchet MS"/>
                          <w:i/>
                          <w:sz w:val="12"/>
                        </w:rPr>
                      </w:pPr>
                      <w:r>
                        <w:rPr>
                          <w:rFonts w:ascii="Trebuchet MS"/>
                          <w:i/>
                          <w:w w:val="125"/>
                          <w:sz w:val="12"/>
                        </w:rPr>
                        <w:t>l</w:t>
                      </w:r>
                    </w:p>
                  </w:txbxContent>
                </v:textbox>
                <w10:wrap anchorx="page"/>
              </v:shape>
            </w:pict>
          </mc:Fallback>
        </mc:AlternateContent>
      </w:r>
      <w:r w:rsidR="00E142A3">
        <w:rPr>
          <w:w w:val="110"/>
        </w:rPr>
        <w:t xml:space="preserve">where </w:t>
      </w:r>
      <w:r w:rsidR="00E142A3">
        <w:rPr>
          <w:rFonts w:ascii="Palatino Linotype"/>
          <w:i/>
          <w:w w:val="110"/>
        </w:rPr>
        <w:t>P</w:t>
      </w:r>
      <w:r w:rsidR="00E142A3">
        <w:rPr>
          <w:rFonts w:ascii="Arial"/>
          <w:i/>
          <w:w w:val="110"/>
          <w:position w:val="-3"/>
          <w:sz w:val="16"/>
        </w:rPr>
        <w:t xml:space="preserve">S </w:t>
      </w:r>
      <w:r w:rsidR="00E142A3">
        <w:rPr>
          <w:rFonts w:ascii="Arial Unicode MS"/>
          <w:w w:val="110"/>
        </w:rPr>
        <w:t>(</w:t>
      </w:r>
      <w:r w:rsidR="00E142A3">
        <w:rPr>
          <w:rFonts w:ascii="Palatino Linotype"/>
          <w:i/>
          <w:w w:val="110"/>
        </w:rPr>
        <w:t>R</w:t>
      </w:r>
      <w:r w:rsidR="00E142A3">
        <w:rPr>
          <w:rFonts w:ascii="Arial Unicode MS"/>
          <w:w w:val="110"/>
        </w:rPr>
        <w:t xml:space="preserve">) </w:t>
      </w:r>
      <w:r w:rsidR="00E142A3">
        <w:rPr>
          <w:w w:val="110"/>
        </w:rPr>
        <w:t xml:space="preserve">represents the probability that scenario </w:t>
      </w:r>
      <w:r w:rsidR="00E142A3">
        <w:rPr>
          <w:rFonts w:ascii="Palatino Linotype"/>
          <w:i/>
          <w:w w:val="110"/>
        </w:rPr>
        <w:t>S</w:t>
      </w:r>
      <w:r w:rsidR="00E142A3">
        <w:rPr>
          <w:rFonts w:ascii="Arial"/>
          <w:i/>
          <w:w w:val="110"/>
          <w:position w:val="-3"/>
          <w:sz w:val="16"/>
        </w:rPr>
        <w:t xml:space="preserve">l </w:t>
      </w:r>
      <w:r w:rsidR="00E142A3">
        <w:rPr>
          <w:w w:val="110"/>
        </w:rPr>
        <w:t xml:space="preserve">happens. It can be calculated from the binomial distribution as explained in [94].Table 6.3 shows all values of the unique scenarios </w:t>
      </w:r>
      <w:r w:rsidR="00E142A3">
        <w:rPr>
          <w:rFonts w:ascii="Palatino Linotype"/>
          <w:i/>
          <w:w w:val="110"/>
        </w:rPr>
        <w:t>P</w:t>
      </w:r>
      <w:r w:rsidR="00E142A3">
        <w:rPr>
          <w:rFonts w:ascii="Arial"/>
          <w:i/>
          <w:w w:val="110"/>
          <w:position w:val="-3"/>
          <w:sz w:val="16"/>
        </w:rPr>
        <w:t xml:space="preserve">S </w:t>
      </w:r>
      <w:r w:rsidR="00E142A3">
        <w:rPr>
          <w:rFonts w:ascii="Arial Unicode MS"/>
          <w:w w:val="110"/>
        </w:rPr>
        <w:t>(</w:t>
      </w:r>
      <w:r w:rsidR="00E142A3">
        <w:rPr>
          <w:rFonts w:ascii="Palatino Linotype"/>
          <w:i/>
          <w:w w:val="110"/>
        </w:rPr>
        <w:t>R</w:t>
      </w:r>
      <w:r w:rsidR="00E142A3">
        <w:rPr>
          <w:rFonts w:ascii="Arial Unicode MS"/>
          <w:w w:val="110"/>
        </w:rPr>
        <w:t>)</w:t>
      </w:r>
      <w:r w:rsidR="00E142A3">
        <w:rPr>
          <w:w w:val="110"/>
        </w:rPr>
        <w:t>.</w:t>
      </w:r>
    </w:p>
    <w:p w14:paraId="45FF3C30" w14:textId="77777777" w:rsidR="0092676A" w:rsidRDefault="00E142A3">
      <w:pPr>
        <w:pStyle w:val="BodyText"/>
        <w:spacing w:line="358" w:lineRule="exact"/>
        <w:ind w:left="108" w:right="477" w:firstLine="351"/>
        <w:jc w:val="both"/>
      </w:pPr>
      <w:r>
        <w:rPr>
          <w:spacing w:val="-7"/>
          <w:w w:val="110"/>
        </w:rPr>
        <w:t xml:space="preserve">For </w:t>
      </w:r>
      <w:r>
        <w:rPr>
          <w:w w:val="110"/>
        </w:rPr>
        <w:t xml:space="preserve">the proposed case, the system can’t acknowledge the recovered tags in parallel. It uses the discussed pseudo parallel method. According to </w:t>
      </w:r>
      <w:ins w:id="56" w:author="Raghda Wahdan" w:date="2017-11-14T14:49:00Z">
        <w:r w:rsidR="00B92020">
          <w:rPr>
            <w:w w:val="110"/>
          </w:rPr>
          <w:t>F</w:t>
        </w:r>
      </w:ins>
      <w:del w:id="57" w:author="Raghda Wahdan" w:date="2017-11-14T14:49:00Z">
        <w:r w:rsidDel="00B92020">
          <w:rPr>
            <w:w w:val="110"/>
          </w:rPr>
          <w:delText>f</w:delText>
        </w:r>
      </w:del>
      <w:r>
        <w:rPr>
          <w:w w:val="110"/>
        </w:rPr>
        <w:t xml:space="preserve">igure 6.5, the </w:t>
      </w:r>
      <w:r>
        <w:rPr>
          <w:spacing w:val="-3"/>
          <w:w w:val="110"/>
        </w:rPr>
        <w:t xml:space="preserve">conventional </w:t>
      </w:r>
      <w:r>
        <w:rPr>
          <w:w w:val="110"/>
        </w:rPr>
        <w:t xml:space="preserve">successful slot </w:t>
      </w:r>
      <w:r>
        <w:rPr>
          <w:rFonts w:ascii="Palatino Linotype" w:hAnsi="Palatino Linotype"/>
          <w:i/>
          <w:w w:val="110"/>
        </w:rPr>
        <w:t>t</w:t>
      </w:r>
      <w:r>
        <w:rPr>
          <w:rFonts w:ascii="Arial" w:hAnsi="Arial"/>
          <w:i/>
          <w:w w:val="110"/>
          <w:position w:val="-3"/>
          <w:sz w:val="16"/>
        </w:rPr>
        <w:t xml:space="preserve">s </w:t>
      </w:r>
      <w:r>
        <w:rPr>
          <w:w w:val="110"/>
        </w:rPr>
        <w:t xml:space="preserve">is divided in to </w:t>
      </w:r>
      <w:r>
        <w:rPr>
          <w:spacing w:val="-5"/>
          <w:w w:val="110"/>
        </w:rPr>
        <w:t xml:space="preserve">two </w:t>
      </w:r>
      <w:r>
        <w:rPr>
          <w:w w:val="110"/>
        </w:rPr>
        <w:t>parts: The first part presents</w:t>
      </w:r>
      <w:r>
        <w:rPr>
          <w:spacing w:val="-10"/>
          <w:w w:val="110"/>
        </w:rPr>
        <w:t xml:space="preserve"> </w:t>
      </w:r>
      <w:r>
        <w:rPr>
          <w:w w:val="110"/>
        </w:rPr>
        <w:t>the</w:t>
      </w:r>
      <w:r>
        <w:rPr>
          <w:spacing w:val="-9"/>
          <w:w w:val="110"/>
        </w:rPr>
        <w:t xml:space="preserve"> </w:t>
      </w:r>
      <w:r>
        <w:rPr>
          <w:w w:val="110"/>
        </w:rPr>
        <w:t>“Query-Rep”</w:t>
      </w:r>
      <w:r>
        <w:rPr>
          <w:spacing w:val="-9"/>
          <w:w w:val="110"/>
        </w:rPr>
        <w:t xml:space="preserve"> </w:t>
      </w:r>
      <w:r>
        <w:rPr>
          <w:w w:val="110"/>
        </w:rPr>
        <w:t>command</w:t>
      </w:r>
      <w:r>
        <w:rPr>
          <w:spacing w:val="-10"/>
          <w:w w:val="110"/>
        </w:rPr>
        <w:t xml:space="preserve"> </w:t>
      </w:r>
      <w:r>
        <w:rPr>
          <w:w w:val="110"/>
        </w:rPr>
        <w:t>and</w:t>
      </w:r>
      <w:r>
        <w:rPr>
          <w:spacing w:val="-9"/>
          <w:w w:val="110"/>
        </w:rPr>
        <w:t xml:space="preserve"> </w:t>
      </w:r>
      <w:r>
        <w:rPr>
          <w:w w:val="110"/>
        </w:rPr>
        <w:t>the</w:t>
      </w:r>
      <w:r>
        <w:rPr>
          <w:spacing w:val="-10"/>
          <w:w w:val="110"/>
        </w:rPr>
        <w:t xml:space="preserve"> </w:t>
      </w:r>
      <w:r>
        <w:rPr>
          <w:rFonts w:ascii="Palatino Linotype" w:hAnsi="Palatino Linotype"/>
          <w:i/>
          <w:w w:val="110"/>
        </w:rPr>
        <w:t>RN</w:t>
      </w:r>
      <w:r>
        <w:rPr>
          <w:rFonts w:ascii="Palatino Linotype" w:hAnsi="Palatino Linotype"/>
          <w:i/>
          <w:spacing w:val="-47"/>
          <w:w w:val="110"/>
        </w:rPr>
        <w:t xml:space="preserve"> </w:t>
      </w:r>
      <w:r>
        <w:rPr>
          <w:rFonts w:ascii="Arial Unicode MS" w:hAnsi="Arial Unicode MS"/>
          <w:w w:val="110"/>
        </w:rPr>
        <w:t>16</w:t>
      </w:r>
      <w:r>
        <w:rPr>
          <w:rFonts w:ascii="Arial Unicode MS" w:hAnsi="Arial Unicode MS"/>
          <w:spacing w:val="-17"/>
          <w:w w:val="110"/>
        </w:rPr>
        <w:t xml:space="preserve"> </w:t>
      </w:r>
      <w:r>
        <w:rPr>
          <w:w w:val="110"/>
        </w:rPr>
        <w:t>tag</w:t>
      </w:r>
      <w:r>
        <w:rPr>
          <w:spacing w:val="-10"/>
          <w:w w:val="110"/>
        </w:rPr>
        <w:t xml:space="preserve"> </w:t>
      </w:r>
      <w:r>
        <w:rPr>
          <w:w w:val="110"/>
        </w:rPr>
        <w:t>reply</w:t>
      </w:r>
      <w:r>
        <w:rPr>
          <w:spacing w:val="-10"/>
          <w:w w:val="110"/>
        </w:rPr>
        <w:t xml:space="preserve"> </w:t>
      </w:r>
      <w:r>
        <w:rPr>
          <w:rFonts w:ascii="Palatino Linotype" w:hAnsi="Palatino Linotype"/>
          <w:i/>
          <w:w w:val="110"/>
        </w:rPr>
        <w:t>t</w:t>
      </w:r>
      <w:r>
        <w:rPr>
          <w:rFonts w:ascii="Arial" w:hAnsi="Arial"/>
          <w:i/>
          <w:w w:val="110"/>
          <w:position w:val="-3"/>
          <w:sz w:val="16"/>
        </w:rPr>
        <w:t>s</w:t>
      </w:r>
      <w:r>
        <w:rPr>
          <w:rFonts w:ascii="Tahoma" w:hAnsi="Tahoma"/>
          <w:w w:val="110"/>
          <w:position w:val="-3"/>
          <w:sz w:val="16"/>
        </w:rPr>
        <w:t>(</w:t>
      </w:r>
      <w:r>
        <w:rPr>
          <w:rFonts w:ascii="Arial" w:hAnsi="Arial"/>
          <w:i/>
          <w:w w:val="110"/>
          <w:position w:val="-3"/>
          <w:sz w:val="16"/>
        </w:rPr>
        <w:t>a</w:t>
      </w:r>
      <w:r>
        <w:rPr>
          <w:rFonts w:ascii="Tahoma" w:hAnsi="Tahoma"/>
          <w:w w:val="110"/>
          <w:position w:val="-3"/>
          <w:sz w:val="16"/>
        </w:rPr>
        <w:t>)</w:t>
      </w:r>
      <w:r>
        <w:rPr>
          <w:w w:val="110"/>
        </w:rPr>
        <w:t>.</w:t>
      </w:r>
      <w:r>
        <w:rPr>
          <w:spacing w:val="13"/>
          <w:w w:val="110"/>
        </w:rPr>
        <w:t xml:space="preserve"> </w:t>
      </w:r>
      <w:r>
        <w:rPr>
          <w:w w:val="110"/>
        </w:rPr>
        <w:t>The</w:t>
      </w:r>
      <w:r>
        <w:rPr>
          <w:spacing w:val="-10"/>
          <w:w w:val="110"/>
        </w:rPr>
        <w:t xml:space="preserve"> </w:t>
      </w:r>
      <w:r>
        <w:rPr>
          <w:w w:val="110"/>
        </w:rPr>
        <w:t xml:space="preserve">second part is the “ACK” command and the EPC tag reply </w:t>
      </w:r>
      <w:r>
        <w:rPr>
          <w:rFonts w:ascii="Palatino Linotype" w:hAnsi="Palatino Linotype"/>
          <w:i/>
          <w:w w:val="110"/>
        </w:rPr>
        <w:t>t</w:t>
      </w:r>
      <w:r>
        <w:rPr>
          <w:rFonts w:ascii="Arial" w:hAnsi="Arial"/>
          <w:i/>
          <w:w w:val="110"/>
          <w:position w:val="-3"/>
          <w:sz w:val="16"/>
        </w:rPr>
        <w:t>s</w:t>
      </w:r>
      <w:r>
        <w:rPr>
          <w:rFonts w:ascii="Tahoma" w:hAnsi="Tahoma"/>
          <w:w w:val="110"/>
          <w:position w:val="-3"/>
          <w:sz w:val="16"/>
        </w:rPr>
        <w:t>(</w:t>
      </w:r>
      <w:r>
        <w:rPr>
          <w:rFonts w:ascii="Arial" w:hAnsi="Arial"/>
          <w:i/>
          <w:w w:val="110"/>
          <w:position w:val="-3"/>
          <w:sz w:val="16"/>
        </w:rPr>
        <w:t>b</w:t>
      </w:r>
      <w:r>
        <w:rPr>
          <w:rFonts w:ascii="Tahoma" w:hAnsi="Tahoma"/>
          <w:w w:val="110"/>
          <w:position w:val="-3"/>
          <w:sz w:val="16"/>
        </w:rPr>
        <w:t>)</w:t>
      </w:r>
      <w:r>
        <w:rPr>
          <w:w w:val="110"/>
        </w:rPr>
        <w:t>. Thus, the successful slot time</w:t>
      </w:r>
      <w:r>
        <w:rPr>
          <w:spacing w:val="29"/>
          <w:w w:val="110"/>
        </w:rPr>
        <w:t xml:space="preserve"> </w:t>
      </w:r>
      <w:r>
        <w:rPr>
          <w:w w:val="110"/>
        </w:rPr>
        <w:t>is:</w:t>
      </w:r>
    </w:p>
    <w:p w14:paraId="6BB4C79D" w14:textId="77777777" w:rsidR="0092676A" w:rsidRDefault="00E142A3">
      <w:pPr>
        <w:tabs>
          <w:tab w:val="left" w:pos="7644"/>
        </w:tabs>
        <w:spacing w:before="289"/>
        <w:ind w:left="3310"/>
        <w:rPr>
          <w:sz w:val="24"/>
        </w:rPr>
      </w:pPr>
      <w:r>
        <w:rPr>
          <w:rFonts w:ascii="Palatino Linotype"/>
          <w:i/>
          <w:w w:val="110"/>
          <w:sz w:val="24"/>
        </w:rPr>
        <w:t>t</w:t>
      </w:r>
      <w:r>
        <w:rPr>
          <w:rFonts w:ascii="Arial"/>
          <w:i/>
          <w:w w:val="110"/>
          <w:position w:val="-3"/>
          <w:sz w:val="16"/>
        </w:rPr>
        <w:t xml:space="preserve">s </w:t>
      </w:r>
      <w:r>
        <w:rPr>
          <w:rFonts w:ascii="Arial Unicode MS"/>
          <w:w w:val="110"/>
          <w:sz w:val="24"/>
        </w:rPr>
        <w:t xml:space="preserve">= </w:t>
      </w:r>
      <w:r>
        <w:rPr>
          <w:rFonts w:ascii="Palatino Linotype"/>
          <w:i/>
          <w:w w:val="110"/>
          <w:sz w:val="24"/>
        </w:rPr>
        <w:t>t</w:t>
      </w:r>
      <w:r>
        <w:rPr>
          <w:rFonts w:ascii="Arial"/>
          <w:i/>
          <w:w w:val="110"/>
          <w:position w:val="-3"/>
          <w:sz w:val="16"/>
        </w:rPr>
        <w:t>s</w:t>
      </w:r>
      <w:r>
        <w:rPr>
          <w:rFonts w:ascii="Tahoma"/>
          <w:w w:val="110"/>
          <w:position w:val="-3"/>
          <w:sz w:val="16"/>
        </w:rPr>
        <w:t>(</w:t>
      </w:r>
      <w:r>
        <w:rPr>
          <w:rFonts w:ascii="Arial"/>
          <w:i/>
          <w:w w:val="110"/>
          <w:position w:val="-3"/>
          <w:sz w:val="16"/>
        </w:rPr>
        <w:t>a</w:t>
      </w:r>
      <w:r>
        <w:rPr>
          <w:rFonts w:ascii="Tahoma"/>
          <w:w w:val="110"/>
          <w:position w:val="-3"/>
          <w:sz w:val="16"/>
        </w:rPr>
        <w:t>)</w:t>
      </w:r>
      <w:r>
        <w:rPr>
          <w:rFonts w:ascii="Tahoma"/>
          <w:spacing w:val="19"/>
          <w:w w:val="110"/>
          <w:position w:val="-3"/>
          <w:sz w:val="16"/>
        </w:rPr>
        <w:t xml:space="preserve"> </w:t>
      </w:r>
      <w:r>
        <w:rPr>
          <w:rFonts w:ascii="Arial Unicode MS"/>
          <w:w w:val="110"/>
          <w:sz w:val="24"/>
        </w:rPr>
        <w:t>+</w:t>
      </w:r>
      <w:r>
        <w:rPr>
          <w:rFonts w:ascii="Arial Unicode MS"/>
          <w:spacing w:val="-23"/>
          <w:w w:val="110"/>
          <w:sz w:val="24"/>
        </w:rPr>
        <w:t xml:space="preserve"> </w:t>
      </w:r>
      <w:r>
        <w:rPr>
          <w:rFonts w:ascii="Palatino Linotype"/>
          <w:i/>
          <w:w w:val="110"/>
          <w:sz w:val="24"/>
        </w:rPr>
        <w:t>t</w:t>
      </w:r>
      <w:r>
        <w:rPr>
          <w:rFonts w:ascii="Arial"/>
          <w:i/>
          <w:w w:val="110"/>
          <w:position w:val="-3"/>
          <w:sz w:val="16"/>
        </w:rPr>
        <w:t>s</w:t>
      </w:r>
      <w:r>
        <w:rPr>
          <w:rFonts w:ascii="Tahoma"/>
          <w:w w:val="110"/>
          <w:position w:val="-3"/>
          <w:sz w:val="16"/>
        </w:rPr>
        <w:t>(</w:t>
      </w:r>
      <w:r>
        <w:rPr>
          <w:rFonts w:ascii="Arial"/>
          <w:i/>
          <w:w w:val="110"/>
          <w:position w:val="-3"/>
          <w:sz w:val="16"/>
        </w:rPr>
        <w:t>b</w:t>
      </w:r>
      <w:r>
        <w:rPr>
          <w:rFonts w:ascii="Tahoma"/>
          <w:w w:val="110"/>
          <w:position w:val="-3"/>
          <w:sz w:val="16"/>
        </w:rPr>
        <w:t>)</w:t>
      </w:r>
      <w:r>
        <w:rPr>
          <w:rFonts w:ascii="Palatino Linotype"/>
          <w:i/>
          <w:w w:val="110"/>
          <w:sz w:val="24"/>
        </w:rPr>
        <w:t>,</w:t>
      </w:r>
      <w:r>
        <w:rPr>
          <w:rFonts w:ascii="Palatino Linotype"/>
          <w:i/>
          <w:w w:val="110"/>
          <w:sz w:val="24"/>
        </w:rPr>
        <w:tab/>
      </w:r>
      <w:r>
        <w:rPr>
          <w:w w:val="110"/>
          <w:sz w:val="24"/>
        </w:rPr>
        <w:t>(6.5)</w:t>
      </w:r>
    </w:p>
    <w:p w14:paraId="115ACB7F" w14:textId="77777777" w:rsidR="0092676A" w:rsidRDefault="00E142A3">
      <w:pPr>
        <w:spacing w:before="192"/>
        <w:ind w:left="107"/>
        <w:jc w:val="both"/>
        <w:rPr>
          <w:sz w:val="24"/>
        </w:rPr>
      </w:pPr>
      <w:r>
        <w:rPr>
          <w:w w:val="105"/>
          <w:sz w:val="24"/>
        </w:rPr>
        <w:t xml:space="preserve">where </w:t>
      </w:r>
      <w:r>
        <w:rPr>
          <w:rFonts w:ascii="Palatino Linotype"/>
          <w:i/>
          <w:w w:val="105"/>
          <w:sz w:val="24"/>
        </w:rPr>
        <w:t>t</w:t>
      </w:r>
      <w:r>
        <w:rPr>
          <w:rFonts w:ascii="Arial"/>
          <w:i/>
          <w:w w:val="105"/>
          <w:position w:val="-3"/>
          <w:sz w:val="16"/>
        </w:rPr>
        <w:t>s</w:t>
      </w:r>
      <w:r>
        <w:rPr>
          <w:rFonts w:ascii="Tahoma"/>
          <w:w w:val="105"/>
          <w:position w:val="-3"/>
          <w:sz w:val="16"/>
        </w:rPr>
        <w:t>(</w:t>
      </w:r>
      <w:r>
        <w:rPr>
          <w:rFonts w:ascii="Arial"/>
          <w:i/>
          <w:w w:val="105"/>
          <w:position w:val="-3"/>
          <w:sz w:val="16"/>
        </w:rPr>
        <w:t>a</w:t>
      </w:r>
      <w:r>
        <w:rPr>
          <w:rFonts w:ascii="Tahoma"/>
          <w:w w:val="105"/>
          <w:position w:val="-3"/>
          <w:sz w:val="16"/>
        </w:rPr>
        <w:t xml:space="preserve">)  </w:t>
      </w:r>
      <w:r>
        <w:rPr>
          <w:w w:val="105"/>
          <w:sz w:val="24"/>
        </w:rPr>
        <w:t xml:space="preserve">and </w:t>
      </w:r>
      <w:r>
        <w:rPr>
          <w:rFonts w:ascii="Palatino Linotype"/>
          <w:i/>
          <w:w w:val="105"/>
          <w:sz w:val="24"/>
        </w:rPr>
        <w:t>t</w:t>
      </w:r>
      <w:r>
        <w:rPr>
          <w:rFonts w:ascii="Arial"/>
          <w:i/>
          <w:w w:val="105"/>
          <w:position w:val="-3"/>
          <w:sz w:val="16"/>
        </w:rPr>
        <w:t>s</w:t>
      </w:r>
      <w:r>
        <w:rPr>
          <w:rFonts w:ascii="Tahoma"/>
          <w:w w:val="105"/>
          <w:position w:val="-3"/>
          <w:sz w:val="16"/>
        </w:rPr>
        <w:t>(</w:t>
      </w:r>
      <w:r>
        <w:rPr>
          <w:rFonts w:ascii="Arial"/>
          <w:i/>
          <w:w w:val="105"/>
          <w:position w:val="-3"/>
          <w:sz w:val="16"/>
        </w:rPr>
        <w:t>b</w:t>
      </w:r>
      <w:r>
        <w:rPr>
          <w:rFonts w:ascii="Tahoma"/>
          <w:w w:val="105"/>
          <w:position w:val="-3"/>
          <w:sz w:val="16"/>
        </w:rPr>
        <w:t xml:space="preserve">)  </w:t>
      </w:r>
      <w:r>
        <w:rPr>
          <w:w w:val="105"/>
          <w:sz w:val="24"/>
        </w:rPr>
        <w:t>can be expressed  as:</w:t>
      </w:r>
    </w:p>
    <w:p w14:paraId="633D8B8B" w14:textId="77777777" w:rsidR="0092676A" w:rsidRDefault="0092676A">
      <w:pPr>
        <w:jc w:val="both"/>
        <w:rPr>
          <w:sz w:val="24"/>
        </w:rPr>
        <w:sectPr w:rsidR="0092676A">
          <w:headerReference w:type="even" r:id="rId210"/>
          <w:headerReference w:type="default" r:id="rId211"/>
          <w:pgSz w:w="11910" w:h="16840"/>
          <w:pgMar w:top="1920" w:right="1680" w:bottom="280" w:left="1620" w:header="1603" w:footer="0" w:gutter="0"/>
          <w:pgNumType w:start="98"/>
          <w:cols w:space="720"/>
        </w:sectPr>
      </w:pPr>
    </w:p>
    <w:p w14:paraId="4B1F4D7B" w14:textId="77777777" w:rsidR="0092676A" w:rsidRDefault="0092676A">
      <w:pPr>
        <w:pStyle w:val="BodyText"/>
        <w:rPr>
          <w:sz w:val="20"/>
        </w:rPr>
      </w:pPr>
    </w:p>
    <w:p w14:paraId="0AEC3670" w14:textId="77777777" w:rsidR="0092676A" w:rsidRDefault="0092676A">
      <w:pPr>
        <w:pStyle w:val="BodyText"/>
        <w:rPr>
          <w:sz w:val="20"/>
        </w:rPr>
      </w:pPr>
    </w:p>
    <w:p w14:paraId="22F1167E" w14:textId="77777777" w:rsidR="0092676A" w:rsidRDefault="0092676A">
      <w:pPr>
        <w:pStyle w:val="BodyText"/>
        <w:rPr>
          <w:sz w:val="20"/>
        </w:rPr>
      </w:pPr>
    </w:p>
    <w:p w14:paraId="15F8B545" w14:textId="77777777" w:rsidR="0092676A" w:rsidRDefault="0092676A">
      <w:pPr>
        <w:pStyle w:val="BodyText"/>
        <w:spacing w:before="1"/>
        <w:rPr>
          <w:sz w:val="19"/>
        </w:rPr>
      </w:pPr>
    </w:p>
    <w:p w14:paraId="014ED536" w14:textId="77777777" w:rsidR="0092676A" w:rsidRDefault="00AC2220">
      <w:pPr>
        <w:pStyle w:val="BodyText"/>
        <w:spacing w:before="163"/>
        <w:ind w:right="105"/>
        <w:jc w:val="right"/>
      </w:pPr>
      <w:r>
        <w:rPr>
          <w:noProof/>
        </w:rPr>
        <mc:AlternateContent>
          <mc:Choice Requires="wps">
            <w:drawing>
              <wp:anchor distT="0" distB="0" distL="114300" distR="114300" simplePos="0" relativeHeight="2392" behindDoc="0" locked="0" layoutInCell="1" allowOverlap="1" wp14:anchorId="7BFBBCCB" wp14:editId="0386B70E">
                <wp:simplePos x="0" y="0"/>
                <wp:positionH relativeFrom="page">
                  <wp:posOffset>2799080</wp:posOffset>
                </wp:positionH>
                <wp:positionV relativeFrom="paragraph">
                  <wp:posOffset>63500</wp:posOffset>
                </wp:positionV>
                <wp:extent cx="2230120" cy="490220"/>
                <wp:effectExtent l="0" t="0" r="0" b="0"/>
                <wp:wrapNone/>
                <wp:docPr id="235"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0120" cy="490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539"/>
                              <w:gridCol w:w="386"/>
                              <w:gridCol w:w="2586"/>
                            </w:tblGrid>
                            <w:tr w:rsidR="003D49A1" w14:paraId="4153628B" w14:textId="77777777">
                              <w:trPr>
                                <w:trHeight w:hRule="exact" w:val="386"/>
                              </w:trPr>
                              <w:tc>
                                <w:tcPr>
                                  <w:tcW w:w="539" w:type="dxa"/>
                                </w:tcPr>
                                <w:p w14:paraId="55E61FA4" w14:textId="77777777" w:rsidR="003D49A1" w:rsidRDefault="003D49A1">
                                  <w:pPr>
                                    <w:pStyle w:val="TableParagraph"/>
                                    <w:spacing w:before="14"/>
                                    <w:ind w:left="28" w:right="80"/>
                                    <w:rPr>
                                      <w:rFonts w:ascii="Tahoma"/>
                                      <w:sz w:val="16"/>
                                    </w:rPr>
                                  </w:pPr>
                                  <w:r>
                                    <w:rPr>
                                      <w:rFonts w:ascii="Palatino Linotype"/>
                                      <w:i/>
                                      <w:w w:val="105"/>
                                      <w:position w:val="4"/>
                                      <w:sz w:val="24"/>
                                    </w:rPr>
                                    <w:t>t</w:t>
                                  </w:r>
                                  <w:r>
                                    <w:rPr>
                                      <w:rFonts w:ascii="Arial"/>
                                      <w:i/>
                                      <w:w w:val="105"/>
                                      <w:sz w:val="16"/>
                                    </w:rPr>
                                    <w:t>s</w:t>
                                  </w:r>
                                  <w:r>
                                    <w:rPr>
                                      <w:rFonts w:ascii="Tahoma"/>
                                      <w:w w:val="105"/>
                                      <w:sz w:val="16"/>
                                    </w:rPr>
                                    <w:t>(</w:t>
                                  </w:r>
                                  <w:r>
                                    <w:rPr>
                                      <w:rFonts w:ascii="Arial"/>
                                      <w:i/>
                                      <w:w w:val="105"/>
                                      <w:sz w:val="16"/>
                                    </w:rPr>
                                    <w:t>a</w:t>
                                  </w:r>
                                  <w:r>
                                    <w:rPr>
                                      <w:rFonts w:ascii="Tahoma"/>
                                      <w:w w:val="105"/>
                                      <w:sz w:val="16"/>
                                    </w:rPr>
                                    <w:t>)</w:t>
                                  </w:r>
                                </w:p>
                              </w:tc>
                              <w:tc>
                                <w:tcPr>
                                  <w:tcW w:w="386" w:type="dxa"/>
                                </w:tcPr>
                                <w:p w14:paraId="7858BAFB" w14:textId="77777777" w:rsidR="003D49A1" w:rsidRDefault="003D49A1">
                                  <w:pPr>
                                    <w:pStyle w:val="TableParagraph"/>
                                    <w:spacing w:line="335" w:lineRule="exact"/>
                                    <w:ind w:left="104"/>
                                    <w:jc w:val="left"/>
                                    <w:rPr>
                                      <w:rFonts w:ascii="Arial Unicode MS"/>
                                      <w:sz w:val="24"/>
                                    </w:rPr>
                                  </w:pPr>
                                  <w:r>
                                    <w:rPr>
                                      <w:rFonts w:ascii="Arial Unicode MS"/>
                                      <w:w w:val="129"/>
                                      <w:sz w:val="24"/>
                                    </w:rPr>
                                    <w:t>=</w:t>
                                  </w:r>
                                </w:p>
                              </w:tc>
                              <w:tc>
                                <w:tcPr>
                                  <w:tcW w:w="2586" w:type="dxa"/>
                                </w:tcPr>
                                <w:p w14:paraId="7F0A184E" w14:textId="77777777" w:rsidR="003D49A1" w:rsidRDefault="003D49A1">
                                  <w:pPr>
                                    <w:pStyle w:val="TableParagraph"/>
                                    <w:spacing w:line="339" w:lineRule="exact"/>
                                    <w:ind w:left="58" w:right="9"/>
                                    <w:rPr>
                                      <w:rFonts w:ascii="Tahoma"/>
                                      <w:sz w:val="16"/>
                                    </w:rPr>
                                  </w:pPr>
                                  <w:r>
                                    <w:rPr>
                                      <w:rFonts w:ascii="Palatino Linotype"/>
                                      <w:i/>
                                      <w:w w:val="105"/>
                                      <w:position w:val="4"/>
                                      <w:sz w:val="24"/>
                                    </w:rPr>
                                    <w:t>T</w:t>
                                  </w:r>
                                  <w:r>
                                    <w:rPr>
                                      <w:rFonts w:ascii="Arial"/>
                                      <w:i/>
                                      <w:w w:val="105"/>
                                      <w:sz w:val="16"/>
                                    </w:rPr>
                                    <w:t xml:space="preserve">qRep </w:t>
                                  </w:r>
                                  <w:r>
                                    <w:rPr>
                                      <w:rFonts w:ascii="Arial Unicode MS"/>
                                      <w:w w:val="105"/>
                                      <w:position w:val="4"/>
                                      <w:sz w:val="24"/>
                                    </w:rPr>
                                    <w:t xml:space="preserve">+ </w:t>
                                  </w:r>
                                  <w:r>
                                    <w:rPr>
                                      <w:rFonts w:ascii="Palatino Linotype"/>
                                      <w:i/>
                                      <w:w w:val="105"/>
                                      <w:position w:val="4"/>
                                      <w:sz w:val="24"/>
                                    </w:rPr>
                                    <w:t>T</w:t>
                                  </w:r>
                                  <w:r>
                                    <w:rPr>
                                      <w:rFonts w:ascii="Tahoma"/>
                                      <w:w w:val="105"/>
                                      <w:sz w:val="16"/>
                                    </w:rPr>
                                    <w:t xml:space="preserve">1 </w:t>
                                  </w:r>
                                  <w:r>
                                    <w:rPr>
                                      <w:rFonts w:ascii="Arial Unicode MS"/>
                                      <w:w w:val="105"/>
                                      <w:position w:val="4"/>
                                      <w:sz w:val="24"/>
                                    </w:rPr>
                                    <w:t xml:space="preserve">+ </w:t>
                                  </w:r>
                                  <w:r>
                                    <w:rPr>
                                      <w:rFonts w:ascii="Palatino Linotype"/>
                                      <w:i/>
                                      <w:w w:val="105"/>
                                      <w:position w:val="4"/>
                                      <w:sz w:val="24"/>
                                    </w:rPr>
                                    <w:t>T</w:t>
                                  </w:r>
                                  <w:r>
                                    <w:rPr>
                                      <w:rFonts w:ascii="Tahoma"/>
                                      <w:w w:val="105"/>
                                      <w:sz w:val="16"/>
                                    </w:rPr>
                                    <w:t xml:space="preserve">2 </w:t>
                                  </w:r>
                                  <w:r>
                                    <w:rPr>
                                      <w:rFonts w:ascii="Arial Unicode MS"/>
                                      <w:w w:val="105"/>
                                      <w:position w:val="4"/>
                                      <w:sz w:val="24"/>
                                    </w:rPr>
                                    <w:t xml:space="preserve">+ </w:t>
                                  </w:r>
                                  <w:r>
                                    <w:rPr>
                                      <w:rFonts w:ascii="Palatino Linotype"/>
                                      <w:i/>
                                      <w:w w:val="105"/>
                                      <w:position w:val="4"/>
                                      <w:sz w:val="24"/>
                                    </w:rPr>
                                    <w:t>T</w:t>
                                  </w:r>
                                  <w:r>
                                    <w:rPr>
                                      <w:rFonts w:ascii="Arial"/>
                                      <w:i/>
                                      <w:w w:val="105"/>
                                      <w:sz w:val="16"/>
                                    </w:rPr>
                                    <w:t xml:space="preserve">RN </w:t>
                                  </w:r>
                                  <w:r>
                                    <w:rPr>
                                      <w:rFonts w:ascii="Tahoma"/>
                                      <w:w w:val="105"/>
                                      <w:sz w:val="16"/>
                                    </w:rPr>
                                    <w:t>16</w:t>
                                  </w:r>
                                </w:p>
                              </w:tc>
                            </w:tr>
                            <w:tr w:rsidR="003D49A1" w14:paraId="3BC5301F" w14:textId="77777777">
                              <w:trPr>
                                <w:trHeight w:hRule="exact" w:val="386"/>
                              </w:trPr>
                              <w:tc>
                                <w:tcPr>
                                  <w:tcW w:w="539" w:type="dxa"/>
                                </w:tcPr>
                                <w:p w14:paraId="36F8523A" w14:textId="77777777" w:rsidR="003D49A1" w:rsidRDefault="003D49A1">
                                  <w:pPr>
                                    <w:pStyle w:val="TableParagraph"/>
                                    <w:spacing w:before="47"/>
                                    <w:ind w:left="28" w:right="63"/>
                                    <w:rPr>
                                      <w:rFonts w:ascii="Tahoma"/>
                                      <w:sz w:val="16"/>
                                    </w:rPr>
                                  </w:pPr>
                                  <w:r>
                                    <w:rPr>
                                      <w:rFonts w:ascii="Palatino Linotype"/>
                                      <w:i/>
                                      <w:position w:val="4"/>
                                      <w:sz w:val="24"/>
                                    </w:rPr>
                                    <w:t>t</w:t>
                                  </w:r>
                                  <w:r>
                                    <w:rPr>
                                      <w:rFonts w:ascii="Arial"/>
                                      <w:i/>
                                      <w:sz w:val="16"/>
                                    </w:rPr>
                                    <w:t>s</w:t>
                                  </w:r>
                                  <w:r>
                                    <w:rPr>
                                      <w:rFonts w:ascii="Tahoma"/>
                                      <w:sz w:val="16"/>
                                    </w:rPr>
                                    <w:t>(</w:t>
                                  </w:r>
                                  <w:r>
                                    <w:rPr>
                                      <w:rFonts w:ascii="Arial"/>
                                      <w:i/>
                                      <w:sz w:val="16"/>
                                    </w:rPr>
                                    <w:t>b</w:t>
                                  </w:r>
                                  <w:r>
                                    <w:rPr>
                                      <w:rFonts w:ascii="Tahoma"/>
                                      <w:sz w:val="16"/>
                                    </w:rPr>
                                    <w:t>)</w:t>
                                  </w:r>
                                </w:p>
                              </w:tc>
                              <w:tc>
                                <w:tcPr>
                                  <w:tcW w:w="386" w:type="dxa"/>
                                </w:tcPr>
                                <w:p w14:paraId="6F774BD7" w14:textId="77777777" w:rsidR="003D49A1" w:rsidRDefault="003D49A1">
                                  <w:pPr>
                                    <w:pStyle w:val="TableParagraph"/>
                                    <w:spacing w:line="367" w:lineRule="exact"/>
                                    <w:ind w:left="104"/>
                                    <w:jc w:val="left"/>
                                    <w:rPr>
                                      <w:rFonts w:ascii="Arial Unicode MS"/>
                                      <w:sz w:val="24"/>
                                    </w:rPr>
                                  </w:pPr>
                                  <w:r>
                                    <w:rPr>
                                      <w:rFonts w:ascii="Arial Unicode MS"/>
                                      <w:w w:val="129"/>
                                      <w:sz w:val="24"/>
                                    </w:rPr>
                                    <w:t>=</w:t>
                                  </w:r>
                                </w:p>
                              </w:tc>
                              <w:tc>
                                <w:tcPr>
                                  <w:tcW w:w="2586" w:type="dxa"/>
                                </w:tcPr>
                                <w:p w14:paraId="4EA56FF7" w14:textId="77777777" w:rsidR="003D49A1" w:rsidRDefault="003D49A1">
                                  <w:pPr>
                                    <w:pStyle w:val="TableParagraph"/>
                                    <w:spacing w:line="372" w:lineRule="exact"/>
                                    <w:ind w:left="33" w:right="9"/>
                                    <w:rPr>
                                      <w:rFonts w:ascii="Arial"/>
                                      <w:i/>
                                      <w:sz w:val="16"/>
                                    </w:rPr>
                                  </w:pPr>
                                  <w:r>
                                    <w:rPr>
                                      <w:rFonts w:ascii="Palatino Linotype"/>
                                      <w:i/>
                                      <w:w w:val="110"/>
                                      <w:position w:val="4"/>
                                      <w:sz w:val="24"/>
                                    </w:rPr>
                                    <w:t>T</w:t>
                                  </w:r>
                                  <w:r>
                                    <w:rPr>
                                      <w:rFonts w:ascii="Arial"/>
                                      <w:i/>
                                      <w:w w:val="110"/>
                                      <w:sz w:val="16"/>
                                    </w:rPr>
                                    <w:t xml:space="preserve">ACK </w:t>
                                  </w:r>
                                  <w:r>
                                    <w:rPr>
                                      <w:rFonts w:ascii="Arial Unicode MS"/>
                                      <w:w w:val="110"/>
                                      <w:position w:val="4"/>
                                      <w:sz w:val="24"/>
                                    </w:rPr>
                                    <w:t xml:space="preserve">+ </w:t>
                                  </w:r>
                                  <w:r>
                                    <w:rPr>
                                      <w:rFonts w:ascii="Palatino Linotype"/>
                                      <w:i/>
                                      <w:w w:val="110"/>
                                      <w:position w:val="4"/>
                                      <w:sz w:val="24"/>
                                    </w:rPr>
                                    <w:t>T</w:t>
                                  </w:r>
                                  <w:r>
                                    <w:rPr>
                                      <w:rFonts w:ascii="Tahoma"/>
                                      <w:w w:val="110"/>
                                      <w:sz w:val="16"/>
                                    </w:rPr>
                                    <w:t xml:space="preserve">1 </w:t>
                                  </w:r>
                                  <w:r>
                                    <w:rPr>
                                      <w:rFonts w:ascii="Arial Unicode MS"/>
                                      <w:w w:val="110"/>
                                      <w:position w:val="4"/>
                                      <w:sz w:val="24"/>
                                    </w:rPr>
                                    <w:t xml:space="preserve">+ </w:t>
                                  </w:r>
                                  <w:r>
                                    <w:rPr>
                                      <w:rFonts w:ascii="Palatino Linotype"/>
                                      <w:i/>
                                      <w:w w:val="110"/>
                                      <w:position w:val="4"/>
                                      <w:sz w:val="24"/>
                                    </w:rPr>
                                    <w:t>T</w:t>
                                  </w:r>
                                  <w:r>
                                    <w:rPr>
                                      <w:rFonts w:ascii="Tahoma"/>
                                      <w:w w:val="110"/>
                                      <w:sz w:val="16"/>
                                    </w:rPr>
                                    <w:t xml:space="preserve">2 </w:t>
                                  </w:r>
                                  <w:r>
                                    <w:rPr>
                                      <w:rFonts w:ascii="Arial Unicode MS"/>
                                      <w:w w:val="110"/>
                                      <w:position w:val="4"/>
                                      <w:sz w:val="24"/>
                                    </w:rPr>
                                    <w:t xml:space="preserve">+ </w:t>
                                  </w:r>
                                  <w:r>
                                    <w:rPr>
                                      <w:rFonts w:ascii="Palatino Linotype"/>
                                      <w:i/>
                                      <w:w w:val="110"/>
                                      <w:position w:val="4"/>
                                      <w:sz w:val="24"/>
                                    </w:rPr>
                                    <w:t>T</w:t>
                                  </w:r>
                                  <w:r>
                                    <w:rPr>
                                      <w:rFonts w:ascii="Arial"/>
                                      <w:i/>
                                      <w:w w:val="110"/>
                                      <w:sz w:val="16"/>
                                    </w:rPr>
                                    <w:t>EP C</w:t>
                                  </w:r>
                                </w:p>
                              </w:tc>
                            </w:tr>
                          </w:tbl>
                          <w:p w14:paraId="16D3E37D" w14:textId="77777777" w:rsidR="003D49A1" w:rsidRDefault="003D49A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BBCCB" id="Text Box 207" o:spid="_x0000_s1053" type="#_x0000_t202" style="position:absolute;left:0;text-align:left;margin-left:220.4pt;margin-top:5pt;width:175.6pt;height:38.6pt;z-index:2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539"/>
                        <w:gridCol w:w="386"/>
                        <w:gridCol w:w="2586"/>
                      </w:tblGrid>
                      <w:tr w:rsidR="003D49A1" w14:paraId="4153628B" w14:textId="77777777">
                        <w:trPr>
                          <w:trHeight w:hRule="exact" w:val="386"/>
                        </w:trPr>
                        <w:tc>
                          <w:tcPr>
                            <w:tcW w:w="539" w:type="dxa"/>
                          </w:tcPr>
                          <w:p w14:paraId="55E61FA4" w14:textId="77777777" w:rsidR="003D49A1" w:rsidRDefault="003D49A1">
                            <w:pPr>
                              <w:pStyle w:val="TableParagraph"/>
                              <w:spacing w:before="14"/>
                              <w:ind w:left="28" w:right="80"/>
                              <w:rPr>
                                <w:rFonts w:ascii="Tahoma"/>
                                <w:sz w:val="16"/>
                              </w:rPr>
                            </w:pPr>
                            <w:r>
                              <w:rPr>
                                <w:rFonts w:ascii="Palatino Linotype"/>
                                <w:i/>
                                <w:w w:val="105"/>
                                <w:position w:val="4"/>
                                <w:sz w:val="24"/>
                              </w:rPr>
                              <w:t>t</w:t>
                            </w:r>
                            <w:r>
                              <w:rPr>
                                <w:rFonts w:ascii="Arial"/>
                                <w:i/>
                                <w:w w:val="105"/>
                                <w:sz w:val="16"/>
                              </w:rPr>
                              <w:t>s</w:t>
                            </w:r>
                            <w:r>
                              <w:rPr>
                                <w:rFonts w:ascii="Tahoma"/>
                                <w:w w:val="105"/>
                                <w:sz w:val="16"/>
                              </w:rPr>
                              <w:t>(</w:t>
                            </w:r>
                            <w:r>
                              <w:rPr>
                                <w:rFonts w:ascii="Arial"/>
                                <w:i/>
                                <w:w w:val="105"/>
                                <w:sz w:val="16"/>
                              </w:rPr>
                              <w:t>a</w:t>
                            </w:r>
                            <w:r>
                              <w:rPr>
                                <w:rFonts w:ascii="Tahoma"/>
                                <w:w w:val="105"/>
                                <w:sz w:val="16"/>
                              </w:rPr>
                              <w:t>)</w:t>
                            </w:r>
                          </w:p>
                        </w:tc>
                        <w:tc>
                          <w:tcPr>
                            <w:tcW w:w="386" w:type="dxa"/>
                          </w:tcPr>
                          <w:p w14:paraId="7858BAFB" w14:textId="77777777" w:rsidR="003D49A1" w:rsidRDefault="003D49A1">
                            <w:pPr>
                              <w:pStyle w:val="TableParagraph"/>
                              <w:spacing w:line="335" w:lineRule="exact"/>
                              <w:ind w:left="104"/>
                              <w:jc w:val="left"/>
                              <w:rPr>
                                <w:rFonts w:ascii="Arial Unicode MS"/>
                                <w:sz w:val="24"/>
                              </w:rPr>
                            </w:pPr>
                            <w:r>
                              <w:rPr>
                                <w:rFonts w:ascii="Arial Unicode MS"/>
                                <w:w w:val="129"/>
                                <w:sz w:val="24"/>
                              </w:rPr>
                              <w:t>=</w:t>
                            </w:r>
                          </w:p>
                        </w:tc>
                        <w:tc>
                          <w:tcPr>
                            <w:tcW w:w="2586" w:type="dxa"/>
                          </w:tcPr>
                          <w:p w14:paraId="7F0A184E" w14:textId="77777777" w:rsidR="003D49A1" w:rsidRDefault="003D49A1">
                            <w:pPr>
                              <w:pStyle w:val="TableParagraph"/>
                              <w:spacing w:line="339" w:lineRule="exact"/>
                              <w:ind w:left="58" w:right="9"/>
                              <w:rPr>
                                <w:rFonts w:ascii="Tahoma"/>
                                <w:sz w:val="16"/>
                              </w:rPr>
                            </w:pPr>
                            <w:r>
                              <w:rPr>
                                <w:rFonts w:ascii="Palatino Linotype"/>
                                <w:i/>
                                <w:w w:val="105"/>
                                <w:position w:val="4"/>
                                <w:sz w:val="24"/>
                              </w:rPr>
                              <w:t>T</w:t>
                            </w:r>
                            <w:r>
                              <w:rPr>
                                <w:rFonts w:ascii="Arial"/>
                                <w:i/>
                                <w:w w:val="105"/>
                                <w:sz w:val="16"/>
                              </w:rPr>
                              <w:t xml:space="preserve">qRep </w:t>
                            </w:r>
                            <w:r>
                              <w:rPr>
                                <w:rFonts w:ascii="Arial Unicode MS"/>
                                <w:w w:val="105"/>
                                <w:position w:val="4"/>
                                <w:sz w:val="24"/>
                              </w:rPr>
                              <w:t xml:space="preserve">+ </w:t>
                            </w:r>
                            <w:r>
                              <w:rPr>
                                <w:rFonts w:ascii="Palatino Linotype"/>
                                <w:i/>
                                <w:w w:val="105"/>
                                <w:position w:val="4"/>
                                <w:sz w:val="24"/>
                              </w:rPr>
                              <w:t>T</w:t>
                            </w:r>
                            <w:r>
                              <w:rPr>
                                <w:rFonts w:ascii="Tahoma"/>
                                <w:w w:val="105"/>
                                <w:sz w:val="16"/>
                              </w:rPr>
                              <w:t xml:space="preserve">1 </w:t>
                            </w:r>
                            <w:r>
                              <w:rPr>
                                <w:rFonts w:ascii="Arial Unicode MS"/>
                                <w:w w:val="105"/>
                                <w:position w:val="4"/>
                                <w:sz w:val="24"/>
                              </w:rPr>
                              <w:t xml:space="preserve">+ </w:t>
                            </w:r>
                            <w:r>
                              <w:rPr>
                                <w:rFonts w:ascii="Palatino Linotype"/>
                                <w:i/>
                                <w:w w:val="105"/>
                                <w:position w:val="4"/>
                                <w:sz w:val="24"/>
                              </w:rPr>
                              <w:t>T</w:t>
                            </w:r>
                            <w:r>
                              <w:rPr>
                                <w:rFonts w:ascii="Tahoma"/>
                                <w:w w:val="105"/>
                                <w:sz w:val="16"/>
                              </w:rPr>
                              <w:t xml:space="preserve">2 </w:t>
                            </w:r>
                            <w:r>
                              <w:rPr>
                                <w:rFonts w:ascii="Arial Unicode MS"/>
                                <w:w w:val="105"/>
                                <w:position w:val="4"/>
                                <w:sz w:val="24"/>
                              </w:rPr>
                              <w:t xml:space="preserve">+ </w:t>
                            </w:r>
                            <w:r>
                              <w:rPr>
                                <w:rFonts w:ascii="Palatino Linotype"/>
                                <w:i/>
                                <w:w w:val="105"/>
                                <w:position w:val="4"/>
                                <w:sz w:val="24"/>
                              </w:rPr>
                              <w:t>T</w:t>
                            </w:r>
                            <w:r>
                              <w:rPr>
                                <w:rFonts w:ascii="Arial"/>
                                <w:i/>
                                <w:w w:val="105"/>
                                <w:sz w:val="16"/>
                              </w:rPr>
                              <w:t xml:space="preserve">RN </w:t>
                            </w:r>
                            <w:r>
                              <w:rPr>
                                <w:rFonts w:ascii="Tahoma"/>
                                <w:w w:val="105"/>
                                <w:sz w:val="16"/>
                              </w:rPr>
                              <w:t>16</w:t>
                            </w:r>
                          </w:p>
                        </w:tc>
                      </w:tr>
                      <w:tr w:rsidR="003D49A1" w14:paraId="3BC5301F" w14:textId="77777777">
                        <w:trPr>
                          <w:trHeight w:hRule="exact" w:val="386"/>
                        </w:trPr>
                        <w:tc>
                          <w:tcPr>
                            <w:tcW w:w="539" w:type="dxa"/>
                          </w:tcPr>
                          <w:p w14:paraId="36F8523A" w14:textId="77777777" w:rsidR="003D49A1" w:rsidRDefault="003D49A1">
                            <w:pPr>
                              <w:pStyle w:val="TableParagraph"/>
                              <w:spacing w:before="47"/>
                              <w:ind w:left="28" w:right="63"/>
                              <w:rPr>
                                <w:rFonts w:ascii="Tahoma"/>
                                <w:sz w:val="16"/>
                              </w:rPr>
                            </w:pPr>
                            <w:r>
                              <w:rPr>
                                <w:rFonts w:ascii="Palatino Linotype"/>
                                <w:i/>
                                <w:position w:val="4"/>
                                <w:sz w:val="24"/>
                              </w:rPr>
                              <w:t>t</w:t>
                            </w:r>
                            <w:r>
                              <w:rPr>
                                <w:rFonts w:ascii="Arial"/>
                                <w:i/>
                                <w:sz w:val="16"/>
                              </w:rPr>
                              <w:t>s</w:t>
                            </w:r>
                            <w:r>
                              <w:rPr>
                                <w:rFonts w:ascii="Tahoma"/>
                                <w:sz w:val="16"/>
                              </w:rPr>
                              <w:t>(</w:t>
                            </w:r>
                            <w:r>
                              <w:rPr>
                                <w:rFonts w:ascii="Arial"/>
                                <w:i/>
                                <w:sz w:val="16"/>
                              </w:rPr>
                              <w:t>b</w:t>
                            </w:r>
                            <w:r>
                              <w:rPr>
                                <w:rFonts w:ascii="Tahoma"/>
                                <w:sz w:val="16"/>
                              </w:rPr>
                              <w:t>)</w:t>
                            </w:r>
                          </w:p>
                        </w:tc>
                        <w:tc>
                          <w:tcPr>
                            <w:tcW w:w="386" w:type="dxa"/>
                          </w:tcPr>
                          <w:p w14:paraId="6F774BD7" w14:textId="77777777" w:rsidR="003D49A1" w:rsidRDefault="003D49A1">
                            <w:pPr>
                              <w:pStyle w:val="TableParagraph"/>
                              <w:spacing w:line="367" w:lineRule="exact"/>
                              <w:ind w:left="104"/>
                              <w:jc w:val="left"/>
                              <w:rPr>
                                <w:rFonts w:ascii="Arial Unicode MS"/>
                                <w:sz w:val="24"/>
                              </w:rPr>
                            </w:pPr>
                            <w:r>
                              <w:rPr>
                                <w:rFonts w:ascii="Arial Unicode MS"/>
                                <w:w w:val="129"/>
                                <w:sz w:val="24"/>
                              </w:rPr>
                              <w:t>=</w:t>
                            </w:r>
                          </w:p>
                        </w:tc>
                        <w:tc>
                          <w:tcPr>
                            <w:tcW w:w="2586" w:type="dxa"/>
                          </w:tcPr>
                          <w:p w14:paraId="4EA56FF7" w14:textId="77777777" w:rsidR="003D49A1" w:rsidRDefault="003D49A1">
                            <w:pPr>
                              <w:pStyle w:val="TableParagraph"/>
                              <w:spacing w:line="372" w:lineRule="exact"/>
                              <w:ind w:left="33" w:right="9"/>
                              <w:rPr>
                                <w:rFonts w:ascii="Arial"/>
                                <w:i/>
                                <w:sz w:val="16"/>
                              </w:rPr>
                            </w:pPr>
                            <w:r>
                              <w:rPr>
                                <w:rFonts w:ascii="Palatino Linotype"/>
                                <w:i/>
                                <w:w w:val="110"/>
                                <w:position w:val="4"/>
                                <w:sz w:val="24"/>
                              </w:rPr>
                              <w:t>T</w:t>
                            </w:r>
                            <w:r>
                              <w:rPr>
                                <w:rFonts w:ascii="Arial"/>
                                <w:i/>
                                <w:w w:val="110"/>
                                <w:sz w:val="16"/>
                              </w:rPr>
                              <w:t xml:space="preserve">ACK </w:t>
                            </w:r>
                            <w:r>
                              <w:rPr>
                                <w:rFonts w:ascii="Arial Unicode MS"/>
                                <w:w w:val="110"/>
                                <w:position w:val="4"/>
                                <w:sz w:val="24"/>
                              </w:rPr>
                              <w:t xml:space="preserve">+ </w:t>
                            </w:r>
                            <w:r>
                              <w:rPr>
                                <w:rFonts w:ascii="Palatino Linotype"/>
                                <w:i/>
                                <w:w w:val="110"/>
                                <w:position w:val="4"/>
                                <w:sz w:val="24"/>
                              </w:rPr>
                              <w:t>T</w:t>
                            </w:r>
                            <w:r>
                              <w:rPr>
                                <w:rFonts w:ascii="Tahoma"/>
                                <w:w w:val="110"/>
                                <w:sz w:val="16"/>
                              </w:rPr>
                              <w:t xml:space="preserve">1 </w:t>
                            </w:r>
                            <w:r>
                              <w:rPr>
                                <w:rFonts w:ascii="Arial Unicode MS"/>
                                <w:w w:val="110"/>
                                <w:position w:val="4"/>
                                <w:sz w:val="24"/>
                              </w:rPr>
                              <w:t xml:space="preserve">+ </w:t>
                            </w:r>
                            <w:r>
                              <w:rPr>
                                <w:rFonts w:ascii="Palatino Linotype"/>
                                <w:i/>
                                <w:w w:val="110"/>
                                <w:position w:val="4"/>
                                <w:sz w:val="24"/>
                              </w:rPr>
                              <w:t>T</w:t>
                            </w:r>
                            <w:r>
                              <w:rPr>
                                <w:rFonts w:ascii="Tahoma"/>
                                <w:w w:val="110"/>
                                <w:sz w:val="16"/>
                              </w:rPr>
                              <w:t xml:space="preserve">2 </w:t>
                            </w:r>
                            <w:r>
                              <w:rPr>
                                <w:rFonts w:ascii="Arial Unicode MS"/>
                                <w:w w:val="110"/>
                                <w:position w:val="4"/>
                                <w:sz w:val="24"/>
                              </w:rPr>
                              <w:t xml:space="preserve">+ </w:t>
                            </w:r>
                            <w:r>
                              <w:rPr>
                                <w:rFonts w:ascii="Palatino Linotype"/>
                                <w:i/>
                                <w:w w:val="110"/>
                                <w:position w:val="4"/>
                                <w:sz w:val="24"/>
                              </w:rPr>
                              <w:t>T</w:t>
                            </w:r>
                            <w:r>
                              <w:rPr>
                                <w:rFonts w:ascii="Arial"/>
                                <w:i/>
                                <w:w w:val="110"/>
                                <w:sz w:val="16"/>
                              </w:rPr>
                              <w:t>EP C</w:t>
                            </w:r>
                          </w:p>
                        </w:tc>
                      </w:tr>
                    </w:tbl>
                    <w:p w14:paraId="16D3E37D" w14:textId="77777777" w:rsidR="003D49A1" w:rsidRDefault="003D49A1">
                      <w:pPr>
                        <w:pStyle w:val="BodyText"/>
                      </w:pPr>
                    </w:p>
                  </w:txbxContent>
                </v:textbox>
                <w10:wrap anchorx="page"/>
              </v:shape>
            </w:pict>
          </mc:Fallback>
        </mc:AlternateContent>
      </w:r>
      <w:r w:rsidR="00E142A3">
        <w:rPr>
          <w:w w:val="115"/>
        </w:rPr>
        <w:t>(6.6)</w:t>
      </w:r>
    </w:p>
    <w:p w14:paraId="4856347C" w14:textId="77777777" w:rsidR="0092676A" w:rsidRDefault="0092676A">
      <w:pPr>
        <w:pStyle w:val="BodyText"/>
        <w:rPr>
          <w:sz w:val="34"/>
        </w:rPr>
      </w:pPr>
    </w:p>
    <w:p w14:paraId="2E2857E9" w14:textId="77777777" w:rsidR="0092676A" w:rsidRDefault="0092676A">
      <w:pPr>
        <w:pStyle w:val="BodyText"/>
        <w:spacing w:before="4"/>
        <w:rPr>
          <w:sz w:val="30"/>
        </w:rPr>
      </w:pPr>
    </w:p>
    <w:p w14:paraId="5CC142EF" w14:textId="77777777" w:rsidR="0092676A" w:rsidRDefault="00E142A3">
      <w:pPr>
        <w:pStyle w:val="BodyText"/>
        <w:spacing w:line="358" w:lineRule="exact"/>
        <w:ind w:left="479" w:right="105"/>
        <w:jc w:val="both"/>
      </w:pPr>
      <w:r>
        <w:rPr>
          <w:spacing w:val="-5"/>
          <w:w w:val="110"/>
        </w:rPr>
        <w:t xml:space="preserve">Table </w:t>
      </w:r>
      <w:r>
        <w:rPr>
          <w:w w:val="110"/>
        </w:rPr>
        <w:t xml:space="preserve">6.4 shows numerical </w:t>
      </w:r>
      <w:r>
        <w:rPr>
          <w:spacing w:val="-3"/>
          <w:w w:val="110"/>
        </w:rPr>
        <w:t xml:space="preserve">values </w:t>
      </w:r>
      <w:r>
        <w:rPr>
          <w:w w:val="110"/>
        </w:rPr>
        <w:t xml:space="preserve">from the EPCglobal C1 G2 standards [11] as a function of the link pulse-repetition </w:t>
      </w:r>
      <w:r>
        <w:rPr>
          <w:spacing w:val="-3"/>
          <w:w w:val="110"/>
        </w:rPr>
        <w:t xml:space="preserve">interval </w:t>
      </w:r>
      <w:r>
        <w:rPr>
          <w:rFonts w:ascii="Palatino Linotype"/>
          <w:i/>
          <w:spacing w:val="2"/>
          <w:w w:val="110"/>
        </w:rPr>
        <w:t>T</w:t>
      </w:r>
      <w:r>
        <w:rPr>
          <w:rFonts w:ascii="Arial"/>
          <w:i/>
          <w:spacing w:val="2"/>
          <w:w w:val="110"/>
          <w:position w:val="-3"/>
          <w:sz w:val="16"/>
        </w:rPr>
        <w:t>pri</w:t>
      </w:r>
      <w:r>
        <w:rPr>
          <w:spacing w:val="2"/>
          <w:w w:val="110"/>
        </w:rPr>
        <w:t xml:space="preserve">. </w:t>
      </w:r>
      <w:r>
        <w:rPr>
          <w:w w:val="110"/>
        </w:rPr>
        <w:t xml:space="preserve">According to these </w:t>
      </w:r>
      <w:r>
        <w:rPr>
          <w:spacing w:val="-3"/>
          <w:w w:val="110"/>
        </w:rPr>
        <w:t xml:space="preserve">values, </w:t>
      </w:r>
      <w:r>
        <w:rPr>
          <w:w w:val="110"/>
        </w:rPr>
        <w:t xml:space="preserve">the time of the Query-Rep command and receiving the RN16s presents </w:t>
      </w:r>
      <w:r>
        <w:rPr>
          <w:rFonts w:ascii="Arial Unicode MS"/>
          <w:w w:val="110"/>
        </w:rPr>
        <w:t xml:space="preserve">30% </w:t>
      </w:r>
      <w:r>
        <w:rPr>
          <w:w w:val="110"/>
        </w:rPr>
        <w:t xml:space="preserve">of the </w:t>
      </w:r>
      <w:r>
        <w:rPr>
          <w:spacing w:val="-3"/>
          <w:w w:val="110"/>
        </w:rPr>
        <w:t xml:space="preserve">conventional </w:t>
      </w:r>
      <w:r>
        <w:rPr>
          <w:w w:val="110"/>
        </w:rPr>
        <w:t>successful slot duration. The time of the acknowledgment command</w:t>
      </w:r>
      <w:r>
        <w:rPr>
          <w:spacing w:val="-17"/>
          <w:w w:val="110"/>
        </w:rPr>
        <w:t xml:space="preserve"> </w:t>
      </w:r>
      <w:r>
        <w:rPr>
          <w:w w:val="110"/>
        </w:rPr>
        <w:t>and</w:t>
      </w:r>
      <w:r>
        <w:rPr>
          <w:spacing w:val="-16"/>
          <w:w w:val="110"/>
        </w:rPr>
        <w:t xml:space="preserve"> </w:t>
      </w:r>
      <w:r>
        <w:rPr>
          <w:w w:val="110"/>
        </w:rPr>
        <w:t>the</w:t>
      </w:r>
      <w:r>
        <w:rPr>
          <w:spacing w:val="-16"/>
          <w:w w:val="110"/>
        </w:rPr>
        <w:t xml:space="preserve"> </w:t>
      </w:r>
      <w:r>
        <w:rPr>
          <w:w w:val="110"/>
        </w:rPr>
        <w:t>EPC</w:t>
      </w:r>
      <w:r>
        <w:rPr>
          <w:spacing w:val="-16"/>
          <w:w w:val="110"/>
        </w:rPr>
        <w:t xml:space="preserve"> </w:t>
      </w:r>
      <w:r>
        <w:rPr>
          <w:w w:val="110"/>
        </w:rPr>
        <w:t>tag</w:t>
      </w:r>
      <w:r>
        <w:rPr>
          <w:spacing w:val="-16"/>
          <w:w w:val="110"/>
        </w:rPr>
        <w:t xml:space="preserve"> </w:t>
      </w:r>
      <w:r>
        <w:rPr>
          <w:w w:val="110"/>
        </w:rPr>
        <w:t>reply</w:t>
      </w:r>
      <w:r>
        <w:rPr>
          <w:spacing w:val="-16"/>
          <w:w w:val="110"/>
        </w:rPr>
        <w:t xml:space="preserve"> </w:t>
      </w:r>
      <w:r>
        <w:rPr>
          <w:w w:val="110"/>
        </w:rPr>
        <w:t>represents</w:t>
      </w:r>
      <w:r>
        <w:rPr>
          <w:spacing w:val="-16"/>
          <w:w w:val="110"/>
        </w:rPr>
        <w:t xml:space="preserve"> </w:t>
      </w:r>
      <w:r>
        <w:rPr>
          <w:rFonts w:ascii="Arial Unicode MS"/>
          <w:w w:val="110"/>
        </w:rPr>
        <w:t>70%</w:t>
      </w:r>
      <w:r>
        <w:rPr>
          <w:rFonts w:ascii="Arial Unicode MS"/>
          <w:spacing w:val="-23"/>
          <w:w w:val="110"/>
        </w:rPr>
        <w:t xml:space="preserve"> </w:t>
      </w:r>
      <w:r>
        <w:rPr>
          <w:w w:val="110"/>
        </w:rPr>
        <w:t>of</w:t>
      </w:r>
      <w:r>
        <w:rPr>
          <w:spacing w:val="-16"/>
          <w:w w:val="110"/>
        </w:rPr>
        <w:t xml:space="preserve"> </w:t>
      </w:r>
      <w:r>
        <w:rPr>
          <w:w w:val="110"/>
        </w:rPr>
        <w:t>the</w:t>
      </w:r>
      <w:r>
        <w:rPr>
          <w:spacing w:val="-16"/>
          <w:w w:val="110"/>
        </w:rPr>
        <w:t xml:space="preserve"> </w:t>
      </w:r>
      <w:r>
        <w:rPr>
          <w:spacing w:val="-3"/>
          <w:w w:val="110"/>
        </w:rPr>
        <w:t>conventional</w:t>
      </w:r>
      <w:r>
        <w:rPr>
          <w:spacing w:val="-16"/>
          <w:w w:val="110"/>
        </w:rPr>
        <w:t xml:space="preserve"> </w:t>
      </w:r>
      <w:r>
        <w:rPr>
          <w:w w:val="110"/>
        </w:rPr>
        <w:t>successful slot</w:t>
      </w:r>
      <w:r>
        <w:rPr>
          <w:spacing w:val="23"/>
          <w:w w:val="110"/>
        </w:rPr>
        <w:t xml:space="preserve"> </w:t>
      </w:r>
      <w:r>
        <w:rPr>
          <w:w w:val="110"/>
        </w:rPr>
        <w:t>duration.</w:t>
      </w:r>
    </w:p>
    <w:p w14:paraId="7D31BAFD" w14:textId="77777777" w:rsidR="0092676A" w:rsidRDefault="00E142A3">
      <w:pPr>
        <w:pStyle w:val="BodyText"/>
        <w:spacing w:line="358" w:lineRule="exact"/>
        <w:ind w:left="479" w:right="106" w:firstLine="351"/>
        <w:jc w:val="both"/>
      </w:pPr>
      <w:r>
        <w:rPr>
          <w:w w:val="105"/>
        </w:rPr>
        <w:t xml:space="preserve">In the proposed system, the reader sends a Query command in parallel to all the tags and receives the </w:t>
      </w:r>
      <w:r>
        <w:rPr>
          <w:rFonts w:ascii="Palatino Linotype" w:hAnsi="Palatino Linotype"/>
          <w:i/>
          <w:w w:val="105"/>
        </w:rPr>
        <w:t xml:space="preserve">RN </w:t>
      </w:r>
      <w:r>
        <w:rPr>
          <w:rFonts w:ascii="Arial Unicode MS" w:hAnsi="Arial Unicode MS"/>
          <w:w w:val="105"/>
        </w:rPr>
        <w:t>16</w:t>
      </w:r>
      <w:r>
        <w:rPr>
          <w:rFonts w:ascii="Palatino Linotype" w:hAnsi="Palatino Linotype"/>
          <w:i/>
          <w:w w:val="105"/>
        </w:rPr>
        <w:t xml:space="preserve">s </w:t>
      </w:r>
      <w:r>
        <w:rPr>
          <w:w w:val="105"/>
        </w:rPr>
        <w:t>in parallel. Then, the reader sends successive “ACK” commands to the resolved tags. Therefore, the duration of the proposed pseudo  parallel  slot is:</w:t>
      </w:r>
    </w:p>
    <w:p w14:paraId="77DF78E3" w14:textId="77777777" w:rsidR="0092676A" w:rsidRDefault="0092676A">
      <w:pPr>
        <w:pStyle w:val="BodyText"/>
        <w:spacing w:before="5"/>
      </w:pPr>
    </w:p>
    <w:p w14:paraId="532D9BC4" w14:textId="77777777" w:rsidR="0092676A" w:rsidRDefault="00E142A3">
      <w:pPr>
        <w:tabs>
          <w:tab w:val="left" w:pos="8016"/>
        </w:tabs>
        <w:spacing w:before="11"/>
        <w:ind w:left="479" w:firstLine="2700"/>
        <w:rPr>
          <w:sz w:val="24"/>
        </w:rPr>
      </w:pPr>
      <w:r>
        <w:rPr>
          <w:rFonts w:ascii="Palatino Linotype" w:hAnsi="Palatino Linotype"/>
          <w:i/>
          <w:w w:val="110"/>
          <w:position w:val="4"/>
          <w:sz w:val="24"/>
        </w:rPr>
        <w:t>t</w:t>
      </w:r>
      <w:r>
        <w:rPr>
          <w:rFonts w:ascii="Arial" w:hAnsi="Arial"/>
          <w:i/>
          <w:w w:val="110"/>
          <w:sz w:val="16"/>
        </w:rPr>
        <w:t xml:space="preserve">pseudo </w:t>
      </w:r>
      <w:r>
        <w:rPr>
          <w:rFonts w:ascii="Arial Unicode MS" w:hAnsi="Arial Unicode MS"/>
          <w:w w:val="110"/>
          <w:position w:val="4"/>
          <w:sz w:val="24"/>
        </w:rPr>
        <w:t xml:space="preserve">= </w:t>
      </w:r>
      <w:r>
        <w:rPr>
          <w:rFonts w:ascii="Palatino Linotype" w:hAnsi="Palatino Linotype"/>
          <w:i/>
          <w:w w:val="110"/>
          <w:position w:val="4"/>
          <w:sz w:val="24"/>
        </w:rPr>
        <w:t>t</w:t>
      </w:r>
      <w:r>
        <w:rPr>
          <w:rFonts w:ascii="Arial" w:hAnsi="Arial"/>
          <w:i/>
          <w:w w:val="110"/>
          <w:sz w:val="16"/>
        </w:rPr>
        <w:t>s</w:t>
      </w:r>
      <w:r>
        <w:rPr>
          <w:rFonts w:ascii="Tahoma" w:hAnsi="Tahoma"/>
          <w:w w:val="110"/>
          <w:sz w:val="16"/>
        </w:rPr>
        <w:t>(</w:t>
      </w:r>
      <w:r>
        <w:rPr>
          <w:rFonts w:ascii="Arial" w:hAnsi="Arial"/>
          <w:i/>
          <w:w w:val="110"/>
          <w:sz w:val="16"/>
        </w:rPr>
        <w:t>a</w:t>
      </w:r>
      <w:r>
        <w:rPr>
          <w:rFonts w:ascii="Tahoma" w:hAnsi="Tahoma"/>
          <w:w w:val="110"/>
          <w:sz w:val="16"/>
        </w:rPr>
        <w:t xml:space="preserve">) </w:t>
      </w:r>
      <w:r>
        <w:rPr>
          <w:rFonts w:ascii="Arial Unicode MS" w:hAnsi="Arial Unicode MS"/>
          <w:w w:val="110"/>
          <w:position w:val="4"/>
          <w:sz w:val="24"/>
        </w:rPr>
        <w:t>+</w:t>
      </w:r>
      <w:r>
        <w:rPr>
          <w:rFonts w:ascii="Arial Unicode MS" w:hAnsi="Arial Unicode MS"/>
          <w:spacing w:val="-32"/>
          <w:w w:val="110"/>
          <w:position w:val="4"/>
          <w:sz w:val="24"/>
        </w:rPr>
        <w:t xml:space="preserve"> </w:t>
      </w:r>
      <w:r>
        <w:rPr>
          <w:rFonts w:ascii="Palatino Linotype" w:hAnsi="Palatino Linotype"/>
          <w:i/>
          <w:w w:val="110"/>
          <w:position w:val="4"/>
          <w:sz w:val="24"/>
        </w:rPr>
        <w:t>R</w:t>
      </w:r>
      <w:r>
        <w:rPr>
          <w:rFonts w:ascii="Arial" w:hAnsi="Arial"/>
          <w:i/>
          <w:w w:val="110"/>
          <w:sz w:val="16"/>
        </w:rPr>
        <w:t xml:space="preserve">sol </w:t>
      </w:r>
      <w:r>
        <w:rPr>
          <w:rFonts w:ascii="Arial Narrow" w:hAnsi="Arial Narrow"/>
          <w:i/>
          <w:w w:val="110"/>
          <w:position w:val="4"/>
          <w:sz w:val="24"/>
        </w:rPr>
        <w:t>·</w:t>
      </w:r>
      <w:r>
        <w:rPr>
          <w:rFonts w:ascii="Arial Narrow" w:hAnsi="Arial Narrow"/>
          <w:i/>
          <w:spacing w:val="-17"/>
          <w:w w:val="110"/>
          <w:position w:val="4"/>
          <w:sz w:val="24"/>
        </w:rPr>
        <w:t xml:space="preserve"> </w:t>
      </w:r>
      <w:r>
        <w:rPr>
          <w:rFonts w:ascii="Palatino Linotype" w:hAnsi="Palatino Linotype"/>
          <w:i/>
          <w:w w:val="110"/>
          <w:position w:val="4"/>
          <w:sz w:val="24"/>
        </w:rPr>
        <w:t>t</w:t>
      </w:r>
      <w:r>
        <w:rPr>
          <w:rFonts w:ascii="Arial" w:hAnsi="Arial"/>
          <w:i/>
          <w:w w:val="110"/>
          <w:sz w:val="16"/>
        </w:rPr>
        <w:t>s</w:t>
      </w:r>
      <w:r>
        <w:rPr>
          <w:rFonts w:ascii="Tahoma" w:hAnsi="Tahoma"/>
          <w:w w:val="110"/>
          <w:sz w:val="16"/>
        </w:rPr>
        <w:t>(</w:t>
      </w:r>
      <w:r>
        <w:rPr>
          <w:rFonts w:ascii="Arial" w:hAnsi="Arial"/>
          <w:i/>
          <w:w w:val="110"/>
          <w:sz w:val="16"/>
        </w:rPr>
        <w:t>b</w:t>
      </w:r>
      <w:r>
        <w:rPr>
          <w:rFonts w:ascii="Tahoma" w:hAnsi="Tahoma"/>
          <w:w w:val="110"/>
          <w:sz w:val="16"/>
        </w:rPr>
        <w:t>)</w:t>
      </w:r>
      <w:r>
        <w:rPr>
          <w:rFonts w:ascii="Palatino Linotype" w:hAnsi="Palatino Linotype"/>
          <w:i/>
          <w:w w:val="110"/>
          <w:position w:val="4"/>
          <w:sz w:val="24"/>
        </w:rPr>
        <w:t>,</w:t>
      </w:r>
      <w:r>
        <w:rPr>
          <w:rFonts w:ascii="Palatino Linotype" w:hAnsi="Palatino Linotype"/>
          <w:i/>
          <w:w w:val="110"/>
          <w:position w:val="4"/>
          <w:sz w:val="24"/>
        </w:rPr>
        <w:tab/>
      </w:r>
      <w:r>
        <w:rPr>
          <w:w w:val="110"/>
          <w:position w:val="4"/>
          <w:sz w:val="24"/>
        </w:rPr>
        <w:t>(6.7)</w:t>
      </w:r>
    </w:p>
    <w:p w14:paraId="17BD9F6C" w14:textId="77777777" w:rsidR="0092676A" w:rsidRDefault="00E142A3">
      <w:pPr>
        <w:pStyle w:val="BodyText"/>
        <w:spacing w:before="195" w:line="297" w:lineRule="auto"/>
        <w:ind w:left="479" w:right="105"/>
        <w:jc w:val="both"/>
      </w:pPr>
      <w:r>
        <w:rPr>
          <w:w w:val="110"/>
        </w:rPr>
        <w:t>where</w:t>
      </w:r>
      <w:r>
        <w:rPr>
          <w:spacing w:val="-27"/>
          <w:w w:val="110"/>
        </w:rPr>
        <w:t xml:space="preserve"> </w:t>
      </w:r>
      <w:r>
        <w:rPr>
          <w:rFonts w:ascii="Palatino Linotype" w:eastAsia="Palatino Linotype" w:hAnsi="Palatino Linotype" w:cs="Palatino Linotype"/>
          <w:i/>
          <w:w w:val="110"/>
        </w:rPr>
        <w:t>R</w:t>
      </w:r>
      <w:r>
        <w:rPr>
          <w:rFonts w:ascii="Arial" w:eastAsia="Arial" w:hAnsi="Arial" w:cs="Arial"/>
          <w:i/>
          <w:w w:val="110"/>
          <w:position w:val="-3"/>
          <w:sz w:val="16"/>
          <w:szCs w:val="16"/>
        </w:rPr>
        <w:t>sol</w:t>
      </w:r>
      <w:r>
        <w:rPr>
          <w:rFonts w:ascii="Arial" w:eastAsia="Arial" w:hAnsi="Arial" w:cs="Arial"/>
          <w:i/>
          <w:spacing w:val="-1"/>
          <w:w w:val="110"/>
          <w:position w:val="-3"/>
          <w:sz w:val="16"/>
          <w:szCs w:val="16"/>
        </w:rPr>
        <w:t xml:space="preserve"> </w:t>
      </w:r>
      <w:r>
        <w:rPr>
          <w:w w:val="110"/>
        </w:rPr>
        <w:t>is</w:t>
      </w:r>
      <w:r>
        <w:rPr>
          <w:spacing w:val="-26"/>
          <w:w w:val="110"/>
        </w:rPr>
        <w:t xml:space="preserve"> </w:t>
      </w:r>
      <w:r>
        <w:rPr>
          <w:w w:val="110"/>
        </w:rPr>
        <w:t>the</w:t>
      </w:r>
      <w:r>
        <w:rPr>
          <w:spacing w:val="-26"/>
          <w:w w:val="110"/>
        </w:rPr>
        <w:t xml:space="preserve"> </w:t>
      </w:r>
      <w:r>
        <w:rPr>
          <w:w w:val="110"/>
        </w:rPr>
        <w:t>number</w:t>
      </w:r>
      <w:r>
        <w:rPr>
          <w:spacing w:val="-27"/>
          <w:w w:val="110"/>
        </w:rPr>
        <w:t xml:space="preserve"> </w:t>
      </w:r>
      <w:r>
        <w:rPr>
          <w:w w:val="110"/>
        </w:rPr>
        <w:t>of</w:t>
      </w:r>
      <w:r>
        <w:rPr>
          <w:spacing w:val="-26"/>
          <w:w w:val="110"/>
        </w:rPr>
        <w:t xml:space="preserve"> </w:t>
      </w:r>
      <w:r>
        <w:rPr>
          <w:w w:val="110"/>
        </w:rPr>
        <w:t>recovered</w:t>
      </w:r>
      <w:r>
        <w:rPr>
          <w:spacing w:val="-27"/>
          <w:w w:val="110"/>
        </w:rPr>
        <w:t xml:space="preserve"> </w:t>
      </w:r>
      <w:r>
        <w:rPr>
          <w:w w:val="110"/>
        </w:rPr>
        <w:t>tags.</w:t>
      </w:r>
      <w:r>
        <w:rPr>
          <w:spacing w:val="4"/>
          <w:w w:val="110"/>
        </w:rPr>
        <w:t xml:space="preserve"> </w:t>
      </w:r>
      <w:r>
        <w:rPr>
          <w:w w:val="110"/>
        </w:rPr>
        <w:t>These</w:t>
      </w:r>
      <w:r>
        <w:rPr>
          <w:spacing w:val="-26"/>
          <w:w w:val="110"/>
        </w:rPr>
        <w:t xml:space="preserve"> </w:t>
      </w:r>
      <w:r>
        <w:rPr>
          <w:w w:val="110"/>
        </w:rPr>
        <w:t>tags</w:t>
      </w:r>
      <w:r>
        <w:rPr>
          <w:spacing w:val="-26"/>
          <w:w w:val="110"/>
        </w:rPr>
        <w:t xml:space="preserve"> </w:t>
      </w:r>
      <w:r>
        <w:rPr>
          <w:w w:val="110"/>
        </w:rPr>
        <w:t>are</w:t>
      </w:r>
      <w:r>
        <w:rPr>
          <w:spacing w:val="-26"/>
          <w:w w:val="110"/>
        </w:rPr>
        <w:t xml:space="preserve"> </w:t>
      </w:r>
      <w:r>
        <w:rPr>
          <w:w w:val="110"/>
        </w:rPr>
        <w:t>acknowledged</w:t>
      </w:r>
      <w:r>
        <w:rPr>
          <w:spacing w:val="-27"/>
          <w:w w:val="110"/>
        </w:rPr>
        <w:t xml:space="preserve"> </w:t>
      </w:r>
      <w:r>
        <w:rPr>
          <w:w w:val="110"/>
        </w:rPr>
        <w:t xml:space="preserve">succes- </w:t>
      </w:r>
      <w:r>
        <w:rPr>
          <w:spacing w:val="-4"/>
          <w:w w:val="110"/>
        </w:rPr>
        <w:t xml:space="preserve">sively. </w:t>
      </w:r>
      <w:r>
        <w:rPr>
          <w:w w:val="110"/>
        </w:rPr>
        <w:t xml:space="preserve">Therefore, the proposed efficiency should include a factor representing the effect of the pseudo parallel spreading in time. This factor is called the pseudo parallel factor </w:t>
      </w:r>
      <w:r>
        <w:rPr>
          <w:rFonts w:ascii="Palatino Linotype" w:eastAsia="Palatino Linotype" w:hAnsi="Palatino Linotype" w:cs="Palatino Linotype"/>
          <w:i/>
          <w:w w:val="110"/>
        </w:rPr>
        <w:t>ϕ</w:t>
      </w:r>
      <w:r>
        <w:rPr>
          <w:w w:val="110"/>
        </w:rPr>
        <w:t xml:space="preserve">. According to the numerical </w:t>
      </w:r>
      <w:r>
        <w:rPr>
          <w:spacing w:val="-3"/>
          <w:w w:val="110"/>
        </w:rPr>
        <w:t xml:space="preserve">values </w:t>
      </w:r>
      <w:r>
        <w:rPr>
          <w:w w:val="110"/>
        </w:rPr>
        <w:t xml:space="preserve">in </w:t>
      </w:r>
      <w:ins w:id="58" w:author="Raghda Wahdan" w:date="2017-11-14T14:53:00Z">
        <w:r w:rsidR="003D49A1">
          <w:rPr>
            <w:w w:val="110"/>
          </w:rPr>
          <w:t>T</w:t>
        </w:r>
      </w:ins>
      <w:del w:id="59" w:author="Raghda Wahdan" w:date="2017-11-14T14:53:00Z">
        <w:r w:rsidDel="003D49A1">
          <w:rPr>
            <w:w w:val="110"/>
          </w:rPr>
          <w:delText>t</w:delText>
        </w:r>
      </w:del>
      <w:r>
        <w:rPr>
          <w:w w:val="110"/>
        </w:rPr>
        <w:t xml:space="preserve">able 6.4, it can </w:t>
      </w:r>
      <w:r>
        <w:rPr>
          <w:spacing w:val="3"/>
          <w:w w:val="110"/>
        </w:rPr>
        <w:t xml:space="preserve">be </w:t>
      </w:r>
      <w:r>
        <w:rPr>
          <w:w w:val="110"/>
        </w:rPr>
        <w:t>expressed</w:t>
      </w:r>
      <w:r>
        <w:rPr>
          <w:spacing w:val="-8"/>
          <w:w w:val="110"/>
        </w:rPr>
        <w:t xml:space="preserve"> </w:t>
      </w:r>
      <w:r>
        <w:rPr>
          <w:w w:val="110"/>
        </w:rPr>
        <w:t>as:</w:t>
      </w:r>
    </w:p>
    <w:p w14:paraId="6099B751" w14:textId="77777777" w:rsidR="0092676A" w:rsidRDefault="0092676A">
      <w:pPr>
        <w:spacing w:line="297" w:lineRule="auto"/>
        <w:jc w:val="both"/>
        <w:sectPr w:rsidR="0092676A">
          <w:pgSz w:w="11910" w:h="16840"/>
          <w:pgMar w:top="1920" w:right="1620" w:bottom="280" w:left="1680" w:header="1603" w:footer="0" w:gutter="0"/>
          <w:cols w:space="720"/>
        </w:sectPr>
      </w:pPr>
    </w:p>
    <w:p w14:paraId="041A8A67" w14:textId="77777777" w:rsidR="0092676A" w:rsidRDefault="00AC2220">
      <w:pPr>
        <w:spacing w:before="115"/>
        <w:jc w:val="right"/>
        <w:rPr>
          <w:rFonts w:ascii="Arial Unicode MS" w:eastAsia="Arial Unicode MS" w:hAnsi="Arial Unicode MS" w:cs="Arial Unicode MS"/>
          <w:sz w:val="24"/>
          <w:szCs w:val="24"/>
        </w:rPr>
      </w:pPr>
      <w:r>
        <w:rPr>
          <w:noProof/>
        </w:rPr>
        <mc:AlternateContent>
          <mc:Choice Requires="wps">
            <w:drawing>
              <wp:anchor distT="0" distB="0" distL="114300" distR="114300" simplePos="0" relativeHeight="503280512" behindDoc="1" locked="0" layoutInCell="1" allowOverlap="1" wp14:anchorId="62293893" wp14:editId="626C4AD9">
                <wp:simplePos x="0" y="0"/>
                <wp:positionH relativeFrom="page">
                  <wp:posOffset>3602355</wp:posOffset>
                </wp:positionH>
                <wp:positionV relativeFrom="paragraph">
                  <wp:posOffset>335915</wp:posOffset>
                </wp:positionV>
                <wp:extent cx="927100" cy="0"/>
                <wp:effectExtent l="11430" t="12065" r="13970" b="6985"/>
                <wp:wrapNone/>
                <wp:docPr id="234"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7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C7F2A9" id="Line 206" o:spid="_x0000_s1026" style="position:absolute;z-index:-3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3.65pt,26.45pt" to="356.6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" strokeweight=".14042mm">
                <w10:wrap anchorx="page"/>
              </v:line>
            </w:pict>
          </mc:Fallback>
        </mc:AlternateContent>
      </w:r>
      <w:r w:rsidR="00E142A3">
        <w:rPr>
          <w:rFonts w:ascii="Palatino Linotype" w:eastAsia="Palatino Linotype" w:hAnsi="Palatino Linotype" w:cs="Palatino Linotype"/>
          <w:i/>
          <w:w w:val="105"/>
          <w:position w:val="16"/>
          <w:sz w:val="24"/>
          <w:szCs w:val="24"/>
        </w:rPr>
        <w:t xml:space="preserve">ϕ </w:t>
      </w:r>
      <w:r w:rsidR="00E142A3">
        <w:rPr>
          <w:rFonts w:ascii="Arial Unicode MS" w:eastAsia="Arial Unicode MS" w:hAnsi="Arial Unicode MS" w:cs="Arial Unicode MS" w:hint="eastAsia"/>
          <w:w w:val="135"/>
          <w:position w:val="16"/>
          <w:sz w:val="24"/>
          <w:szCs w:val="24"/>
        </w:rPr>
        <w:t xml:space="preserve">= </w:t>
      </w:r>
      <w:r w:rsidR="00E142A3">
        <w:rPr>
          <w:rFonts w:ascii="Arial" w:eastAsia="Arial" w:hAnsi="Arial" w:cs="Arial"/>
          <w:w w:val="200"/>
          <w:position w:val="45"/>
          <w:sz w:val="20"/>
          <w:szCs w:val="20"/>
        </w:rPr>
        <w:t>(</w:t>
      </w:r>
      <w:r w:rsidR="00E142A3">
        <w:rPr>
          <w:rFonts w:ascii="Arial" w:eastAsia="Arial" w:hAnsi="Arial" w:cs="Arial"/>
          <w:spacing w:val="-95"/>
          <w:w w:val="200"/>
          <w:position w:val="45"/>
          <w:sz w:val="20"/>
          <w:szCs w:val="20"/>
        </w:rPr>
        <w:t xml:space="preserve"> </w:t>
      </w:r>
      <w:r w:rsidR="00E142A3">
        <w:rPr>
          <w:rFonts w:ascii="Arial Unicode MS" w:eastAsia="Arial Unicode MS" w:hAnsi="Arial Unicode MS" w:cs="Arial Unicode MS" w:hint="eastAsia"/>
          <w:w w:val="105"/>
          <w:sz w:val="24"/>
          <w:szCs w:val="24"/>
        </w:rPr>
        <w:t>0</w:t>
      </w:r>
      <w:r w:rsidR="00E142A3">
        <w:rPr>
          <w:rFonts w:ascii="Palatino Linotype" w:eastAsia="Palatino Linotype" w:hAnsi="Palatino Linotype" w:cs="Palatino Linotype"/>
          <w:i/>
          <w:w w:val="105"/>
          <w:sz w:val="24"/>
          <w:szCs w:val="24"/>
        </w:rPr>
        <w:t>.</w:t>
      </w:r>
      <w:r w:rsidR="00E142A3">
        <w:rPr>
          <w:rFonts w:ascii="Arial Unicode MS" w:eastAsia="Arial Unicode MS" w:hAnsi="Arial Unicode MS" w:cs="Arial Unicode MS" w:hint="eastAsia"/>
          <w:w w:val="105"/>
          <w:sz w:val="24"/>
          <w:szCs w:val="24"/>
        </w:rPr>
        <w:t xml:space="preserve">3 </w:t>
      </w:r>
      <w:r w:rsidR="00E142A3">
        <w:rPr>
          <w:rFonts w:ascii="Arial Unicode MS" w:eastAsia="Arial Unicode MS" w:hAnsi="Arial Unicode MS" w:cs="Arial Unicode MS" w:hint="eastAsia"/>
          <w:w w:val="135"/>
          <w:sz w:val="24"/>
          <w:szCs w:val="24"/>
        </w:rPr>
        <w:t>+</w:t>
      </w:r>
    </w:p>
    <w:p w14:paraId="093C3B15" w14:textId="77777777" w:rsidR="0092676A" w:rsidRDefault="00E142A3">
      <w:pPr>
        <w:spacing w:before="71" w:line="373" w:lineRule="exact"/>
        <w:ind w:left="97"/>
        <w:rPr>
          <w:rFonts w:ascii="Arial Unicode MS"/>
          <w:sz w:val="24"/>
        </w:rPr>
      </w:pPr>
      <w:r>
        <w:br w:type="column"/>
      </w:r>
      <w:r>
        <w:rPr>
          <w:rFonts w:ascii="Arial Unicode MS"/>
          <w:sz w:val="24"/>
        </w:rPr>
        <w:t>1</w:t>
      </w:r>
    </w:p>
    <w:p w14:paraId="66B347CE" w14:textId="77777777" w:rsidR="0092676A" w:rsidRDefault="00E142A3">
      <w:pPr>
        <w:spacing w:line="382" w:lineRule="exact"/>
        <w:ind w:left="12"/>
        <w:rPr>
          <w:rFonts w:ascii="Arial" w:hAnsi="Arial"/>
          <w:i/>
          <w:sz w:val="16"/>
        </w:rPr>
      </w:pPr>
      <w:r>
        <w:rPr>
          <w:rFonts w:ascii="Arial Unicode MS" w:hAnsi="Arial Unicode MS"/>
          <w:sz w:val="24"/>
        </w:rPr>
        <w:t>0</w:t>
      </w:r>
      <w:r>
        <w:rPr>
          <w:rFonts w:ascii="Palatino Linotype" w:hAnsi="Palatino Linotype"/>
          <w:i/>
          <w:sz w:val="24"/>
        </w:rPr>
        <w:t>.</w:t>
      </w:r>
      <w:r>
        <w:rPr>
          <w:rFonts w:ascii="Arial Unicode MS" w:hAnsi="Arial Unicode MS"/>
          <w:sz w:val="24"/>
        </w:rPr>
        <w:t xml:space="preserve">7 </w:t>
      </w:r>
      <w:r>
        <w:rPr>
          <w:rFonts w:ascii="Arial Narrow" w:hAnsi="Arial Narrow"/>
          <w:i/>
          <w:sz w:val="24"/>
        </w:rPr>
        <w:t>·</w:t>
      </w:r>
      <w:r>
        <w:rPr>
          <w:rFonts w:ascii="Arial Narrow" w:hAnsi="Arial Narrow"/>
          <w:i/>
          <w:spacing w:val="-19"/>
          <w:sz w:val="24"/>
        </w:rPr>
        <w:t xml:space="preserve"> </w:t>
      </w:r>
      <w:r>
        <w:rPr>
          <w:rFonts w:ascii="Palatino Linotype" w:hAnsi="Palatino Linotype"/>
          <w:i/>
          <w:sz w:val="24"/>
        </w:rPr>
        <w:t>R</w:t>
      </w:r>
      <w:r>
        <w:rPr>
          <w:rFonts w:ascii="Arial" w:hAnsi="Arial"/>
          <w:i/>
          <w:position w:val="-3"/>
          <w:sz w:val="16"/>
        </w:rPr>
        <w:t>sol</w:t>
      </w:r>
    </w:p>
    <w:p w14:paraId="06D68600" w14:textId="77777777" w:rsidR="0092676A" w:rsidRDefault="00E142A3">
      <w:pPr>
        <w:tabs>
          <w:tab w:val="left" w:pos="2534"/>
        </w:tabs>
        <w:spacing w:before="111"/>
        <w:ind w:left="-5"/>
        <w:rPr>
          <w:sz w:val="24"/>
        </w:rPr>
      </w:pPr>
      <w:r>
        <w:br w:type="column"/>
      </w:r>
      <w:r>
        <w:rPr>
          <w:rFonts w:ascii="Arial"/>
          <w:w w:val="235"/>
          <w:position w:val="29"/>
          <w:sz w:val="20"/>
        </w:rPr>
        <w:t>\</w:t>
      </w:r>
      <w:r>
        <w:rPr>
          <w:rFonts w:ascii="Arial"/>
          <w:w w:val="235"/>
          <w:position w:val="29"/>
          <w:sz w:val="20"/>
        </w:rPr>
        <w:tab/>
      </w:r>
      <w:r>
        <w:rPr>
          <w:w w:val="130"/>
          <w:sz w:val="24"/>
        </w:rPr>
        <w:t>(6.8)</w:t>
      </w:r>
    </w:p>
    <w:p w14:paraId="6EDF7182" w14:textId="77777777" w:rsidR="0092676A" w:rsidRDefault="0092676A">
      <w:pPr>
        <w:rPr>
          <w:sz w:val="24"/>
        </w:rPr>
        <w:sectPr w:rsidR="0092676A">
          <w:type w:val="continuous"/>
          <w:pgSz w:w="11910" w:h="16840"/>
          <w:pgMar w:top="1580" w:right="1620" w:bottom="280" w:left="1680" w:header="720" w:footer="720" w:gutter="0"/>
          <w:cols w:num="3" w:space="720" w:equalWidth="0">
            <w:col w:w="4528" w:space="40"/>
            <w:col w:w="875" w:space="40"/>
            <w:col w:w="3127"/>
          </w:cols>
        </w:sectPr>
      </w:pPr>
    </w:p>
    <w:p w14:paraId="0D127B52" w14:textId="77777777" w:rsidR="0092676A" w:rsidRDefault="00E142A3">
      <w:pPr>
        <w:pStyle w:val="BodyText"/>
        <w:spacing w:before="100" w:line="319" w:lineRule="auto"/>
        <w:ind w:left="479" w:firstLine="351"/>
      </w:pPr>
      <w:r>
        <w:rPr>
          <w:w w:val="110"/>
        </w:rPr>
        <w:t>Based</w:t>
      </w:r>
      <w:r>
        <w:rPr>
          <w:spacing w:val="-21"/>
          <w:w w:val="110"/>
        </w:rPr>
        <w:t xml:space="preserve"> </w:t>
      </w:r>
      <w:r>
        <w:rPr>
          <w:w w:val="110"/>
        </w:rPr>
        <w:t>on</w:t>
      </w:r>
      <w:r>
        <w:rPr>
          <w:spacing w:val="-21"/>
          <w:w w:val="110"/>
        </w:rPr>
        <w:t xml:space="preserve"> </w:t>
      </w:r>
      <w:r>
        <w:rPr>
          <w:w w:val="110"/>
        </w:rPr>
        <w:t>the</w:t>
      </w:r>
      <w:r>
        <w:rPr>
          <w:spacing w:val="-21"/>
          <w:w w:val="110"/>
        </w:rPr>
        <w:t xml:space="preserve"> </w:t>
      </w:r>
      <w:r>
        <w:rPr>
          <w:w w:val="110"/>
        </w:rPr>
        <w:t>above</w:t>
      </w:r>
      <w:r>
        <w:rPr>
          <w:spacing w:val="-21"/>
          <w:w w:val="110"/>
        </w:rPr>
        <w:t xml:space="preserve"> </w:t>
      </w:r>
      <w:r>
        <w:rPr>
          <w:w w:val="110"/>
        </w:rPr>
        <w:t>discussion,</w:t>
      </w:r>
      <w:r>
        <w:rPr>
          <w:spacing w:val="-20"/>
          <w:w w:val="110"/>
        </w:rPr>
        <w:t xml:space="preserve"> </w:t>
      </w:r>
      <w:r>
        <w:rPr>
          <w:w w:val="110"/>
        </w:rPr>
        <w:t>the</w:t>
      </w:r>
      <w:r>
        <w:rPr>
          <w:spacing w:val="-21"/>
          <w:w w:val="110"/>
        </w:rPr>
        <w:t xml:space="preserve"> </w:t>
      </w:r>
      <w:r>
        <w:rPr>
          <w:w w:val="110"/>
        </w:rPr>
        <w:t>proposed</w:t>
      </w:r>
      <w:r>
        <w:rPr>
          <w:spacing w:val="-21"/>
          <w:w w:val="110"/>
        </w:rPr>
        <w:t xml:space="preserve"> </w:t>
      </w:r>
      <w:r>
        <w:rPr>
          <w:w w:val="110"/>
        </w:rPr>
        <w:t>reading</w:t>
      </w:r>
      <w:r>
        <w:rPr>
          <w:spacing w:val="-21"/>
          <w:w w:val="110"/>
        </w:rPr>
        <w:t xml:space="preserve"> </w:t>
      </w:r>
      <w:r>
        <w:rPr>
          <w:w w:val="110"/>
        </w:rPr>
        <w:t>efficiency</w:t>
      </w:r>
      <w:r>
        <w:rPr>
          <w:spacing w:val="-21"/>
          <w:w w:val="110"/>
        </w:rPr>
        <w:t xml:space="preserve"> </w:t>
      </w:r>
      <w:r>
        <w:rPr>
          <w:w w:val="110"/>
        </w:rPr>
        <w:t>formula</w:t>
      </w:r>
      <w:r>
        <w:rPr>
          <w:spacing w:val="-21"/>
          <w:w w:val="110"/>
        </w:rPr>
        <w:t xml:space="preserve"> </w:t>
      </w:r>
      <w:r>
        <w:rPr>
          <w:w w:val="110"/>
        </w:rPr>
        <w:t xml:space="preserve">con- sidering the </w:t>
      </w:r>
      <w:r>
        <w:rPr>
          <w:spacing w:val="-3"/>
          <w:w w:val="110"/>
        </w:rPr>
        <w:t xml:space="preserve">advantages </w:t>
      </w:r>
      <w:r>
        <w:rPr>
          <w:w w:val="110"/>
        </w:rPr>
        <w:t xml:space="preserve">of the new system is formulated </w:t>
      </w:r>
      <w:r>
        <w:rPr>
          <w:spacing w:val="13"/>
          <w:w w:val="110"/>
        </w:rPr>
        <w:t xml:space="preserve"> </w:t>
      </w:r>
      <w:r>
        <w:rPr>
          <w:w w:val="110"/>
        </w:rPr>
        <w:t>as:</w:t>
      </w:r>
    </w:p>
    <w:p w14:paraId="1911AC44" w14:textId="77777777" w:rsidR="0092676A" w:rsidRDefault="0092676A">
      <w:pPr>
        <w:spacing w:line="319" w:lineRule="auto"/>
        <w:sectPr w:rsidR="0092676A">
          <w:type w:val="continuous"/>
          <w:pgSz w:w="11910" w:h="16840"/>
          <w:pgMar w:top="1580" w:right="1620" w:bottom="280" w:left="1680" w:header="720" w:footer="720" w:gutter="0"/>
          <w:cols w:space="720"/>
        </w:sectPr>
      </w:pPr>
    </w:p>
    <w:p w14:paraId="560A7E60" w14:textId="77777777" w:rsidR="0092676A" w:rsidRDefault="00E142A3">
      <w:pPr>
        <w:spacing w:before="253"/>
        <w:jc w:val="right"/>
        <w:rPr>
          <w:rFonts w:ascii="Arial Unicode MS" w:hAnsi="Arial Unicode MS"/>
          <w:sz w:val="24"/>
        </w:rPr>
      </w:pPr>
      <w:r>
        <w:rPr>
          <w:rFonts w:ascii="Palatino Linotype" w:hAnsi="Palatino Linotype"/>
          <w:i/>
          <w:w w:val="105"/>
          <w:position w:val="4"/>
          <w:sz w:val="24"/>
        </w:rPr>
        <w:t>η</w:t>
      </w:r>
      <w:r>
        <w:rPr>
          <w:rFonts w:ascii="Arial" w:hAnsi="Arial"/>
          <w:i/>
          <w:w w:val="105"/>
          <w:sz w:val="16"/>
        </w:rPr>
        <w:t xml:space="preserve">proposed </w:t>
      </w:r>
      <w:r>
        <w:rPr>
          <w:rFonts w:ascii="Arial Unicode MS" w:hAnsi="Arial Unicode MS"/>
          <w:w w:val="105"/>
          <w:position w:val="4"/>
          <w:sz w:val="24"/>
        </w:rPr>
        <w:t>=</w:t>
      </w:r>
    </w:p>
    <w:p w14:paraId="6B9F0243" w14:textId="77777777" w:rsidR="0092676A" w:rsidRDefault="00E142A3">
      <w:pPr>
        <w:pStyle w:val="BodyText"/>
        <w:spacing w:after="25"/>
        <w:rPr>
          <w:rFonts w:ascii="Arial Unicode MS"/>
          <w:sz w:val="12"/>
        </w:rPr>
      </w:pPr>
      <w:r>
        <w:br w:type="column"/>
      </w:r>
    </w:p>
    <w:p w14:paraId="4E26B8ED" w14:textId="77777777" w:rsidR="0092676A" w:rsidRDefault="00AC2220">
      <w:pPr>
        <w:pStyle w:val="BodyText"/>
        <w:spacing w:line="159" w:lineRule="exact"/>
        <w:ind w:left="109"/>
        <w:rPr>
          <w:rFonts w:ascii="Arial Unicode MS"/>
          <w:sz w:val="15"/>
        </w:rPr>
      </w:pPr>
      <w:r>
        <w:rPr>
          <w:rFonts w:ascii="Arial Unicode MS"/>
          <w:noProof/>
          <w:position w:val="-2"/>
          <w:sz w:val="15"/>
        </w:rPr>
        <mc:AlternateContent>
          <mc:Choice Requires="wps">
            <w:drawing>
              <wp:inline distT="0" distB="0" distL="0" distR="0" wp14:anchorId="6F8052CD" wp14:editId="28F578DC">
                <wp:extent cx="103505" cy="101600"/>
                <wp:effectExtent l="0" t="0" r="1270" b="3175"/>
                <wp:docPr id="233"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55D3C" w14:textId="77777777" w:rsidR="003D49A1" w:rsidRDefault="003D49A1">
                            <w:pPr>
                              <w:spacing w:line="153" w:lineRule="exact"/>
                              <w:rPr>
                                <w:rFonts w:ascii="Arial"/>
                                <w:i/>
                                <w:sz w:val="16"/>
                              </w:rPr>
                            </w:pPr>
                            <w:r>
                              <w:rPr>
                                <w:rFonts w:ascii="Arial"/>
                                <w:i/>
                                <w:w w:val="121"/>
                                <w:sz w:val="16"/>
                              </w:rPr>
                              <w:t>M</w:t>
                            </w:r>
                          </w:p>
                        </w:txbxContent>
                      </wps:txbx>
                      <wps:bodyPr rot="0" vert="horz" wrap="square" lIns="0" tIns="0" rIns="0" bIns="0" anchor="t" anchorCtr="0" upright="1">
                        <a:noAutofit/>
                      </wps:bodyPr>
                    </wps:wsp>
                  </a:graphicData>
                </a:graphic>
              </wp:inline>
            </w:drawing>
          </mc:Choice>
          <mc:Fallback>
            <w:pict>
              <v:shape w14:anchorId="6F8052CD" id="Text Box 205" o:spid="_x0000_s1054" type="#_x0000_t202" style="width:8.15pt;height: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" filled="f" stroked="f">
                <v:textbox inset="0,0,0,0">
                  <w:txbxContent>
                    <w:p w14:paraId="5B855D3C" w14:textId="77777777" w:rsidR="003D49A1" w:rsidRDefault="003D49A1">
                      <w:pPr>
                        <w:spacing w:line="153" w:lineRule="exact"/>
                        <w:rPr>
                          <w:rFonts w:ascii="Arial"/>
                          <w:i/>
                          <w:sz w:val="16"/>
                        </w:rPr>
                      </w:pPr>
                      <w:r>
                        <w:rPr>
                          <w:rFonts w:ascii="Arial"/>
                          <w:i/>
                          <w:w w:val="121"/>
                          <w:sz w:val="16"/>
                        </w:rPr>
                        <w:t>M</w:t>
                      </w:r>
                    </w:p>
                  </w:txbxContent>
                </v:textbox>
                <w10:anchorlock/>
              </v:shape>
            </w:pict>
          </mc:Fallback>
        </mc:AlternateContent>
      </w:r>
    </w:p>
    <w:p w14:paraId="3E914E37" w14:textId="77777777" w:rsidR="0092676A" w:rsidRDefault="00E142A3">
      <w:pPr>
        <w:spacing w:before="301"/>
        <w:ind w:left="26"/>
        <w:rPr>
          <w:rFonts w:ascii="Tahoma"/>
          <w:sz w:val="16"/>
        </w:rPr>
      </w:pPr>
      <w:r>
        <w:rPr>
          <w:rFonts w:ascii="Arial"/>
          <w:i/>
          <w:spacing w:val="-99"/>
          <w:w w:val="110"/>
          <w:sz w:val="16"/>
        </w:rPr>
        <w:t>R</w:t>
      </w:r>
      <w:r>
        <w:rPr>
          <w:rFonts w:ascii="Arial"/>
          <w:i/>
          <w:spacing w:val="43"/>
          <w:w w:val="110"/>
          <w:sz w:val="16"/>
        </w:rPr>
        <w:t xml:space="preserve"> </w:t>
      </w:r>
      <w:r>
        <w:rPr>
          <w:rFonts w:ascii="Tahoma"/>
          <w:w w:val="110"/>
          <w:sz w:val="16"/>
        </w:rPr>
        <w:t>=1</w:t>
      </w:r>
    </w:p>
    <w:p w14:paraId="67725FF5" w14:textId="77777777" w:rsidR="0092676A" w:rsidRDefault="00E142A3">
      <w:pPr>
        <w:spacing w:before="258"/>
        <w:ind w:left="-1"/>
        <w:rPr>
          <w:rFonts w:ascii="Arial Narrow" w:hAnsi="Arial Narrow"/>
          <w:i/>
          <w:sz w:val="24"/>
        </w:rPr>
      </w:pPr>
      <w:r>
        <w:br w:type="column"/>
      </w:r>
      <w:r>
        <w:rPr>
          <w:rFonts w:ascii="Palatino Linotype" w:hAnsi="Palatino Linotype"/>
          <w:i/>
          <w:w w:val="105"/>
          <w:sz w:val="24"/>
        </w:rPr>
        <w:t xml:space="preserve">P </w:t>
      </w:r>
      <w:r>
        <w:rPr>
          <w:rFonts w:ascii="Arial Unicode MS" w:hAnsi="Arial Unicode MS"/>
          <w:w w:val="105"/>
          <w:sz w:val="24"/>
        </w:rPr>
        <w:t>(</w:t>
      </w:r>
      <w:r>
        <w:rPr>
          <w:rFonts w:ascii="Palatino Linotype" w:hAnsi="Palatino Linotype"/>
          <w:i/>
          <w:w w:val="105"/>
          <w:sz w:val="24"/>
        </w:rPr>
        <w:t>R</w:t>
      </w:r>
      <w:r>
        <w:rPr>
          <w:rFonts w:ascii="Arial Unicode MS" w:hAnsi="Arial Unicode MS"/>
          <w:w w:val="105"/>
          <w:sz w:val="24"/>
        </w:rPr>
        <w:t>)</w:t>
      </w:r>
      <w:r>
        <w:rPr>
          <w:rFonts w:ascii="Arial Unicode MS" w:hAnsi="Arial Unicode MS"/>
          <w:spacing w:val="-29"/>
          <w:w w:val="105"/>
          <w:sz w:val="24"/>
        </w:rPr>
        <w:t xml:space="preserve"> </w:t>
      </w:r>
      <w:r>
        <w:rPr>
          <w:rFonts w:ascii="Arial Narrow" w:hAnsi="Arial Narrow"/>
          <w:i/>
          <w:w w:val="105"/>
          <w:sz w:val="24"/>
        </w:rPr>
        <w:t>·</w:t>
      </w:r>
    </w:p>
    <w:p w14:paraId="29D81AE3" w14:textId="77777777" w:rsidR="0092676A" w:rsidRDefault="00E142A3">
      <w:pPr>
        <w:pStyle w:val="BodyText"/>
        <w:spacing w:before="9"/>
        <w:rPr>
          <w:rFonts w:ascii="Arial Narrow"/>
          <w:i/>
          <w:sz w:val="17"/>
        </w:rPr>
      </w:pPr>
      <w:r>
        <w:br w:type="column"/>
      </w:r>
    </w:p>
    <w:p w14:paraId="628C4AFB" w14:textId="77777777" w:rsidR="0092676A" w:rsidRDefault="00E142A3">
      <w:pPr>
        <w:ind w:left="250"/>
        <w:rPr>
          <w:rFonts w:ascii="Arial"/>
          <w:i/>
          <w:sz w:val="16"/>
        </w:rPr>
      </w:pPr>
      <w:r>
        <w:rPr>
          <w:rFonts w:ascii="Arial"/>
          <w:i/>
          <w:w w:val="110"/>
          <w:sz w:val="16"/>
        </w:rPr>
        <w:t>R</w:t>
      </w:r>
    </w:p>
    <w:p w14:paraId="3B257B31" w14:textId="77777777" w:rsidR="0092676A" w:rsidRDefault="0092676A">
      <w:pPr>
        <w:pStyle w:val="BodyText"/>
        <w:rPr>
          <w:rFonts w:ascii="Arial"/>
          <w:i/>
          <w:sz w:val="16"/>
        </w:rPr>
      </w:pPr>
    </w:p>
    <w:p w14:paraId="27F3D1E1" w14:textId="77777777" w:rsidR="0092676A" w:rsidRDefault="00AC2220">
      <w:pPr>
        <w:spacing w:before="124"/>
        <w:ind w:left="180"/>
        <w:rPr>
          <w:rFonts w:ascii="Tahoma"/>
          <w:sz w:val="16"/>
        </w:rPr>
      </w:pPr>
      <w:r>
        <w:rPr>
          <w:noProof/>
        </w:rPr>
        <mc:AlternateContent>
          <mc:Choice Requires="wps">
            <w:drawing>
              <wp:anchor distT="0" distB="0" distL="114300" distR="114300" simplePos="0" relativeHeight="503280536" behindDoc="1" locked="0" layoutInCell="1" allowOverlap="1" wp14:anchorId="6C2A6975" wp14:editId="321CB008">
                <wp:simplePos x="0" y="0"/>
                <wp:positionH relativeFrom="page">
                  <wp:posOffset>3876040</wp:posOffset>
                </wp:positionH>
                <wp:positionV relativeFrom="paragraph">
                  <wp:posOffset>-294640</wp:posOffset>
                </wp:positionV>
                <wp:extent cx="151130" cy="568960"/>
                <wp:effectExtent l="0" t="635" r="1905" b="1905"/>
                <wp:wrapNone/>
                <wp:docPr id="232"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568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B92BA" w14:textId="77777777" w:rsidR="003D49A1" w:rsidRDefault="003D49A1">
                            <w:pPr>
                              <w:spacing w:line="196" w:lineRule="exact"/>
                              <w:rPr>
                                <w:rFonts w:ascii="Arial"/>
                                <w:sz w:val="20"/>
                              </w:rPr>
                            </w:pPr>
                            <w:r>
                              <w:rPr>
                                <w:rFonts w:ascii="Arial"/>
                                <w:w w:val="235"/>
                                <w:sz w:val="20"/>
                              </w:rPr>
                              <w:t>(</w:t>
                            </w:r>
                            <w:r>
                              <w:rPr>
                                <w:rFonts w:ascii="Arial"/>
                                <w:w w:val="517"/>
                                <w:position w:val="-14"/>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A6975" id="Text Box 204" o:spid="_x0000_s1055" type="#_x0000_t202" style="position:absolute;left:0;text-align:left;margin-left:305.2pt;margin-top:-23.2pt;width:11.9pt;height:44.8pt;z-index:-35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" filled="f" stroked="f">
                <v:textbox inset="0,0,0,0">
                  <w:txbxContent>
                    <w:p w14:paraId="656B92BA" w14:textId="77777777" w:rsidR="003D49A1" w:rsidRDefault="003D49A1">
                      <w:pPr>
                        <w:spacing w:line="196" w:lineRule="exact"/>
                        <w:rPr>
                          <w:rFonts w:ascii="Arial"/>
                          <w:sz w:val="20"/>
                        </w:rPr>
                      </w:pPr>
                      <w:r>
                        <w:rPr>
                          <w:rFonts w:ascii="Arial"/>
                          <w:w w:val="235"/>
                          <w:sz w:val="20"/>
                        </w:rPr>
                        <w:t>(</w:t>
                      </w:r>
                      <w:r>
                        <w:rPr>
                          <w:rFonts w:ascii="Arial"/>
                          <w:w w:val="517"/>
                          <w:position w:val="-14"/>
                          <w:sz w:val="20"/>
                        </w:rPr>
                        <w:t xml:space="preserve"> </w:t>
                      </w:r>
                    </w:p>
                  </w:txbxContent>
                </v:textbox>
                <w10:wrap anchorx="page"/>
              </v:shape>
            </w:pict>
          </mc:Fallback>
        </mc:AlternateContent>
      </w:r>
      <w:r w:rsidR="00E142A3">
        <w:rPr>
          <w:rFonts w:ascii="Arial"/>
          <w:i/>
          <w:spacing w:val="-5"/>
          <w:w w:val="115"/>
          <w:sz w:val="16"/>
        </w:rPr>
        <w:t>l</w:t>
      </w:r>
      <w:r w:rsidR="00E142A3">
        <w:rPr>
          <w:rFonts w:ascii="Tahoma"/>
          <w:spacing w:val="-5"/>
          <w:w w:val="115"/>
          <w:sz w:val="16"/>
        </w:rPr>
        <w:t>=1</w:t>
      </w:r>
    </w:p>
    <w:p w14:paraId="4FC77EBA" w14:textId="77777777" w:rsidR="0092676A" w:rsidRDefault="00E142A3">
      <w:pPr>
        <w:spacing w:before="76"/>
        <w:ind w:left="9"/>
        <w:rPr>
          <w:rFonts w:ascii="Arial" w:eastAsia="Arial" w:hAnsi="Arial" w:cs="Arial"/>
          <w:sz w:val="20"/>
          <w:szCs w:val="20"/>
        </w:rPr>
      </w:pPr>
      <w:r>
        <w:br w:type="column"/>
      </w:r>
      <w:r>
        <w:rPr>
          <w:rFonts w:ascii="Palatino Linotype" w:eastAsia="Palatino Linotype" w:hAnsi="Palatino Linotype" w:cs="Palatino Linotype"/>
          <w:i/>
          <w:w w:val="102"/>
          <w:sz w:val="24"/>
          <w:szCs w:val="24"/>
        </w:rPr>
        <w:t>P</w:t>
      </w:r>
      <w:r>
        <w:rPr>
          <w:rFonts w:ascii="Arial" w:eastAsia="Arial" w:hAnsi="Arial" w:cs="Arial"/>
          <w:i/>
          <w:w w:val="96"/>
          <w:position w:val="-3"/>
          <w:sz w:val="16"/>
          <w:szCs w:val="16"/>
        </w:rPr>
        <w:t>S</w:t>
      </w:r>
      <w:r>
        <w:rPr>
          <w:rFonts w:ascii="Trebuchet MS" w:eastAsia="Trebuchet MS" w:hAnsi="Trebuchet MS" w:cs="Trebuchet MS"/>
          <w:i/>
          <w:w w:val="125"/>
          <w:position w:val="-5"/>
          <w:sz w:val="12"/>
          <w:szCs w:val="12"/>
        </w:rPr>
        <w:t>l</w:t>
      </w:r>
      <w:r>
        <w:rPr>
          <w:rFonts w:ascii="Trebuchet MS" w:eastAsia="Trebuchet MS" w:hAnsi="Trebuchet MS" w:cs="Trebuchet MS"/>
          <w:i/>
          <w:spacing w:val="-17"/>
          <w:position w:val="-5"/>
          <w:sz w:val="12"/>
          <w:szCs w:val="12"/>
        </w:rPr>
        <w:t xml:space="preserve"> </w:t>
      </w:r>
      <w:r>
        <w:rPr>
          <w:rFonts w:ascii="Arial Unicode MS" w:eastAsia="Arial Unicode MS" w:hAnsi="Arial Unicode MS" w:cs="Arial Unicode MS" w:hint="eastAsia"/>
          <w:spacing w:val="-1"/>
          <w:w w:val="113"/>
          <w:sz w:val="24"/>
          <w:szCs w:val="24"/>
        </w:rPr>
        <w:t>(</w:t>
      </w:r>
      <w:r>
        <w:rPr>
          <w:rFonts w:ascii="Palatino Linotype" w:eastAsia="Palatino Linotype" w:hAnsi="Palatino Linotype" w:cs="Palatino Linotype"/>
          <w:i/>
          <w:spacing w:val="2"/>
          <w:w w:val="111"/>
          <w:sz w:val="24"/>
          <w:szCs w:val="24"/>
        </w:rPr>
        <w:t>R</w:t>
      </w:r>
      <w:r>
        <w:rPr>
          <w:rFonts w:ascii="Arial Unicode MS" w:eastAsia="Arial Unicode MS" w:hAnsi="Arial Unicode MS" w:cs="Arial Unicode MS" w:hint="eastAsia"/>
          <w:w w:val="113"/>
          <w:sz w:val="24"/>
          <w:szCs w:val="24"/>
        </w:rPr>
        <w:t>)</w:t>
      </w:r>
      <w:r>
        <w:rPr>
          <w:rFonts w:ascii="Arial Unicode MS" w:eastAsia="Arial Unicode MS" w:hAnsi="Arial Unicode MS" w:cs="Arial Unicode MS" w:hint="eastAsia"/>
          <w:spacing w:val="-14"/>
          <w:sz w:val="24"/>
          <w:szCs w:val="24"/>
        </w:rPr>
        <w:t xml:space="preserve"> </w:t>
      </w:r>
      <w:r>
        <w:rPr>
          <w:rFonts w:ascii="Arial Narrow" w:eastAsia="Arial Narrow" w:hAnsi="Arial Narrow" w:cs="Arial Narrow"/>
          <w:i/>
          <w:w w:val="101"/>
          <w:sz w:val="24"/>
          <w:szCs w:val="24"/>
        </w:rPr>
        <w:t>·</w:t>
      </w:r>
      <w:r>
        <w:rPr>
          <w:rFonts w:ascii="Arial Narrow" w:eastAsia="Arial Narrow" w:hAnsi="Arial Narrow" w:cs="Arial Narrow"/>
          <w:i/>
          <w:spacing w:val="-2"/>
          <w:sz w:val="24"/>
          <w:szCs w:val="24"/>
        </w:rPr>
        <w:t xml:space="preserve"> </w:t>
      </w:r>
      <w:r>
        <w:rPr>
          <w:rFonts w:ascii="Palatino Linotype" w:eastAsia="Palatino Linotype" w:hAnsi="Palatino Linotype" w:cs="Palatino Linotype"/>
          <w:i/>
          <w:w w:val="111"/>
          <w:sz w:val="24"/>
          <w:szCs w:val="24"/>
        </w:rPr>
        <w:t>R</w:t>
      </w:r>
      <w:r>
        <w:rPr>
          <w:rFonts w:ascii="Arial" w:eastAsia="Arial" w:hAnsi="Arial" w:cs="Arial"/>
          <w:i/>
          <w:w w:val="103"/>
          <w:position w:val="-3"/>
          <w:sz w:val="16"/>
          <w:szCs w:val="16"/>
        </w:rPr>
        <w:t>sol</w:t>
      </w:r>
      <w:r>
        <w:rPr>
          <w:rFonts w:ascii="Arial" w:eastAsia="Arial" w:hAnsi="Arial" w:cs="Arial"/>
          <w:i/>
          <w:spacing w:val="20"/>
          <w:position w:val="-3"/>
          <w:sz w:val="16"/>
          <w:szCs w:val="16"/>
        </w:rPr>
        <w:t xml:space="preserve"> </w:t>
      </w:r>
      <w:r>
        <w:rPr>
          <w:rFonts w:ascii="Arial Narrow" w:eastAsia="Arial Narrow" w:hAnsi="Arial Narrow" w:cs="Arial Narrow"/>
          <w:i/>
          <w:w w:val="101"/>
          <w:sz w:val="24"/>
          <w:szCs w:val="24"/>
        </w:rPr>
        <w:t>·</w:t>
      </w:r>
      <w:r>
        <w:rPr>
          <w:rFonts w:ascii="Arial Narrow" w:eastAsia="Arial Narrow" w:hAnsi="Arial Narrow" w:cs="Arial Narrow"/>
          <w:i/>
          <w:spacing w:val="-2"/>
          <w:sz w:val="24"/>
          <w:szCs w:val="24"/>
        </w:rPr>
        <w:t xml:space="preserve"> </w:t>
      </w:r>
      <w:r>
        <w:rPr>
          <w:rFonts w:ascii="Palatino Linotype" w:eastAsia="Palatino Linotype" w:hAnsi="Palatino Linotype" w:cs="Palatino Linotype"/>
          <w:i/>
          <w:w w:val="93"/>
          <w:sz w:val="24"/>
          <w:szCs w:val="24"/>
        </w:rPr>
        <w:t>ϕ</w:t>
      </w:r>
      <w:r>
        <w:rPr>
          <w:rFonts w:ascii="Arial" w:eastAsia="Arial" w:hAnsi="Arial" w:cs="Arial"/>
          <w:w w:val="283"/>
          <w:position w:val="35"/>
          <w:sz w:val="20"/>
          <w:szCs w:val="20"/>
        </w:rPr>
        <w:t>\</w:t>
      </w:r>
    </w:p>
    <w:p w14:paraId="3355852E" w14:textId="77777777" w:rsidR="0092676A" w:rsidRDefault="00E142A3">
      <w:pPr>
        <w:pStyle w:val="BodyText"/>
        <w:spacing w:before="5"/>
        <w:rPr>
          <w:rFonts w:ascii="Arial"/>
          <w:sz w:val="31"/>
        </w:rPr>
      </w:pPr>
      <w:r>
        <w:br w:type="column"/>
      </w:r>
    </w:p>
    <w:p w14:paraId="72E306DB" w14:textId="77777777" w:rsidR="0092676A" w:rsidRDefault="00E142A3">
      <w:pPr>
        <w:tabs>
          <w:tab w:val="left" w:pos="1324"/>
        </w:tabs>
        <w:ind w:left="-1"/>
        <w:rPr>
          <w:sz w:val="24"/>
        </w:rPr>
      </w:pPr>
      <w:r>
        <w:rPr>
          <w:rFonts w:ascii="Palatino Linotype"/>
          <w:i/>
          <w:w w:val="110"/>
          <w:sz w:val="24"/>
        </w:rPr>
        <w:t>,</w:t>
      </w:r>
      <w:r>
        <w:rPr>
          <w:rFonts w:ascii="Palatino Linotype"/>
          <w:i/>
          <w:w w:val="110"/>
          <w:sz w:val="24"/>
        </w:rPr>
        <w:tab/>
      </w:r>
      <w:r>
        <w:rPr>
          <w:w w:val="110"/>
          <w:sz w:val="24"/>
        </w:rPr>
        <w:t>(6.9)</w:t>
      </w:r>
    </w:p>
    <w:p w14:paraId="0A8AF4E6" w14:textId="77777777" w:rsidR="0092676A" w:rsidRDefault="0092676A">
      <w:pPr>
        <w:rPr>
          <w:sz w:val="24"/>
        </w:rPr>
        <w:sectPr w:rsidR="0092676A">
          <w:type w:val="continuous"/>
          <w:pgSz w:w="11910" w:h="16840"/>
          <w:pgMar w:top="1580" w:right="1620" w:bottom="280" w:left="1680" w:header="720" w:footer="720" w:gutter="0"/>
          <w:cols w:num="6" w:space="720" w:equalWidth="0">
            <w:col w:w="3255" w:space="40"/>
            <w:col w:w="372" w:space="40"/>
            <w:col w:w="666" w:space="40"/>
            <w:col w:w="450" w:space="40"/>
            <w:col w:w="1751" w:space="40"/>
            <w:col w:w="1916"/>
          </w:cols>
        </w:sectPr>
      </w:pPr>
    </w:p>
    <w:p w14:paraId="0FE1E06B" w14:textId="77777777" w:rsidR="0092676A" w:rsidRDefault="0092676A">
      <w:pPr>
        <w:pStyle w:val="BodyText"/>
        <w:rPr>
          <w:sz w:val="12"/>
        </w:rPr>
      </w:pPr>
    </w:p>
    <w:p w14:paraId="676B1993" w14:textId="77777777" w:rsidR="0092676A" w:rsidRDefault="00E142A3">
      <w:pPr>
        <w:pStyle w:val="Heading1"/>
        <w:numPr>
          <w:ilvl w:val="1"/>
          <w:numId w:val="1"/>
        </w:numPr>
        <w:tabs>
          <w:tab w:val="left" w:pos="1362"/>
          <w:tab w:val="left" w:pos="1363"/>
        </w:tabs>
        <w:spacing w:before="180"/>
        <w:ind w:hanging="882"/>
      </w:pPr>
      <w:r>
        <w:rPr>
          <w:w w:val="95"/>
        </w:rPr>
        <w:t xml:space="preserve">Measurement and Simulation </w:t>
      </w:r>
      <w:r>
        <w:rPr>
          <w:spacing w:val="7"/>
          <w:w w:val="95"/>
        </w:rPr>
        <w:t xml:space="preserve"> </w:t>
      </w:r>
      <w:r>
        <w:rPr>
          <w:w w:val="95"/>
        </w:rPr>
        <w:t>Results</w:t>
      </w:r>
    </w:p>
    <w:p w14:paraId="12C0F8CB" w14:textId="77777777" w:rsidR="0092676A" w:rsidRDefault="00E142A3">
      <w:pPr>
        <w:pStyle w:val="BodyText"/>
        <w:spacing w:before="314" w:line="319" w:lineRule="auto"/>
        <w:ind w:left="479" w:right="8"/>
      </w:pPr>
      <w:r>
        <w:rPr>
          <w:w w:val="110"/>
        </w:rPr>
        <w:t xml:space="preserve">The proposed tag’s signal modifications are implemented on the Wireless Iden- tification Sensing Platform (WISP 5.0) [97],  and the proposed reader   </w:t>
      </w:r>
      <w:r>
        <w:rPr>
          <w:spacing w:val="52"/>
          <w:w w:val="110"/>
        </w:rPr>
        <w:t xml:space="preserve"> </w:t>
      </w:r>
      <w:r>
        <w:rPr>
          <w:w w:val="110"/>
        </w:rPr>
        <w:t>modi-</w:t>
      </w:r>
    </w:p>
    <w:p w14:paraId="101535CD" w14:textId="77777777" w:rsidR="0092676A" w:rsidRDefault="0092676A">
      <w:pPr>
        <w:spacing w:line="319" w:lineRule="auto"/>
        <w:sectPr w:rsidR="0092676A">
          <w:type w:val="continuous"/>
          <w:pgSz w:w="11910" w:h="16840"/>
          <w:pgMar w:top="1580" w:right="1620" w:bottom="280" w:left="1680" w:header="720" w:footer="720" w:gutter="0"/>
          <w:cols w:space="720"/>
        </w:sectPr>
      </w:pPr>
    </w:p>
    <w:p w14:paraId="18BDB9D7" w14:textId="77777777" w:rsidR="0092676A" w:rsidRDefault="0092676A">
      <w:pPr>
        <w:pStyle w:val="BodyText"/>
        <w:rPr>
          <w:sz w:val="20"/>
        </w:rPr>
      </w:pPr>
    </w:p>
    <w:p w14:paraId="418F21B5" w14:textId="77777777" w:rsidR="0092676A" w:rsidRDefault="0092676A">
      <w:pPr>
        <w:pStyle w:val="BodyText"/>
        <w:rPr>
          <w:sz w:val="20"/>
        </w:rPr>
      </w:pPr>
    </w:p>
    <w:p w14:paraId="2B0CE3DD" w14:textId="77777777" w:rsidR="0092676A" w:rsidRDefault="0092676A">
      <w:pPr>
        <w:pStyle w:val="BodyText"/>
        <w:spacing w:before="9"/>
        <w:rPr>
          <w:sz w:val="27"/>
        </w:rPr>
      </w:pPr>
    </w:p>
    <w:p w14:paraId="288E5739" w14:textId="77777777" w:rsidR="0092676A" w:rsidRDefault="00AC2220">
      <w:pPr>
        <w:spacing w:before="78"/>
        <w:ind w:left="806"/>
        <w:rPr>
          <w:rFonts w:ascii="Calibri"/>
          <w:sz w:val="16"/>
        </w:rPr>
      </w:pPr>
      <w:r>
        <w:rPr>
          <w:noProof/>
        </w:rPr>
        <mc:AlternateContent>
          <mc:Choice Requires="wpg">
            <w:drawing>
              <wp:anchor distT="0" distB="0" distL="114300" distR="114300" simplePos="0" relativeHeight="2488" behindDoc="0" locked="0" layoutInCell="1" allowOverlap="1" wp14:anchorId="1199E692" wp14:editId="582F2356">
                <wp:simplePos x="0" y="0"/>
                <wp:positionH relativeFrom="page">
                  <wp:posOffset>1678940</wp:posOffset>
                </wp:positionH>
                <wp:positionV relativeFrom="paragraph">
                  <wp:posOffset>-107315</wp:posOffset>
                </wp:positionV>
                <wp:extent cx="4039870" cy="1939290"/>
                <wp:effectExtent l="2540" t="6985" r="5715" b="6350"/>
                <wp:wrapNone/>
                <wp:docPr id="181"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9870" cy="1939290"/>
                          <a:chOff x="2644" y="-169"/>
                          <a:chExt cx="6362" cy="3054"/>
                        </a:xfrm>
                      </wpg:grpSpPr>
                      <wps:wsp>
                        <wps:cNvPr id="182" name="AutoShape 203"/>
                        <wps:cNvSpPr>
                          <a:spLocks/>
                        </wps:cNvSpPr>
                        <wps:spPr bwMode="auto">
                          <a:xfrm>
                            <a:off x="21435" y="-130336"/>
                            <a:ext cx="260800" cy="125380"/>
                          </a:xfrm>
                          <a:custGeom>
                            <a:avLst/>
                            <a:gdLst>
                              <a:gd name="T0" fmla="+- 0 2648 21435"/>
                              <a:gd name="T1" fmla="*/ T0 w 260800"/>
                              <a:gd name="T2" fmla="+- 0 -168 -130336"/>
                              <a:gd name="T3" fmla="*/ -168 h 125380"/>
                              <a:gd name="T4" fmla="+- 0 8997 21435"/>
                              <a:gd name="T5" fmla="*/ T4 w 260800"/>
                              <a:gd name="T6" fmla="+- 0 -168 -130336"/>
                              <a:gd name="T7" fmla="*/ -168 h 125380"/>
                              <a:gd name="T8" fmla="+- 0 2648 21435"/>
                              <a:gd name="T9" fmla="*/ T8 w 260800"/>
                              <a:gd name="T10" fmla="+- 0 2884 -130336"/>
                              <a:gd name="T11" fmla="*/ 2884 h 125380"/>
                              <a:gd name="T12" fmla="+- 0 8997 21435"/>
                              <a:gd name="T13" fmla="*/ T12 w 260800"/>
                              <a:gd name="T14" fmla="+- 0 2884 -130336"/>
                              <a:gd name="T15" fmla="*/ 2884 h 125380"/>
                              <a:gd name="T16" fmla="+- 0 2648 21435"/>
                              <a:gd name="T17" fmla="*/ T16 w 260800"/>
                              <a:gd name="T18" fmla="+- 0 2884 -130336"/>
                              <a:gd name="T19" fmla="*/ 2884 h 125380"/>
                              <a:gd name="T20" fmla="+- 0 8997 21435"/>
                              <a:gd name="T21" fmla="*/ T20 w 260800"/>
                              <a:gd name="T22" fmla="+- 0 2884 -130336"/>
                              <a:gd name="T23" fmla="*/ 2884 h 125380"/>
                            </a:gdLst>
                            <a:ahLst/>
                            <a:cxnLst>
                              <a:cxn ang="0">
                                <a:pos x="T1" y="T3"/>
                              </a:cxn>
                              <a:cxn ang="0">
                                <a:pos x="T5" y="T7"/>
                              </a:cxn>
                              <a:cxn ang="0">
                                <a:pos x="T9" y="T11"/>
                              </a:cxn>
                              <a:cxn ang="0">
                                <a:pos x="T13" y="T15"/>
                              </a:cxn>
                              <a:cxn ang="0">
                                <a:pos x="T17" y="T19"/>
                              </a:cxn>
                              <a:cxn ang="0">
                                <a:pos x="T21" y="T23"/>
                              </a:cxn>
                            </a:cxnLst>
                            <a:rect l="0" t="0" r="r" b="b"/>
                            <a:pathLst>
                              <a:path w="260800" h="125380">
                                <a:moveTo>
                                  <a:pt x="-18787" y="130168"/>
                                </a:moveTo>
                                <a:lnTo>
                                  <a:pt x="-12438" y="130168"/>
                                </a:lnTo>
                                <a:moveTo>
                                  <a:pt x="-18787" y="133220"/>
                                </a:moveTo>
                                <a:lnTo>
                                  <a:pt x="-12438" y="133220"/>
                                </a:lnTo>
                                <a:moveTo>
                                  <a:pt x="-18787" y="133220"/>
                                </a:moveTo>
                                <a:lnTo>
                                  <a:pt x="-12438" y="133220"/>
                                </a:lnTo>
                              </a:path>
                            </a:pathLst>
                          </a:custGeom>
                          <a:noFill/>
                          <a:ln w="2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Line 202"/>
                        <wps:cNvCnPr/>
                        <wps:spPr bwMode="auto">
                          <a:xfrm>
                            <a:off x="2648" y="-168"/>
                            <a:ext cx="0" cy="3052"/>
                          </a:xfrm>
                          <a:prstGeom prst="line">
                            <a:avLst/>
                          </a:prstGeom>
                          <a:noFill/>
                          <a:ln w="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 name="Line 201"/>
                        <wps:cNvCnPr/>
                        <wps:spPr bwMode="auto">
                          <a:xfrm>
                            <a:off x="3762" y="2818"/>
                            <a:ext cx="0" cy="66"/>
                          </a:xfrm>
                          <a:prstGeom prst="line">
                            <a:avLst/>
                          </a:prstGeom>
                          <a:noFill/>
                          <a:ln w="6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 name="Line 200"/>
                        <wps:cNvCnPr/>
                        <wps:spPr bwMode="auto">
                          <a:xfrm>
                            <a:off x="3762" y="-168"/>
                            <a:ext cx="0" cy="62"/>
                          </a:xfrm>
                          <a:prstGeom prst="line">
                            <a:avLst/>
                          </a:prstGeom>
                          <a:noFill/>
                          <a:ln w="6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 name="Line 199"/>
                        <wps:cNvCnPr/>
                        <wps:spPr bwMode="auto">
                          <a:xfrm>
                            <a:off x="4875" y="2818"/>
                            <a:ext cx="0" cy="66"/>
                          </a:xfrm>
                          <a:prstGeom prst="line">
                            <a:avLst/>
                          </a:prstGeom>
                          <a:noFill/>
                          <a:ln w="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 name="Line 198"/>
                        <wps:cNvCnPr/>
                        <wps:spPr bwMode="auto">
                          <a:xfrm>
                            <a:off x="4875" y="-168"/>
                            <a:ext cx="0" cy="62"/>
                          </a:xfrm>
                          <a:prstGeom prst="line">
                            <a:avLst/>
                          </a:prstGeom>
                          <a:noFill/>
                          <a:ln w="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 name="Line 197"/>
                        <wps:cNvCnPr/>
                        <wps:spPr bwMode="auto">
                          <a:xfrm>
                            <a:off x="5993" y="2818"/>
                            <a:ext cx="0" cy="66"/>
                          </a:xfrm>
                          <a:prstGeom prst="line">
                            <a:avLst/>
                          </a:prstGeom>
                          <a:noFill/>
                          <a:ln w="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 name="Line 196"/>
                        <wps:cNvCnPr/>
                        <wps:spPr bwMode="auto">
                          <a:xfrm>
                            <a:off x="5993" y="-168"/>
                            <a:ext cx="0" cy="62"/>
                          </a:xfrm>
                          <a:prstGeom prst="line">
                            <a:avLst/>
                          </a:prstGeom>
                          <a:noFill/>
                          <a:ln w="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0" name="Line 195"/>
                        <wps:cNvCnPr/>
                        <wps:spPr bwMode="auto">
                          <a:xfrm>
                            <a:off x="7107" y="2818"/>
                            <a:ext cx="0" cy="66"/>
                          </a:xfrm>
                          <a:prstGeom prst="line">
                            <a:avLst/>
                          </a:prstGeom>
                          <a:noFill/>
                          <a:ln w="6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1" name="Line 194"/>
                        <wps:cNvCnPr/>
                        <wps:spPr bwMode="auto">
                          <a:xfrm>
                            <a:off x="7107" y="-168"/>
                            <a:ext cx="0" cy="62"/>
                          </a:xfrm>
                          <a:prstGeom prst="line">
                            <a:avLst/>
                          </a:prstGeom>
                          <a:noFill/>
                          <a:ln w="6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 name="Line 193"/>
                        <wps:cNvCnPr/>
                        <wps:spPr bwMode="auto">
                          <a:xfrm>
                            <a:off x="8224" y="2818"/>
                            <a:ext cx="0" cy="66"/>
                          </a:xfrm>
                          <a:prstGeom prst="line">
                            <a:avLst/>
                          </a:prstGeom>
                          <a:noFill/>
                          <a:ln w="3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 name="Line 192"/>
                        <wps:cNvCnPr/>
                        <wps:spPr bwMode="auto">
                          <a:xfrm>
                            <a:off x="8224" y="-168"/>
                            <a:ext cx="0" cy="62"/>
                          </a:xfrm>
                          <a:prstGeom prst="line">
                            <a:avLst/>
                          </a:prstGeom>
                          <a:noFill/>
                          <a:ln w="3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 name="Line 191"/>
                        <wps:cNvCnPr/>
                        <wps:spPr bwMode="auto">
                          <a:xfrm>
                            <a:off x="8997" y="-168"/>
                            <a:ext cx="0" cy="3052"/>
                          </a:xfrm>
                          <a:prstGeom prst="line">
                            <a:avLst/>
                          </a:prstGeom>
                          <a:noFill/>
                          <a:ln w="37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 name="Line 190"/>
                        <wps:cNvCnPr/>
                        <wps:spPr bwMode="auto">
                          <a:xfrm>
                            <a:off x="2648" y="2576"/>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 name="Line 189"/>
                        <wps:cNvCnPr/>
                        <wps:spPr bwMode="auto">
                          <a:xfrm>
                            <a:off x="2710" y="2576"/>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 name="Line 188"/>
                        <wps:cNvCnPr/>
                        <wps:spPr bwMode="auto">
                          <a:xfrm>
                            <a:off x="8997" y="2576"/>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 name="Line 187"/>
                        <wps:cNvCnPr/>
                        <wps:spPr bwMode="auto">
                          <a:xfrm>
                            <a:off x="8931" y="2576"/>
                            <a:ext cx="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9" name="Line 186"/>
                        <wps:cNvCnPr/>
                        <wps:spPr bwMode="auto">
                          <a:xfrm>
                            <a:off x="2648" y="2231"/>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 name="Line 185"/>
                        <wps:cNvCnPr/>
                        <wps:spPr bwMode="auto">
                          <a:xfrm>
                            <a:off x="2710" y="2231"/>
                            <a:ext cx="0"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 name="Line 184"/>
                        <wps:cNvCnPr/>
                        <wps:spPr bwMode="auto">
                          <a:xfrm>
                            <a:off x="8997" y="2231"/>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 name="Line 183"/>
                        <wps:cNvCnPr/>
                        <wps:spPr bwMode="auto">
                          <a:xfrm>
                            <a:off x="8931" y="2231"/>
                            <a:ext cx="1"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 name="Line 182"/>
                        <wps:cNvCnPr/>
                        <wps:spPr bwMode="auto">
                          <a:xfrm>
                            <a:off x="2648" y="1885"/>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 name="Line 181"/>
                        <wps:cNvCnPr/>
                        <wps:spPr bwMode="auto">
                          <a:xfrm>
                            <a:off x="2710" y="1886"/>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 name="Line 180"/>
                        <wps:cNvCnPr/>
                        <wps:spPr bwMode="auto">
                          <a:xfrm>
                            <a:off x="8997" y="1885"/>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 name="Line 179"/>
                        <wps:cNvCnPr/>
                        <wps:spPr bwMode="auto">
                          <a:xfrm>
                            <a:off x="8931" y="1886"/>
                            <a:ext cx="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7" name="Line 178"/>
                        <wps:cNvCnPr/>
                        <wps:spPr bwMode="auto">
                          <a:xfrm>
                            <a:off x="2648" y="1545"/>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 name="Line 177"/>
                        <wps:cNvCnPr/>
                        <wps:spPr bwMode="auto">
                          <a:xfrm>
                            <a:off x="2710" y="1545"/>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Line 176"/>
                        <wps:cNvCnPr/>
                        <wps:spPr bwMode="auto">
                          <a:xfrm>
                            <a:off x="8997" y="1545"/>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 name="Line 175"/>
                        <wps:cNvCnPr/>
                        <wps:spPr bwMode="auto">
                          <a:xfrm>
                            <a:off x="8931" y="1545"/>
                            <a:ext cx="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1" name="Line 174"/>
                        <wps:cNvCnPr/>
                        <wps:spPr bwMode="auto">
                          <a:xfrm>
                            <a:off x="2648" y="1199"/>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 name="Line 173"/>
                        <wps:cNvCnPr/>
                        <wps:spPr bwMode="auto">
                          <a:xfrm>
                            <a:off x="2710" y="1200"/>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3" name="Line 172"/>
                        <wps:cNvCnPr/>
                        <wps:spPr bwMode="auto">
                          <a:xfrm>
                            <a:off x="8997" y="1199"/>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 name="Line 171"/>
                        <wps:cNvCnPr/>
                        <wps:spPr bwMode="auto">
                          <a:xfrm>
                            <a:off x="8931" y="1200"/>
                            <a:ext cx="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5" name="Line 170"/>
                        <wps:cNvCnPr/>
                        <wps:spPr bwMode="auto">
                          <a:xfrm>
                            <a:off x="2648" y="855"/>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 name="Line 169"/>
                        <wps:cNvCnPr/>
                        <wps:spPr bwMode="auto">
                          <a:xfrm>
                            <a:off x="2710" y="855"/>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 name="Line 168"/>
                        <wps:cNvCnPr/>
                        <wps:spPr bwMode="auto">
                          <a:xfrm>
                            <a:off x="8997" y="855"/>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 name="Line 167"/>
                        <wps:cNvCnPr/>
                        <wps:spPr bwMode="auto">
                          <a:xfrm>
                            <a:off x="8931" y="855"/>
                            <a:ext cx="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 name="Line 166"/>
                        <wps:cNvCnPr/>
                        <wps:spPr bwMode="auto">
                          <a:xfrm>
                            <a:off x="2648" y="514"/>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 name="Line 165"/>
                        <wps:cNvCnPr/>
                        <wps:spPr bwMode="auto">
                          <a:xfrm>
                            <a:off x="2710" y="514"/>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 name="Line 164"/>
                        <wps:cNvCnPr/>
                        <wps:spPr bwMode="auto">
                          <a:xfrm>
                            <a:off x="8997" y="514"/>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 name="Line 163"/>
                        <wps:cNvCnPr/>
                        <wps:spPr bwMode="auto">
                          <a:xfrm>
                            <a:off x="8931" y="514"/>
                            <a:ext cx="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 name="Line 162"/>
                        <wps:cNvCnPr/>
                        <wps:spPr bwMode="auto">
                          <a:xfrm>
                            <a:off x="2648" y="168"/>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4" name="Line 161"/>
                        <wps:cNvCnPr/>
                        <wps:spPr bwMode="auto">
                          <a:xfrm>
                            <a:off x="2710" y="169"/>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 name="Line 160"/>
                        <wps:cNvCnPr/>
                        <wps:spPr bwMode="auto">
                          <a:xfrm>
                            <a:off x="8997" y="168"/>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 name="Line 159"/>
                        <wps:cNvCnPr/>
                        <wps:spPr bwMode="auto">
                          <a:xfrm>
                            <a:off x="8931" y="169"/>
                            <a:ext cx="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 name="AutoShape 158"/>
                        <wps:cNvSpPr>
                          <a:spLocks/>
                        </wps:cNvSpPr>
                        <wps:spPr bwMode="auto">
                          <a:xfrm>
                            <a:off x="21435" y="-130336"/>
                            <a:ext cx="260800" cy="125380"/>
                          </a:xfrm>
                          <a:custGeom>
                            <a:avLst/>
                            <a:gdLst>
                              <a:gd name="T0" fmla="+- 0 2648 21435"/>
                              <a:gd name="T1" fmla="*/ T0 w 260800"/>
                              <a:gd name="T2" fmla="+- 0 -168 -130336"/>
                              <a:gd name="T3" fmla="*/ -168 h 125380"/>
                              <a:gd name="T4" fmla="+- 0 8997 21435"/>
                              <a:gd name="T5" fmla="*/ T4 w 260800"/>
                              <a:gd name="T6" fmla="+- 0 -168 -130336"/>
                              <a:gd name="T7" fmla="*/ -168 h 125380"/>
                              <a:gd name="T8" fmla="+- 0 2648 21435"/>
                              <a:gd name="T9" fmla="*/ T8 w 260800"/>
                              <a:gd name="T10" fmla="+- 0 2884 -130336"/>
                              <a:gd name="T11" fmla="*/ 2884 h 125380"/>
                              <a:gd name="T12" fmla="+- 0 8997 21435"/>
                              <a:gd name="T13" fmla="*/ T12 w 260800"/>
                              <a:gd name="T14" fmla="+- 0 2884 -130336"/>
                              <a:gd name="T15" fmla="*/ 2884 h 125380"/>
                            </a:gdLst>
                            <a:ahLst/>
                            <a:cxnLst>
                              <a:cxn ang="0">
                                <a:pos x="T1" y="T3"/>
                              </a:cxn>
                              <a:cxn ang="0">
                                <a:pos x="T5" y="T7"/>
                              </a:cxn>
                              <a:cxn ang="0">
                                <a:pos x="T9" y="T11"/>
                              </a:cxn>
                              <a:cxn ang="0">
                                <a:pos x="T13" y="T15"/>
                              </a:cxn>
                            </a:cxnLst>
                            <a:rect l="0" t="0" r="r" b="b"/>
                            <a:pathLst>
                              <a:path w="260800" h="125380">
                                <a:moveTo>
                                  <a:pt x="-18787" y="130168"/>
                                </a:moveTo>
                                <a:lnTo>
                                  <a:pt x="-12438" y="130168"/>
                                </a:lnTo>
                                <a:moveTo>
                                  <a:pt x="-18787" y="133220"/>
                                </a:moveTo>
                                <a:lnTo>
                                  <a:pt x="-12438" y="133220"/>
                                </a:lnTo>
                              </a:path>
                            </a:pathLst>
                          </a:custGeom>
                          <a:noFill/>
                          <a:ln w="2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15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2644" y="82"/>
                            <a:ext cx="6361" cy="2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Text Box 156"/>
                        <wps:cNvSpPr txBox="1">
                          <a:spLocks noChangeArrowheads="1"/>
                        </wps:cNvSpPr>
                        <wps:spPr bwMode="auto">
                          <a:xfrm>
                            <a:off x="3704" y="-68"/>
                            <a:ext cx="1142"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C29D9" w14:textId="77777777" w:rsidR="003D49A1" w:rsidRDefault="003D49A1">
                              <w:pPr>
                                <w:spacing w:line="164" w:lineRule="exact"/>
                                <w:rPr>
                                  <w:rFonts w:ascii="Calibri"/>
                                  <w:sz w:val="16"/>
                                </w:rPr>
                              </w:pPr>
                              <w:r>
                                <w:rPr>
                                  <w:rFonts w:ascii="Calibri"/>
                                  <w:sz w:val="16"/>
                                </w:rPr>
                                <w:t>Select Command</w:t>
                              </w:r>
                            </w:p>
                          </w:txbxContent>
                        </wps:txbx>
                        <wps:bodyPr rot="0" vert="horz" wrap="square" lIns="0" tIns="0" rIns="0" bIns="0" anchor="t" anchorCtr="0" upright="1">
                          <a:noAutofit/>
                        </wps:bodyPr>
                      </wps:wsp>
                      <wps:wsp>
                        <wps:cNvPr id="230" name="Text Box 155"/>
                        <wps:cNvSpPr txBox="1">
                          <a:spLocks noChangeArrowheads="1"/>
                        </wps:cNvSpPr>
                        <wps:spPr bwMode="auto">
                          <a:xfrm>
                            <a:off x="5451" y="-68"/>
                            <a:ext cx="2466"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2B0DB" w14:textId="77777777" w:rsidR="003D49A1" w:rsidRDefault="003D49A1">
                              <w:pPr>
                                <w:spacing w:line="181" w:lineRule="exact"/>
                                <w:rPr>
                                  <w:rFonts w:ascii="Calibri"/>
                                  <w:sz w:val="16"/>
                                </w:rPr>
                              </w:pPr>
                              <w:r>
                                <w:rPr>
                                  <w:rFonts w:ascii="Calibri"/>
                                  <w:w w:val="105"/>
                                  <w:position w:val="2"/>
                                  <w:sz w:val="16"/>
                                </w:rPr>
                                <w:t xml:space="preserve">Switch Command  </w:t>
                              </w:r>
                              <w:r>
                                <w:rPr>
                                  <w:rFonts w:ascii="Calibri"/>
                                  <w:w w:val="105"/>
                                  <w:sz w:val="16"/>
                                </w:rPr>
                                <w:t>Query Command</w:t>
                              </w:r>
                            </w:p>
                          </w:txbxContent>
                        </wps:txbx>
                        <wps:bodyPr rot="0" vert="horz" wrap="square" lIns="0" tIns="0" rIns="0" bIns="0" anchor="t" anchorCtr="0" upright="1">
                          <a:noAutofit/>
                        </wps:bodyPr>
                      </wps:wsp>
                      <wps:wsp>
                        <wps:cNvPr id="231" name="Text Box 154"/>
                        <wps:cNvSpPr txBox="1">
                          <a:spLocks noChangeArrowheads="1"/>
                        </wps:cNvSpPr>
                        <wps:spPr bwMode="auto">
                          <a:xfrm>
                            <a:off x="8077" y="593"/>
                            <a:ext cx="666"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7C6F4" w14:textId="77777777" w:rsidR="003D49A1" w:rsidRDefault="003D49A1">
                              <w:pPr>
                                <w:spacing w:line="164" w:lineRule="exact"/>
                                <w:rPr>
                                  <w:rFonts w:ascii="Calibri"/>
                                  <w:sz w:val="16"/>
                                </w:rPr>
                              </w:pPr>
                              <w:r>
                                <w:rPr>
                                  <w:rFonts w:ascii="Calibri"/>
                                  <w:w w:val="105"/>
                                  <w:sz w:val="16"/>
                                </w:rPr>
                                <w:t>Tag Reply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99E692" id="Group 153" o:spid="_x0000_s1056" style="position:absolute;left:0;text-align:left;margin-left:132.2pt;margin-top:-8.45pt;width:318.1pt;height:152.7pt;z-index:2488;mso-position-horizontal-relative:page;mso-position-vertical-relative:text" coordorigin="2644,-169" coordsize="6362,3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">
                <v:shape id="AutoShape 203" o:spid="_x0000_s1057" style="position:absolute;left:21435;top:-130336;width:260800;height:125380;visibility:visible;mso-wrap-style:square;v-text-anchor:top" coordsize="260800,12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" path="m-18787,130168r6349,m-18787,133220r6349,m-18787,133220r6349,e" filled="f" strokeweight=".007mm">
                  <v:path arrowok="t" o:connecttype="custom" o:connectlocs="-18787,-168;-12438,-168;-18787,2884;-12438,2884;-18787,2884;-12438,2884" o:connectangles="0,0,0,0,0,0"/>
                </v:shape>
                <v:line id="Line 202" o:spid="_x0000_s1058" style="position:absolute;visibility:visible;mso-wrap-style:square" from="2648,-168" to="2648,2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" strokeweight=".0105mm"/>
                <v:line id="Line 201" o:spid="_x0000_s1059" style="position:absolute;visibility:visible;mso-wrap-style:square" from="3762,2818" to="3762,2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" strokeweight=".01756mm"/>
                <v:line id="Line 200" o:spid="_x0000_s1060" style="position:absolute;visibility:visible;mso-wrap-style:square" from="3762,-168" to="3762,-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" strokeweight=".01756mm"/>
                <v:line id="Line 199" o:spid="_x0000_s1061" style="position:absolute;visibility:visible;mso-wrap-style:square" from="4875,2818" to="4875,2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" strokeweight=".0105mm"/>
                <v:line id="Line 198" o:spid="_x0000_s1062" style="position:absolute;visibility:visible;mso-wrap-style:square" from="4875,-168" to="4875,-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" strokeweight=".0105mm"/>
                <v:line id="Line 197" o:spid="_x0000_s1063" style="position:absolute;visibility:visible;mso-wrap-style:square" from="5993,2818" to="5993,2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" strokeweight=".0105mm"/>
                <v:line id="Line 196" o:spid="_x0000_s1064" style="position:absolute;visibility:visible;mso-wrap-style:square" from="5993,-168" to="599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" strokeweight=".0105mm"/>
                <v:line id="Line 195" o:spid="_x0000_s1065" style="position:absolute;visibility:visible;mso-wrap-style:square" from="7107,2818" to="7107,2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" strokeweight=".01739mm"/>
                <v:line id="Line 194" o:spid="_x0000_s1066" style="position:absolute;visibility:visible;mso-wrap-style:square" from="7107,-168" to="7107,-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" strokeweight=".01739mm"/>
                <v:line id="Line 193" o:spid="_x0000_s1067" style="position:absolute;visibility:visible;mso-wrap-style:square" from="8224,2818" to="8224,2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" strokeweight=".0105mm"/>
                <v:line id="Line 192" o:spid="_x0000_s1068" style="position:absolute;visibility:visible;mso-wrap-style:square" from="8224,-168" to="8224,-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" strokeweight=".0105mm"/>
                <v:line id="Line 191" o:spid="_x0000_s1069" style="position:absolute;visibility:visible;mso-wrap-style:square" from="8997,-168" to="8997,2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" strokeweight=".0105mm"/>
                <v:line id="Line 190" o:spid="_x0000_s1070" style="position:absolute;visibility:visible;mso-wrap-style:square" from="2648,2576" to="2709,2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" strokeweight=".007mm"/>
                <v:line id="Line 189" o:spid="_x0000_s1071" style="position:absolute;visibility:visible;mso-wrap-style:square" from="2710,2576" to="2710,2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" strokeweight=".007mm"/>
                <v:line id="Line 188" o:spid="_x0000_s1072" style="position:absolute;visibility:visible;mso-wrap-style:square" from="8997,2576" to="8997,2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" strokeweight=".007mm"/>
                <v:line id="Line 187" o:spid="_x0000_s1073" style="position:absolute;visibility:visible;mso-wrap-style:square" from="8931,2576" to="8932,2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" strokeweight=".007mm"/>
                <v:line id="Line 186" o:spid="_x0000_s1074" style="position:absolute;visibility:visible;mso-wrap-style:square" from="2648,2231" to="2709,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" strokeweight=".007mm"/>
                <v:line id="Line 185" o:spid="_x0000_s1075" style="position:absolute;visibility:visible;mso-wrap-style:square" from="2710,2231" to="2710,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" strokeweight=".00697mm"/>
                <v:line id="Line 184" o:spid="_x0000_s1076" style="position:absolute;visibility:visible;mso-wrap-style:square" from="8997,2231" to="8997,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" strokeweight=".007mm"/>
                <v:line id="Line 183" o:spid="_x0000_s1077" style="position:absolute;visibility:visible;mso-wrap-style:square" from="8931,2231" to="8932,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" strokeweight=".00697mm"/>
                <v:line id="Line 182" o:spid="_x0000_s1078" style="position:absolute;visibility:visible;mso-wrap-style:square" from="2648,1885" to="2709,1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" strokeweight=".007mm"/>
                <v:line id="Line 181" o:spid="_x0000_s1079" style="position:absolute;visibility:visible;mso-wrap-style:square" from="2710,1886" to="2710,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" strokeweight=".007mm"/>
                <v:line id="Line 180" o:spid="_x0000_s1080" style="position:absolute;visibility:visible;mso-wrap-style:square" from="8997,1885" to="8997,1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" strokeweight=".007mm"/>
                <v:line id="Line 179" o:spid="_x0000_s1081" style="position:absolute;visibility:visible;mso-wrap-style:square" from="8931,1886" to="8932,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" strokeweight=".007mm"/>
                <v:line id="Line 178" o:spid="_x0000_s1082" style="position:absolute;visibility:visible;mso-wrap-style:square" from="2648,1545" to="2709,1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" strokeweight=".007mm"/>
                <v:line id="Line 177" o:spid="_x0000_s1083" style="position:absolute;visibility:visible;mso-wrap-style:square" from="2710,1545" to="2710,1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" strokeweight=".007mm"/>
                <v:line id="Line 176" o:spid="_x0000_s1084" style="position:absolute;visibility:visible;mso-wrap-style:square" from="8997,1545" to="8997,1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" strokeweight=".007mm"/>
                <v:line id="Line 175" o:spid="_x0000_s1085" style="position:absolute;visibility:visible;mso-wrap-style:square" from="8931,1545" to="8932,1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" strokeweight=".007mm"/>
                <v:line id="Line 174" o:spid="_x0000_s1086" style="position:absolute;visibility:visible;mso-wrap-style:square" from="2648,1199" to="2709,1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" strokeweight=".007mm"/>
                <v:line id="Line 173" o:spid="_x0000_s1087" style="position:absolute;visibility:visible;mso-wrap-style:square" from="2710,1200" to="2710,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" strokeweight=".007mm"/>
                <v:line id="Line 172" o:spid="_x0000_s1088" style="position:absolute;visibility:visible;mso-wrap-style:square" from="8997,1199" to="8997,1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" strokeweight=".007mm"/>
                <v:line id="Line 171" o:spid="_x0000_s1089" style="position:absolute;visibility:visible;mso-wrap-style:square" from="8931,1200" to="8932,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" strokeweight=".007mm"/>
                <v:line id="Line 170" o:spid="_x0000_s1090" style="position:absolute;visibility:visible;mso-wrap-style:square" from="2648,855" to="2709,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" strokeweight=".007mm"/>
                <v:line id="Line 169" o:spid="_x0000_s1091" style="position:absolute;visibility:visible;mso-wrap-style:square" from="2710,855" to="2710,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" strokeweight=".007mm"/>
                <v:line id="Line 168" o:spid="_x0000_s1092" style="position:absolute;visibility:visible;mso-wrap-style:square" from="8997,855" to="8997,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" strokeweight=".007mm"/>
                <v:line id="Line 167" o:spid="_x0000_s1093" style="position:absolute;visibility:visible;mso-wrap-style:square" from="8931,855" to="893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" strokeweight=".007mm"/>
                <v:line id="Line 166" o:spid="_x0000_s1094" style="position:absolute;visibility:visible;mso-wrap-style:square" from="2648,514" to="2709,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" strokeweight=".007mm"/>
                <v:line id="Line 165" o:spid="_x0000_s1095" style="position:absolute;visibility:visible;mso-wrap-style:square" from="2710,514" to="2710,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" strokeweight=".007mm"/>
                <v:line id="Line 164" o:spid="_x0000_s1096" style="position:absolute;visibility:visible;mso-wrap-style:square" from="8997,514" to="8997,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" strokeweight=".007mm"/>
                <v:line id="Line 163" o:spid="_x0000_s1097" style="position:absolute;visibility:visible;mso-wrap-style:square" from="8931,514" to="893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" strokeweight=".007mm"/>
                <v:line id="Line 162" o:spid="_x0000_s1098" style="position:absolute;visibility:visible;mso-wrap-style:square" from="2648,168" to="2709,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" strokeweight=".007mm"/>
                <v:line id="Line 161" o:spid="_x0000_s1099" style="position:absolute;visibility:visible;mso-wrap-style:square" from="2710,169" to="2710,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" strokeweight=".007mm"/>
                <v:line id="Line 160" o:spid="_x0000_s1100" style="position:absolute;visibility:visible;mso-wrap-style:square" from="8997,168" to="8997,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" strokeweight=".007mm"/>
                <v:line id="Line 159" o:spid="_x0000_s1101" style="position:absolute;visibility:visible;mso-wrap-style:square" from="8931,169" to="893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" strokeweight=".007mm"/>
                <v:shape id="AutoShape 158" o:spid="_x0000_s1102" style="position:absolute;left:21435;top:-130336;width:260800;height:125380;visibility:visible;mso-wrap-style:square;v-text-anchor:top" coordsize="260800,12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" path="m-18787,130168r6349,m-18787,133220r6349,e" filled="f" strokeweight=".007mm">
                  <v:path arrowok="t" o:connecttype="custom" o:connectlocs="-18787,-168;-12438,-168;-18787,2884;-12438,2884" o:connectangles="0,0,0,0"/>
                </v:shape>
                <v:shape id="Picture 157" o:spid="_x0000_s1103" type="#_x0000_t75" style="position:absolute;left:2644;top:82;width:6361;height: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">
                  <v:imagedata r:id="rId213" o:title=""/>
                </v:shape>
                <v:shape id="Text Box 156" o:spid="_x0000_s1104" type="#_x0000_t202" style="position:absolute;left:3704;top:-68;width:1142;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" filled="f" stroked="f">
                  <v:textbox inset="0,0,0,0">
                    <w:txbxContent>
                      <w:p w14:paraId="03BC29D9" w14:textId="77777777" w:rsidR="003D49A1" w:rsidRDefault="003D49A1">
                        <w:pPr>
                          <w:spacing w:line="164" w:lineRule="exact"/>
                          <w:rPr>
                            <w:rFonts w:ascii="Calibri"/>
                            <w:sz w:val="16"/>
                          </w:rPr>
                        </w:pPr>
                        <w:r>
                          <w:rPr>
                            <w:rFonts w:ascii="Calibri"/>
                            <w:sz w:val="16"/>
                          </w:rPr>
                          <w:t>Select Command</w:t>
                        </w:r>
                      </w:p>
                    </w:txbxContent>
                  </v:textbox>
                </v:shape>
                <v:shape id="Text Box 155" o:spid="_x0000_s1105" type="#_x0000_t202" style="position:absolute;left:5451;top:-68;width:2466;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20E2B0DB" w14:textId="77777777" w:rsidR="003D49A1" w:rsidRDefault="003D49A1">
                        <w:pPr>
                          <w:spacing w:line="181" w:lineRule="exact"/>
                          <w:rPr>
                            <w:rFonts w:ascii="Calibri"/>
                            <w:sz w:val="16"/>
                          </w:rPr>
                        </w:pPr>
                        <w:r>
                          <w:rPr>
                            <w:rFonts w:ascii="Calibri"/>
                            <w:w w:val="105"/>
                            <w:position w:val="2"/>
                            <w:sz w:val="16"/>
                          </w:rPr>
                          <w:t xml:space="preserve">Switch Command  </w:t>
                        </w:r>
                        <w:r>
                          <w:rPr>
                            <w:rFonts w:ascii="Calibri"/>
                            <w:w w:val="105"/>
                            <w:sz w:val="16"/>
                          </w:rPr>
                          <w:t>Query Command</w:t>
                        </w:r>
                      </w:p>
                    </w:txbxContent>
                  </v:textbox>
                </v:shape>
                <v:shape id="Text Box 154" o:spid="_x0000_s1106" type="#_x0000_t202" style="position:absolute;left:8077;top:593;width:666;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3D77C6F4" w14:textId="77777777" w:rsidR="003D49A1" w:rsidRDefault="003D49A1">
                        <w:pPr>
                          <w:spacing w:line="164" w:lineRule="exact"/>
                          <w:rPr>
                            <w:rFonts w:ascii="Calibri"/>
                            <w:sz w:val="16"/>
                          </w:rPr>
                        </w:pPr>
                        <w:r>
                          <w:rPr>
                            <w:rFonts w:ascii="Calibri"/>
                            <w:w w:val="105"/>
                            <w:sz w:val="16"/>
                          </w:rPr>
                          <w:t>Tag Reply</w:t>
                        </w:r>
                      </w:p>
                    </w:txbxContent>
                  </v:textbox>
                </v:shape>
                <w10:wrap anchorx="page"/>
              </v:group>
            </w:pict>
          </mc:Fallback>
        </mc:AlternateContent>
      </w:r>
      <w:r w:rsidR="00E142A3">
        <w:rPr>
          <w:rFonts w:ascii="Calibri"/>
          <w:w w:val="105"/>
          <w:sz w:val="16"/>
        </w:rPr>
        <w:t>0.8</w:t>
      </w:r>
    </w:p>
    <w:p w14:paraId="77B4F98C" w14:textId="77777777" w:rsidR="0092676A" w:rsidRDefault="0092676A">
      <w:pPr>
        <w:pStyle w:val="BodyText"/>
        <w:spacing w:before="3"/>
        <w:rPr>
          <w:rFonts w:ascii="Calibri"/>
          <w:sz w:val="12"/>
        </w:rPr>
      </w:pPr>
    </w:p>
    <w:p w14:paraId="74D679E0" w14:textId="77777777" w:rsidR="0092676A" w:rsidRDefault="00E142A3">
      <w:pPr>
        <w:ind w:left="806"/>
        <w:rPr>
          <w:rFonts w:ascii="Calibri"/>
          <w:sz w:val="16"/>
        </w:rPr>
      </w:pPr>
      <w:r>
        <w:rPr>
          <w:rFonts w:ascii="Calibri"/>
          <w:w w:val="105"/>
          <w:sz w:val="16"/>
        </w:rPr>
        <w:t>0.7</w:t>
      </w:r>
    </w:p>
    <w:p w14:paraId="630E76B1" w14:textId="77777777" w:rsidR="0092676A" w:rsidRDefault="0092676A">
      <w:pPr>
        <w:pStyle w:val="BodyText"/>
        <w:spacing w:before="10"/>
        <w:rPr>
          <w:rFonts w:ascii="Calibri"/>
          <w:sz w:val="11"/>
        </w:rPr>
      </w:pPr>
    </w:p>
    <w:p w14:paraId="3CEC48EE" w14:textId="77777777" w:rsidR="0092676A" w:rsidRDefault="00AC2220">
      <w:pPr>
        <w:ind w:left="806"/>
        <w:rPr>
          <w:rFonts w:ascii="Calibri"/>
          <w:sz w:val="16"/>
        </w:rPr>
      </w:pPr>
      <w:r>
        <w:rPr>
          <w:noProof/>
        </w:rPr>
        <mc:AlternateContent>
          <mc:Choice Requires="wps">
            <w:drawing>
              <wp:anchor distT="0" distB="0" distL="114300" distR="114300" simplePos="0" relativeHeight="2632" behindDoc="0" locked="0" layoutInCell="1" allowOverlap="1" wp14:anchorId="236B9234" wp14:editId="70D4A74F">
                <wp:simplePos x="0" y="0"/>
                <wp:positionH relativeFrom="page">
                  <wp:posOffset>1386840</wp:posOffset>
                </wp:positionH>
                <wp:positionV relativeFrom="paragraph">
                  <wp:posOffset>116840</wp:posOffset>
                </wp:positionV>
                <wp:extent cx="142875" cy="524510"/>
                <wp:effectExtent l="0" t="2540" r="3810" b="0"/>
                <wp:wrapNone/>
                <wp:docPr id="180"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E26C5" w14:textId="77777777" w:rsidR="003D49A1" w:rsidRDefault="003D49A1">
                            <w:pPr>
                              <w:spacing w:line="215" w:lineRule="exact"/>
                              <w:ind w:left="20"/>
                              <w:rPr>
                                <w:rFonts w:ascii="Calibri"/>
                                <w:sz w:val="18"/>
                              </w:rPr>
                            </w:pPr>
                            <w:r>
                              <w:rPr>
                                <w:rFonts w:ascii="Calibri"/>
                                <w:spacing w:val="-1"/>
                                <w:w w:val="102"/>
                                <w:sz w:val="18"/>
                              </w:rPr>
                              <w:t>Am</w:t>
                            </w:r>
                            <w:r>
                              <w:rPr>
                                <w:rFonts w:ascii="Calibri"/>
                                <w:spacing w:val="1"/>
                                <w:w w:val="102"/>
                                <w:sz w:val="18"/>
                              </w:rPr>
                              <w:t>p</w:t>
                            </w:r>
                            <w:r>
                              <w:rPr>
                                <w:rFonts w:ascii="Calibri"/>
                                <w:spacing w:val="-2"/>
                                <w:w w:val="102"/>
                                <w:sz w:val="18"/>
                              </w:rPr>
                              <w:t>li</w:t>
                            </w:r>
                            <w:r>
                              <w:rPr>
                                <w:rFonts w:ascii="Calibri"/>
                                <w:spacing w:val="-1"/>
                                <w:w w:val="102"/>
                                <w:sz w:val="18"/>
                              </w:rPr>
                              <w:t>t</w:t>
                            </w:r>
                            <w:r>
                              <w:rPr>
                                <w:rFonts w:ascii="Calibri"/>
                                <w:spacing w:val="1"/>
                                <w:w w:val="102"/>
                                <w:sz w:val="18"/>
                              </w:rPr>
                              <w:t>ud</w:t>
                            </w:r>
                            <w:r>
                              <w:rPr>
                                <w:rFonts w:ascii="Calibri"/>
                                <w:w w:val="102"/>
                                <w:sz w:val="18"/>
                              </w:rPr>
                              <w:t>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B9234" id="Text Box 152" o:spid="_x0000_s1107" type="#_x0000_t202" style="position:absolute;left:0;text-align:left;margin-left:109.2pt;margin-top:9.2pt;width:11.25pt;height:41.3pt;z-index:2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" filled="f" stroked="f">
                <v:textbox style="layout-flow:vertical;mso-layout-flow-alt:bottom-to-top" inset="0,0,0,0">
                  <w:txbxContent>
                    <w:p w14:paraId="3D8E26C5" w14:textId="77777777" w:rsidR="003D49A1" w:rsidRDefault="003D49A1">
                      <w:pPr>
                        <w:spacing w:line="215" w:lineRule="exact"/>
                        <w:ind w:left="20"/>
                        <w:rPr>
                          <w:rFonts w:ascii="Calibri"/>
                          <w:sz w:val="18"/>
                        </w:rPr>
                      </w:pPr>
                      <w:r>
                        <w:rPr>
                          <w:rFonts w:ascii="Calibri"/>
                          <w:spacing w:val="-1"/>
                          <w:w w:val="102"/>
                          <w:sz w:val="18"/>
                        </w:rPr>
                        <w:t>Am</w:t>
                      </w:r>
                      <w:r>
                        <w:rPr>
                          <w:rFonts w:ascii="Calibri"/>
                          <w:spacing w:val="1"/>
                          <w:w w:val="102"/>
                          <w:sz w:val="18"/>
                        </w:rPr>
                        <w:t>p</w:t>
                      </w:r>
                      <w:r>
                        <w:rPr>
                          <w:rFonts w:ascii="Calibri"/>
                          <w:spacing w:val="-2"/>
                          <w:w w:val="102"/>
                          <w:sz w:val="18"/>
                        </w:rPr>
                        <w:t>li</w:t>
                      </w:r>
                      <w:r>
                        <w:rPr>
                          <w:rFonts w:ascii="Calibri"/>
                          <w:spacing w:val="-1"/>
                          <w:w w:val="102"/>
                          <w:sz w:val="18"/>
                        </w:rPr>
                        <w:t>t</w:t>
                      </w:r>
                      <w:r>
                        <w:rPr>
                          <w:rFonts w:ascii="Calibri"/>
                          <w:spacing w:val="1"/>
                          <w:w w:val="102"/>
                          <w:sz w:val="18"/>
                        </w:rPr>
                        <w:t>ud</w:t>
                      </w:r>
                      <w:r>
                        <w:rPr>
                          <w:rFonts w:ascii="Calibri"/>
                          <w:w w:val="102"/>
                          <w:sz w:val="18"/>
                        </w:rPr>
                        <w:t>e</w:t>
                      </w:r>
                    </w:p>
                  </w:txbxContent>
                </v:textbox>
                <w10:wrap anchorx="page"/>
              </v:shape>
            </w:pict>
          </mc:Fallback>
        </mc:AlternateContent>
      </w:r>
      <w:r w:rsidR="00E142A3">
        <w:rPr>
          <w:rFonts w:ascii="Calibri"/>
          <w:w w:val="105"/>
          <w:sz w:val="16"/>
        </w:rPr>
        <w:t>0.6</w:t>
      </w:r>
    </w:p>
    <w:p w14:paraId="4FB6AA20" w14:textId="77777777" w:rsidR="0092676A" w:rsidRDefault="0092676A">
      <w:pPr>
        <w:pStyle w:val="BodyText"/>
        <w:spacing w:before="2"/>
        <w:rPr>
          <w:rFonts w:ascii="Calibri"/>
          <w:sz w:val="12"/>
        </w:rPr>
      </w:pPr>
    </w:p>
    <w:p w14:paraId="2DA97B65" w14:textId="77777777" w:rsidR="0092676A" w:rsidRDefault="00E142A3">
      <w:pPr>
        <w:ind w:left="806"/>
        <w:rPr>
          <w:rFonts w:ascii="Calibri"/>
          <w:sz w:val="16"/>
        </w:rPr>
      </w:pPr>
      <w:r>
        <w:rPr>
          <w:rFonts w:ascii="Calibri"/>
          <w:w w:val="105"/>
          <w:sz w:val="16"/>
        </w:rPr>
        <w:t>0.5</w:t>
      </w:r>
    </w:p>
    <w:p w14:paraId="59EFAF80" w14:textId="77777777" w:rsidR="0092676A" w:rsidRDefault="0092676A">
      <w:pPr>
        <w:pStyle w:val="BodyText"/>
        <w:spacing w:before="2"/>
        <w:rPr>
          <w:rFonts w:ascii="Calibri"/>
          <w:sz w:val="12"/>
        </w:rPr>
      </w:pPr>
    </w:p>
    <w:p w14:paraId="5B2CAB39" w14:textId="77777777" w:rsidR="0092676A" w:rsidRDefault="00E142A3">
      <w:pPr>
        <w:ind w:left="806"/>
        <w:rPr>
          <w:rFonts w:ascii="Calibri"/>
          <w:sz w:val="16"/>
        </w:rPr>
      </w:pPr>
      <w:r>
        <w:rPr>
          <w:rFonts w:ascii="Calibri"/>
          <w:w w:val="105"/>
          <w:sz w:val="16"/>
        </w:rPr>
        <w:t>0.4</w:t>
      </w:r>
    </w:p>
    <w:p w14:paraId="5BB18EDC" w14:textId="77777777" w:rsidR="0092676A" w:rsidRDefault="0092676A">
      <w:pPr>
        <w:pStyle w:val="BodyText"/>
        <w:spacing w:before="11"/>
        <w:rPr>
          <w:rFonts w:ascii="Calibri"/>
          <w:sz w:val="11"/>
        </w:rPr>
      </w:pPr>
    </w:p>
    <w:p w14:paraId="45C27001" w14:textId="77777777" w:rsidR="0092676A" w:rsidRDefault="00E142A3">
      <w:pPr>
        <w:ind w:left="806"/>
        <w:rPr>
          <w:rFonts w:ascii="Calibri"/>
          <w:sz w:val="16"/>
        </w:rPr>
      </w:pPr>
      <w:r>
        <w:rPr>
          <w:rFonts w:ascii="Calibri"/>
          <w:w w:val="105"/>
          <w:sz w:val="16"/>
        </w:rPr>
        <w:t>0.3</w:t>
      </w:r>
    </w:p>
    <w:p w14:paraId="4F4FA749" w14:textId="77777777" w:rsidR="0092676A" w:rsidRDefault="0092676A">
      <w:pPr>
        <w:pStyle w:val="BodyText"/>
        <w:spacing w:before="2"/>
        <w:rPr>
          <w:rFonts w:ascii="Calibri"/>
          <w:sz w:val="12"/>
        </w:rPr>
      </w:pPr>
    </w:p>
    <w:p w14:paraId="3DD17BF4" w14:textId="77777777" w:rsidR="0092676A" w:rsidRDefault="00E142A3">
      <w:pPr>
        <w:ind w:left="806"/>
        <w:rPr>
          <w:rFonts w:ascii="Calibri"/>
          <w:sz w:val="16"/>
        </w:rPr>
      </w:pPr>
      <w:r>
        <w:rPr>
          <w:rFonts w:ascii="Calibri"/>
          <w:w w:val="105"/>
          <w:sz w:val="16"/>
        </w:rPr>
        <w:t>0.2</w:t>
      </w:r>
    </w:p>
    <w:p w14:paraId="288D10B7" w14:textId="77777777" w:rsidR="0092676A" w:rsidRDefault="0092676A">
      <w:pPr>
        <w:pStyle w:val="BodyText"/>
        <w:spacing w:before="2"/>
        <w:rPr>
          <w:rFonts w:ascii="Calibri"/>
          <w:sz w:val="12"/>
        </w:rPr>
      </w:pPr>
    </w:p>
    <w:p w14:paraId="46C7047D" w14:textId="77777777" w:rsidR="0092676A" w:rsidRDefault="00E142A3">
      <w:pPr>
        <w:ind w:left="806"/>
        <w:rPr>
          <w:rFonts w:ascii="Calibri"/>
          <w:sz w:val="16"/>
        </w:rPr>
      </w:pPr>
      <w:r>
        <w:rPr>
          <w:rFonts w:ascii="Calibri"/>
          <w:w w:val="105"/>
          <w:sz w:val="16"/>
        </w:rPr>
        <w:t>0.1</w:t>
      </w:r>
    </w:p>
    <w:p w14:paraId="5C03F83D" w14:textId="77777777" w:rsidR="0092676A" w:rsidRDefault="0092676A">
      <w:pPr>
        <w:pStyle w:val="BodyText"/>
        <w:spacing w:before="6"/>
        <w:rPr>
          <w:rFonts w:ascii="Calibri"/>
          <w:sz w:val="11"/>
        </w:rPr>
      </w:pPr>
    </w:p>
    <w:p w14:paraId="1F572B48" w14:textId="77777777" w:rsidR="0092676A" w:rsidRDefault="00E142A3">
      <w:pPr>
        <w:tabs>
          <w:tab w:val="left" w:pos="1915"/>
          <w:tab w:val="left" w:pos="3029"/>
          <w:tab w:val="left" w:pos="4147"/>
          <w:tab w:val="left" w:pos="5260"/>
          <w:tab w:val="left" w:pos="6378"/>
          <w:tab w:val="left" w:pos="7151"/>
        </w:tabs>
        <w:spacing w:before="78" w:line="169" w:lineRule="exact"/>
        <w:ind w:left="802"/>
        <w:rPr>
          <w:rFonts w:ascii="Calibri"/>
          <w:sz w:val="16"/>
        </w:rPr>
      </w:pPr>
      <w:r>
        <w:rPr>
          <w:rFonts w:ascii="Calibri"/>
          <w:w w:val="105"/>
          <w:sz w:val="16"/>
        </w:rPr>
        <w:t>3.0888</w:t>
      </w:r>
      <w:r>
        <w:rPr>
          <w:rFonts w:ascii="Calibri"/>
          <w:w w:val="105"/>
          <w:sz w:val="16"/>
        </w:rPr>
        <w:tab/>
        <w:t>3.0918</w:t>
      </w:r>
      <w:r>
        <w:rPr>
          <w:rFonts w:ascii="Calibri"/>
          <w:w w:val="105"/>
          <w:sz w:val="16"/>
        </w:rPr>
        <w:tab/>
        <w:t>3.0948</w:t>
      </w:r>
      <w:r>
        <w:rPr>
          <w:rFonts w:ascii="Calibri"/>
          <w:w w:val="105"/>
          <w:sz w:val="16"/>
        </w:rPr>
        <w:tab/>
        <w:t>3.0978</w:t>
      </w:r>
      <w:r>
        <w:rPr>
          <w:rFonts w:ascii="Calibri"/>
          <w:w w:val="105"/>
          <w:sz w:val="16"/>
        </w:rPr>
        <w:tab/>
        <w:t>3.1008</w:t>
      </w:r>
      <w:r>
        <w:rPr>
          <w:rFonts w:ascii="Calibri"/>
          <w:w w:val="105"/>
          <w:sz w:val="16"/>
        </w:rPr>
        <w:tab/>
        <w:t>3.1038</w:t>
      </w:r>
      <w:r>
        <w:rPr>
          <w:rFonts w:ascii="Calibri"/>
          <w:w w:val="105"/>
          <w:sz w:val="16"/>
        </w:rPr>
        <w:tab/>
        <w:t>3.1059</w:t>
      </w:r>
    </w:p>
    <w:p w14:paraId="6E242AF1" w14:textId="77777777" w:rsidR="0092676A" w:rsidRDefault="0092676A">
      <w:pPr>
        <w:spacing w:line="169" w:lineRule="exact"/>
        <w:rPr>
          <w:rFonts w:ascii="Calibri"/>
          <w:sz w:val="16"/>
        </w:rPr>
        <w:sectPr w:rsidR="0092676A">
          <w:pgSz w:w="11910" w:h="16840"/>
          <w:pgMar w:top="1920" w:right="0" w:bottom="280" w:left="1620" w:header="1603" w:footer="0" w:gutter="0"/>
          <w:cols w:space="720"/>
        </w:sectPr>
      </w:pPr>
    </w:p>
    <w:p w14:paraId="7C904BD2" w14:textId="77777777" w:rsidR="0092676A" w:rsidRDefault="00E142A3">
      <w:pPr>
        <w:spacing w:line="195" w:lineRule="exact"/>
        <w:ind w:left="3456"/>
        <w:rPr>
          <w:rFonts w:ascii="Calibri"/>
          <w:sz w:val="18"/>
        </w:rPr>
      </w:pPr>
      <w:r>
        <w:rPr>
          <w:rFonts w:ascii="Calibri"/>
          <w:w w:val="105"/>
          <w:sz w:val="18"/>
        </w:rPr>
        <w:t>Number of samples</w:t>
      </w:r>
    </w:p>
    <w:p w14:paraId="46B9A343" w14:textId="77777777" w:rsidR="0092676A" w:rsidRDefault="00E142A3">
      <w:pPr>
        <w:pStyle w:val="ListParagraph"/>
        <w:numPr>
          <w:ilvl w:val="2"/>
          <w:numId w:val="1"/>
        </w:numPr>
        <w:tabs>
          <w:tab w:val="left" w:pos="2385"/>
        </w:tabs>
        <w:spacing w:before="34"/>
        <w:rPr>
          <w:rFonts w:ascii="Arial Unicode MS"/>
          <w:sz w:val="20"/>
        </w:rPr>
      </w:pPr>
      <w:r>
        <w:rPr>
          <w:rFonts w:ascii="Arial Unicode MS"/>
          <w:sz w:val="20"/>
        </w:rPr>
        <w:t>Proposed reader to tag communication</w:t>
      </w:r>
      <w:r>
        <w:rPr>
          <w:rFonts w:ascii="Arial Unicode MS"/>
          <w:spacing w:val="-38"/>
          <w:sz w:val="20"/>
        </w:rPr>
        <w:t xml:space="preserve"> </w:t>
      </w:r>
      <w:r>
        <w:rPr>
          <w:rFonts w:ascii="Arial Unicode MS"/>
          <w:sz w:val="20"/>
        </w:rPr>
        <w:t>link</w:t>
      </w:r>
    </w:p>
    <w:p w14:paraId="5AB91170" w14:textId="77777777" w:rsidR="0092676A" w:rsidRDefault="00E142A3">
      <w:pPr>
        <w:spacing w:before="8" w:line="98" w:lineRule="exact"/>
        <w:ind w:left="1109"/>
        <w:rPr>
          <w:rFonts w:ascii="Calibri"/>
          <w:sz w:val="11"/>
        </w:rPr>
      </w:pPr>
      <w:r>
        <w:br w:type="column"/>
      </w:r>
      <w:r>
        <w:rPr>
          <w:rFonts w:ascii="Calibri"/>
          <w:sz w:val="11"/>
        </w:rPr>
        <w:t>6</w:t>
      </w:r>
    </w:p>
    <w:p w14:paraId="08DED633" w14:textId="77777777" w:rsidR="0092676A" w:rsidRDefault="00E142A3">
      <w:pPr>
        <w:spacing w:line="159" w:lineRule="exact"/>
        <w:ind w:left="838"/>
        <w:rPr>
          <w:rFonts w:ascii="Calibri"/>
          <w:sz w:val="16"/>
        </w:rPr>
      </w:pPr>
      <w:r>
        <w:rPr>
          <w:rFonts w:ascii="Calibri"/>
          <w:w w:val="105"/>
          <w:sz w:val="16"/>
        </w:rPr>
        <w:t>x 10</w:t>
      </w:r>
    </w:p>
    <w:p w14:paraId="67CC1434" w14:textId="77777777" w:rsidR="0092676A" w:rsidRDefault="0092676A">
      <w:pPr>
        <w:spacing w:line="159" w:lineRule="exact"/>
        <w:rPr>
          <w:rFonts w:ascii="Calibri"/>
          <w:sz w:val="16"/>
        </w:rPr>
        <w:sectPr w:rsidR="0092676A">
          <w:type w:val="continuous"/>
          <w:pgSz w:w="11910" w:h="16840"/>
          <w:pgMar w:top="1580" w:right="0" w:bottom="280" w:left="1620" w:header="720" w:footer="720" w:gutter="0"/>
          <w:cols w:num="2" w:space="720" w:equalWidth="0">
            <w:col w:w="6171" w:space="40"/>
            <w:col w:w="4079"/>
          </w:cols>
        </w:sectPr>
      </w:pPr>
    </w:p>
    <w:p w14:paraId="1B2FF924" w14:textId="77777777" w:rsidR="0092676A" w:rsidRDefault="0092676A">
      <w:pPr>
        <w:pStyle w:val="BodyText"/>
        <w:rPr>
          <w:rFonts w:ascii="Calibri"/>
          <w:sz w:val="20"/>
        </w:rPr>
      </w:pPr>
    </w:p>
    <w:p w14:paraId="1A75A349" w14:textId="77777777" w:rsidR="0092676A" w:rsidRDefault="0092676A">
      <w:pPr>
        <w:pStyle w:val="BodyText"/>
        <w:spacing w:before="10"/>
        <w:rPr>
          <w:rFonts w:ascii="Calibri"/>
          <w:sz w:val="19"/>
        </w:rPr>
      </w:pPr>
    </w:p>
    <w:p w14:paraId="2E05ECC1" w14:textId="77777777" w:rsidR="0092676A" w:rsidRDefault="00AC2220">
      <w:pPr>
        <w:spacing w:before="110"/>
        <w:ind w:left="958"/>
        <w:rPr>
          <w:rFonts w:ascii="Calibri"/>
          <w:sz w:val="16"/>
        </w:rPr>
      </w:pPr>
      <w:r>
        <w:rPr>
          <w:noProof/>
        </w:rPr>
        <mc:AlternateContent>
          <mc:Choice Requires="wpg">
            <w:drawing>
              <wp:anchor distT="0" distB="0" distL="114300" distR="114300" simplePos="0" relativeHeight="2584" behindDoc="0" locked="0" layoutInCell="1" allowOverlap="1" wp14:anchorId="29237A69" wp14:editId="511BD999">
                <wp:simplePos x="0" y="0"/>
                <wp:positionH relativeFrom="page">
                  <wp:posOffset>1827530</wp:posOffset>
                </wp:positionH>
                <wp:positionV relativeFrom="paragraph">
                  <wp:posOffset>-53340</wp:posOffset>
                </wp:positionV>
                <wp:extent cx="3938270" cy="1852930"/>
                <wp:effectExtent l="8255" t="13335" r="6350" b="10160"/>
                <wp:wrapNone/>
                <wp:docPr id="114"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8270" cy="1852930"/>
                          <a:chOff x="2878" y="-84"/>
                          <a:chExt cx="6202" cy="2918"/>
                        </a:xfrm>
                      </wpg:grpSpPr>
                      <wps:wsp>
                        <wps:cNvPr id="115" name="Line 151"/>
                        <wps:cNvCnPr/>
                        <wps:spPr bwMode="auto">
                          <a:xfrm>
                            <a:off x="2882" y="-83"/>
                            <a:ext cx="6189"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 name="Line 150"/>
                        <wps:cNvCnPr/>
                        <wps:spPr bwMode="auto">
                          <a:xfrm>
                            <a:off x="9071" y="-83"/>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Line 149"/>
                        <wps:cNvCnPr/>
                        <wps:spPr bwMode="auto">
                          <a:xfrm>
                            <a:off x="2882" y="2833"/>
                            <a:ext cx="6189"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 name="Line 148"/>
                        <wps:cNvCnPr/>
                        <wps:spPr bwMode="auto">
                          <a:xfrm>
                            <a:off x="9071" y="2834"/>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 name="Line 147"/>
                        <wps:cNvCnPr/>
                        <wps:spPr bwMode="auto">
                          <a:xfrm>
                            <a:off x="9071" y="2833"/>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 name="Line 146"/>
                        <wps:cNvCnPr/>
                        <wps:spPr bwMode="auto">
                          <a:xfrm>
                            <a:off x="9071" y="-83"/>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 name="Line 145"/>
                        <wps:cNvCnPr/>
                        <wps:spPr bwMode="auto">
                          <a:xfrm>
                            <a:off x="2882" y="2833"/>
                            <a:ext cx="6189"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 name="Line 144"/>
                        <wps:cNvCnPr/>
                        <wps:spPr bwMode="auto">
                          <a:xfrm>
                            <a:off x="9071" y="2834"/>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 name="Line 143"/>
                        <wps:cNvCnPr/>
                        <wps:spPr bwMode="auto">
                          <a:xfrm>
                            <a:off x="2882" y="-83"/>
                            <a:ext cx="0" cy="2916"/>
                          </a:xfrm>
                          <a:prstGeom prst="line">
                            <a:avLst/>
                          </a:prstGeom>
                          <a:noFill/>
                          <a:ln w="63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 name="Line 142"/>
                        <wps:cNvCnPr/>
                        <wps:spPr bwMode="auto">
                          <a:xfrm>
                            <a:off x="3301" y="2772"/>
                            <a:ext cx="0" cy="61"/>
                          </a:xfrm>
                          <a:prstGeom prst="line">
                            <a:avLst/>
                          </a:prstGeom>
                          <a:noFill/>
                          <a:ln w="63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 name="Line 141"/>
                        <wps:cNvCnPr/>
                        <wps:spPr bwMode="auto">
                          <a:xfrm>
                            <a:off x="3301" y="-83"/>
                            <a:ext cx="0" cy="66"/>
                          </a:xfrm>
                          <a:prstGeom prst="line">
                            <a:avLst/>
                          </a:prstGeom>
                          <a:noFill/>
                          <a:ln w="63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 name="Line 140"/>
                        <wps:cNvCnPr/>
                        <wps:spPr bwMode="auto">
                          <a:xfrm>
                            <a:off x="3988" y="2772"/>
                            <a:ext cx="0" cy="61"/>
                          </a:xfrm>
                          <a:prstGeom prst="line">
                            <a:avLst/>
                          </a:prstGeom>
                          <a:noFill/>
                          <a:ln w="3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 name="Line 139"/>
                        <wps:cNvCnPr/>
                        <wps:spPr bwMode="auto">
                          <a:xfrm>
                            <a:off x="3988" y="-83"/>
                            <a:ext cx="0" cy="66"/>
                          </a:xfrm>
                          <a:prstGeom prst="line">
                            <a:avLst/>
                          </a:prstGeom>
                          <a:noFill/>
                          <a:ln w="3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 name="Line 138"/>
                        <wps:cNvCnPr/>
                        <wps:spPr bwMode="auto">
                          <a:xfrm>
                            <a:off x="4674" y="2772"/>
                            <a:ext cx="0" cy="61"/>
                          </a:xfrm>
                          <a:prstGeom prst="line">
                            <a:avLst/>
                          </a:prstGeom>
                          <a:noFill/>
                          <a:ln w="6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 name="Line 137"/>
                        <wps:cNvCnPr/>
                        <wps:spPr bwMode="auto">
                          <a:xfrm>
                            <a:off x="4674" y="-83"/>
                            <a:ext cx="0" cy="66"/>
                          </a:xfrm>
                          <a:prstGeom prst="line">
                            <a:avLst/>
                          </a:prstGeom>
                          <a:noFill/>
                          <a:ln w="6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Line 136"/>
                        <wps:cNvCnPr/>
                        <wps:spPr bwMode="auto">
                          <a:xfrm>
                            <a:off x="5360" y="2772"/>
                            <a:ext cx="0" cy="61"/>
                          </a:xfrm>
                          <a:prstGeom prst="line">
                            <a:avLst/>
                          </a:prstGeom>
                          <a:noFill/>
                          <a:ln w="3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 name="Line 135"/>
                        <wps:cNvCnPr/>
                        <wps:spPr bwMode="auto">
                          <a:xfrm>
                            <a:off x="5360" y="-83"/>
                            <a:ext cx="0" cy="66"/>
                          </a:xfrm>
                          <a:prstGeom prst="line">
                            <a:avLst/>
                          </a:prstGeom>
                          <a:noFill/>
                          <a:ln w="3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 name="Line 134"/>
                        <wps:cNvCnPr/>
                        <wps:spPr bwMode="auto">
                          <a:xfrm>
                            <a:off x="6046" y="2772"/>
                            <a:ext cx="0" cy="61"/>
                          </a:xfrm>
                          <a:prstGeom prst="line">
                            <a:avLst/>
                          </a:prstGeom>
                          <a:noFill/>
                          <a:ln w="6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Line 133"/>
                        <wps:cNvCnPr/>
                        <wps:spPr bwMode="auto">
                          <a:xfrm>
                            <a:off x="6046" y="-83"/>
                            <a:ext cx="0" cy="66"/>
                          </a:xfrm>
                          <a:prstGeom prst="line">
                            <a:avLst/>
                          </a:prstGeom>
                          <a:noFill/>
                          <a:ln w="6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 name="Line 132"/>
                        <wps:cNvCnPr/>
                        <wps:spPr bwMode="auto">
                          <a:xfrm>
                            <a:off x="6737" y="2772"/>
                            <a:ext cx="0" cy="61"/>
                          </a:xfrm>
                          <a:prstGeom prst="line">
                            <a:avLst/>
                          </a:prstGeom>
                          <a:noFill/>
                          <a:ln w="63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 name="Line 131"/>
                        <wps:cNvCnPr/>
                        <wps:spPr bwMode="auto">
                          <a:xfrm>
                            <a:off x="6737" y="-83"/>
                            <a:ext cx="0" cy="66"/>
                          </a:xfrm>
                          <a:prstGeom prst="line">
                            <a:avLst/>
                          </a:prstGeom>
                          <a:noFill/>
                          <a:ln w="63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 name="Line 130"/>
                        <wps:cNvCnPr/>
                        <wps:spPr bwMode="auto">
                          <a:xfrm>
                            <a:off x="7423" y="2772"/>
                            <a:ext cx="0" cy="61"/>
                          </a:xfrm>
                          <a:prstGeom prst="line">
                            <a:avLst/>
                          </a:prstGeom>
                          <a:noFill/>
                          <a:ln w="3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Line 129"/>
                        <wps:cNvCnPr/>
                        <wps:spPr bwMode="auto">
                          <a:xfrm>
                            <a:off x="7423" y="-83"/>
                            <a:ext cx="0" cy="66"/>
                          </a:xfrm>
                          <a:prstGeom prst="line">
                            <a:avLst/>
                          </a:prstGeom>
                          <a:noFill/>
                          <a:ln w="3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 name="Line 128"/>
                        <wps:cNvCnPr/>
                        <wps:spPr bwMode="auto">
                          <a:xfrm>
                            <a:off x="8109" y="2772"/>
                            <a:ext cx="0" cy="61"/>
                          </a:xfrm>
                          <a:prstGeom prst="line">
                            <a:avLst/>
                          </a:prstGeom>
                          <a:noFill/>
                          <a:ln w="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 name="Line 127"/>
                        <wps:cNvCnPr/>
                        <wps:spPr bwMode="auto">
                          <a:xfrm>
                            <a:off x="8109" y="-83"/>
                            <a:ext cx="0" cy="66"/>
                          </a:xfrm>
                          <a:prstGeom prst="line">
                            <a:avLst/>
                          </a:prstGeom>
                          <a:noFill/>
                          <a:ln w="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 name="Line 126"/>
                        <wps:cNvCnPr/>
                        <wps:spPr bwMode="auto">
                          <a:xfrm>
                            <a:off x="8796" y="2772"/>
                            <a:ext cx="0" cy="61"/>
                          </a:xfrm>
                          <a:prstGeom prst="line">
                            <a:avLst/>
                          </a:prstGeom>
                          <a:noFill/>
                          <a:ln w="6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 name="Line 125"/>
                        <wps:cNvCnPr/>
                        <wps:spPr bwMode="auto">
                          <a:xfrm>
                            <a:off x="8796" y="-83"/>
                            <a:ext cx="0" cy="66"/>
                          </a:xfrm>
                          <a:prstGeom prst="line">
                            <a:avLst/>
                          </a:prstGeom>
                          <a:noFill/>
                          <a:ln w="6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 name="Line 124"/>
                        <wps:cNvCnPr/>
                        <wps:spPr bwMode="auto">
                          <a:xfrm>
                            <a:off x="2882" y="2821"/>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 name="Line 123"/>
                        <wps:cNvCnPr/>
                        <wps:spPr bwMode="auto">
                          <a:xfrm>
                            <a:off x="2944" y="2821"/>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 name="Line 122"/>
                        <wps:cNvCnPr/>
                        <wps:spPr bwMode="auto">
                          <a:xfrm>
                            <a:off x="9071" y="2821"/>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 name="Line 121"/>
                        <wps:cNvCnPr/>
                        <wps:spPr bwMode="auto">
                          <a:xfrm>
                            <a:off x="9005" y="2821"/>
                            <a:ext cx="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Line 120"/>
                        <wps:cNvCnPr/>
                        <wps:spPr bwMode="auto">
                          <a:xfrm>
                            <a:off x="2882" y="2447"/>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 name="Line 119"/>
                        <wps:cNvCnPr/>
                        <wps:spPr bwMode="auto">
                          <a:xfrm>
                            <a:off x="2944" y="2447"/>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Line 118"/>
                        <wps:cNvCnPr/>
                        <wps:spPr bwMode="auto">
                          <a:xfrm>
                            <a:off x="9071" y="2447"/>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 name="Line 117"/>
                        <wps:cNvCnPr/>
                        <wps:spPr bwMode="auto">
                          <a:xfrm>
                            <a:off x="9005" y="2447"/>
                            <a:ext cx="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 name="Line 116"/>
                        <wps:cNvCnPr/>
                        <wps:spPr bwMode="auto">
                          <a:xfrm>
                            <a:off x="2882" y="2073"/>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 name="Line 115"/>
                        <wps:cNvCnPr/>
                        <wps:spPr bwMode="auto">
                          <a:xfrm>
                            <a:off x="2944" y="2074"/>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 name="Line 114"/>
                        <wps:cNvCnPr/>
                        <wps:spPr bwMode="auto">
                          <a:xfrm>
                            <a:off x="9071" y="2073"/>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 name="Line 113"/>
                        <wps:cNvCnPr/>
                        <wps:spPr bwMode="auto">
                          <a:xfrm>
                            <a:off x="9005" y="2074"/>
                            <a:ext cx="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Line 112"/>
                        <wps:cNvCnPr/>
                        <wps:spPr bwMode="auto">
                          <a:xfrm>
                            <a:off x="2882" y="1700"/>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 name="Line 111"/>
                        <wps:cNvCnPr/>
                        <wps:spPr bwMode="auto">
                          <a:xfrm>
                            <a:off x="2944" y="1700"/>
                            <a:ext cx="0"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Line 110"/>
                        <wps:cNvCnPr/>
                        <wps:spPr bwMode="auto">
                          <a:xfrm>
                            <a:off x="9071" y="1700"/>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 name="Line 109"/>
                        <wps:cNvCnPr/>
                        <wps:spPr bwMode="auto">
                          <a:xfrm>
                            <a:off x="9005" y="1700"/>
                            <a:ext cx="1"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Line 108"/>
                        <wps:cNvCnPr/>
                        <wps:spPr bwMode="auto">
                          <a:xfrm>
                            <a:off x="2882" y="1326"/>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 name="Line 107"/>
                        <wps:cNvCnPr/>
                        <wps:spPr bwMode="auto">
                          <a:xfrm>
                            <a:off x="2944" y="1326"/>
                            <a:ext cx="0"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Line 106"/>
                        <wps:cNvCnPr/>
                        <wps:spPr bwMode="auto">
                          <a:xfrm>
                            <a:off x="9071" y="1326"/>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Line 105"/>
                        <wps:cNvCnPr/>
                        <wps:spPr bwMode="auto">
                          <a:xfrm>
                            <a:off x="9005" y="1326"/>
                            <a:ext cx="1"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 name="Line 104"/>
                        <wps:cNvCnPr/>
                        <wps:spPr bwMode="auto">
                          <a:xfrm>
                            <a:off x="2882" y="952"/>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 name="Line 103"/>
                        <wps:cNvCnPr/>
                        <wps:spPr bwMode="auto">
                          <a:xfrm>
                            <a:off x="2944" y="952"/>
                            <a:ext cx="0"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Line 102"/>
                        <wps:cNvCnPr/>
                        <wps:spPr bwMode="auto">
                          <a:xfrm>
                            <a:off x="9071" y="952"/>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 name="Line 101"/>
                        <wps:cNvCnPr/>
                        <wps:spPr bwMode="auto">
                          <a:xfrm>
                            <a:off x="9005" y="952"/>
                            <a:ext cx="1"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 name="Line 100"/>
                        <wps:cNvCnPr/>
                        <wps:spPr bwMode="auto">
                          <a:xfrm>
                            <a:off x="2882" y="574"/>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7" name="Line 99"/>
                        <wps:cNvCnPr/>
                        <wps:spPr bwMode="auto">
                          <a:xfrm>
                            <a:off x="2944" y="574"/>
                            <a:ext cx="0"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 name="Line 98"/>
                        <wps:cNvCnPr/>
                        <wps:spPr bwMode="auto">
                          <a:xfrm>
                            <a:off x="9071" y="574"/>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 name="Line 97"/>
                        <wps:cNvCnPr/>
                        <wps:spPr bwMode="auto">
                          <a:xfrm>
                            <a:off x="9005" y="574"/>
                            <a:ext cx="1"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 name="Line 96"/>
                        <wps:cNvCnPr/>
                        <wps:spPr bwMode="auto">
                          <a:xfrm>
                            <a:off x="2882" y="200"/>
                            <a:ext cx="61"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1" name="Line 95"/>
                        <wps:cNvCnPr/>
                        <wps:spPr bwMode="auto">
                          <a:xfrm>
                            <a:off x="2944" y="201"/>
                            <a:ext cx="0"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 name="Line 94"/>
                        <wps:cNvCnPr/>
                        <wps:spPr bwMode="auto">
                          <a:xfrm>
                            <a:off x="9071" y="200"/>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 name="Line 93"/>
                        <wps:cNvCnPr/>
                        <wps:spPr bwMode="auto">
                          <a:xfrm>
                            <a:off x="9005" y="201"/>
                            <a:ext cx="1" cy="0"/>
                          </a:xfrm>
                          <a:prstGeom prst="line">
                            <a:avLst/>
                          </a:prstGeom>
                          <a:noFill/>
                          <a:ln w="2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 name="Line 92"/>
                        <wps:cNvCnPr/>
                        <wps:spPr bwMode="auto">
                          <a:xfrm>
                            <a:off x="2882" y="-83"/>
                            <a:ext cx="6189"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 name="Line 91"/>
                        <wps:cNvCnPr/>
                        <wps:spPr bwMode="auto">
                          <a:xfrm>
                            <a:off x="9071" y="-83"/>
                            <a:ext cx="0" cy="0"/>
                          </a:xfrm>
                          <a:prstGeom prst="line">
                            <a:avLst/>
                          </a:prstGeom>
                          <a:noFill/>
                          <a:ln w="25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6" name="Picture 90"/>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2878" y="-83"/>
                            <a:ext cx="6201" cy="2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Text Box 89"/>
                        <wps:cNvSpPr txBox="1">
                          <a:spLocks noChangeArrowheads="1"/>
                        </wps:cNvSpPr>
                        <wps:spPr bwMode="auto">
                          <a:xfrm>
                            <a:off x="3305" y="65"/>
                            <a:ext cx="413"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2A994" w14:textId="77777777" w:rsidR="003D49A1" w:rsidRDefault="003D49A1">
                              <w:pPr>
                                <w:spacing w:line="185" w:lineRule="exact"/>
                                <w:rPr>
                                  <w:rFonts w:ascii="Calibri"/>
                                  <w:sz w:val="18"/>
                                </w:rPr>
                              </w:pPr>
                              <w:r>
                                <w:rPr>
                                  <w:rFonts w:ascii="Calibri"/>
                                  <w:w w:val="105"/>
                                  <w:sz w:val="18"/>
                                </w:rPr>
                                <w:t>Sync.</w:t>
                              </w:r>
                            </w:p>
                          </w:txbxContent>
                        </wps:txbx>
                        <wps:bodyPr rot="0" vert="horz" wrap="square" lIns="0" tIns="0" rIns="0" bIns="0" anchor="t" anchorCtr="0" upright="1">
                          <a:noAutofit/>
                        </wps:bodyPr>
                      </wps:wsp>
                      <wps:wsp>
                        <wps:cNvPr id="178" name="Text Box 88"/>
                        <wps:cNvSpPr txBox="1">
                          <a:spLocks noChangeArrowheads="1"/>
                        </wps:cNvSpPr>
                        <wps:spPr bwMode="auto">
                          <a:xfrm>
                            <a:off x="4210" y="48"/>
                            <a:ext cx="1793"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DBE28" w14:textId="77777777" w:rsidR="003D49A1" w:rsidRDefault="003D49A1">
                              <w:pPr>
                                <w:tabs>
                                  <w:tab w:val="left" w:pos="1051"/>
                                </w:tabs>
                                <w:spacing w:line="241" w:lineRule="exact"/>
                                <w:rPr>
                                  <w:rFonts w:ascii="Calibri"/>
                                  <w:sz w:val="18"/>
                                </w:rPr>
                              </w:pPr>
                              <w:r>
                                <w:rPr>
                                  <w:rFonts w:ascii="Calibri"/>
                                  <w:w w:val="105"/>
                                  <w:sz w:val="18"/>
                                </w:rPr>
                                <w:t>Pilot</w:t>
                              </w:r>
                              <w:r>
                                <w:rPr>
                                  <w:rFonts w:ascii="Calibri"/>
                                  <w:spacing w:val="-7"/>
                                  <w:w w:val="105"/>
                                  <w:sz w:val="18"/>
                                </w:rPr>
                                <w:t xml:space="preserve"> </w:t>
                              </w:r>
                              <w:r>
                                <w:rPr>
                                  <w:rFonts w:ascii="Calibri"/>
                                  <w:w w:val="105"/>
                                  <w:sz w:val="18"/>
                                </w:rPr>
                                <w:t>(P</w:t>
                              </w:r>
                              <w:r>
                                <w:rPr>
                                  <w:rFonts w:ascii="Calibri"/>
                                  <w:w w:val="105"/>
                                  <w:position w:val="-8"/>
                                  <w:sz w:val="14"/>
                                </w:rPr>
                                <w:t>18</w:t>
                              </w:r>
                              <w:r>
                                <w:rPr>
                                  <w:rFonts w:ascii="Calibri"/>
                                  <w:w w:val="105"/>
                                  <w:sz w:val="18"/>
                                </w:rPr>
                                <w:t>)</w:t>
                              </w:r>
                              <w:r>
                                <w:rPr>
                                  <w:rFonts w:ascii="Calibri"/>
                                  <w:w w:val="105"/>
                                  <w:sz w:val="18"/>
                                </w:rPr>
                                <w:tab/>
                              </w:r>
                              <w:r>
                                <w:rPr>
                                  <w:rFonts w:ascii="Calibri"/>
                                  <w:sz w:val="18"/>
                                </w:rPr>
                                <w:t>Preamble</w:t>
                              </w:r>
                            </w:p>
                          </w:txbxContent>
                        </wps:txbx>
                        <wps:bodyPr rot="0" vert="horz" wrap="square" lIns="0" tIns="0" rIns="0" bIns="0" anchor="t" anchorCtr="0" upright="1">
                          <a:noAutofit/>
                        </wps:bodyPr>
                      </wps:wsp>
                      <wps:wsp>
                        <wps:cNvPr id="179" name="Text Box 87"/>
                        <wps:cNvSpPr txBox="1">
                          <a:spLocks noChangeArrowheads="1"/>
                        </wps:cNvSpPr>
                        <wps:spPr bwMode="auto">
                          <a:xfrm>
                            <a:off x="7152" y="77"/>
                            <a:ext cx="42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1420A" w14:textId="77777777" w:rsidR="003D49A1" w:rsidRDefault="003D49A1">
                              <w:pPr>
                                <w:spacing w:line="185" w:lineRule="exact"/>
                                <w:rPr>
                                  <w:rFonts w:ascii="Calibri"/>
                                  <w:sz w:val="18"/>
                                </w:rPr>
                              </w:pPr>
                              <w:r>
                                <w:rPr>
                                  <w:rFonts w:ascii="Calibri"/>
                                  <w:w w:val="105"/>
                                  <w:sz w:val="18"/>
                                </w:rPr>
                                <w:t>RN16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237A69" id="Group 86" o:spid="_x0000_s1108" style="position:absolute;left:0;text-align:left;margin-left:143.9pt;margin-top:-4.2pt;width:310.1pt;height:145.9pt;z-index:2584;mso-position-horizontal-relative:page;mso-position-vertical-relative:text" coordorigin="2878,-84" coordsize="6202,2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">
                <v:line id="Line 151" o:spid="_x0000_s1109" style="position:absolute;visibility:visible;mso-wrap-style:square" from="2882,-83" to="907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" strokeweight=".007mm"/>
                <v:line id="Line 150" o:spid="_x0000_s1110" style="position:absolute;visibility:visible;mso-wrap-style:square" from="9071,-83" to="907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" strokeweight=".007mm"/>
                <v:line id="Line 149" o:spid="_x0000_s1111" style="position:absolute;visibility:visible;mso-wrap-style:square" from="2882,2833" to="9071,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" strokeweight=".007mm"/>
                <v:line id="Line 148" o:spid="_x0000_s1112" style="position:absolute;visibility:visible;mso-wrap-style:square" from="9071,2834" to="9071,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" strokeweight=".007mm"/>
                <v:line id="Line 147" o:spid="_x0000_s1113" style="position:absolute;visibility:visible;mso-wrap-style:square" from="9071,2833" to="9071,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" strokeweight=".007mm"/>
                <v:line id="Line 146" o:spid="_x0000_s1114" style="position:absolute;visibility:visible;mso-wrap-style:square" from="9071,-83" to="907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" strokeweight=".007mm"/>
                <v:line id="Line 145" o:spid="_x0000_s1115" style="position:absolute;visibility:visible;mso-wrap-style:square" from="2882,2833" to="9071,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" strokeweight=".007mm"/>
                <v:line id="Line 144" o:spid="_x0000_s1116" style="position:absolute;visibility:visible;mso-wrap-style:square" from="9071,2834" to="9071,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" strokeweight=".007mm"/>
                <v:line id="Line 143" o:spid="_x0000_s1117" style="position:absolute;visibility:visible;mso-wrap-style:square" from="2882,-83" to="2882,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" strokeweight=".01753mm"/>
                <v:line id="Line 142" o:spid="_x0000_s1118" style="position:absolute;visibility:visible;mso-wrap-style:square" from="3301,2772" to="3301,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" strokeweight=".01753mm"/>
                <v:line id="Line 141" o:spid="_x0000_s1119" style="position:absolute;visibility:visible;mso-wrap-style:square" from="3301,-83" to="330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" strokeweight=".01753mm"/>
                <v:line id="Line 140" o:spid="_x0000_s1120" style="position:absolute;visibility:visible;mso-wrap-style:square" from="3988,2772" to="3988,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" strokeweight=".0105mm"/>
                <v:line id="Line 139" o:spid="_x0000_s1121" style="position:absolute;visibility:visible;mso-wrap-style:square" from="3988,-83" to="398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" strokeweight=".0105mm"/>
                <v:line id="Line 138" o:spid="_x0000_s1122" style="position:absolute;visibility:visible;mso-wrap-style:square" from="4674,2772" to="4674,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" strokeweight=".01747mm"/>
                <v:line id="Line 137" o:spid="_x0000_s1123" style="position:absolute;visibility:visible;mso-wrap-style:square" from="4674,-83" to="467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" strokeweight=".01747mm"/>
                <v:line id="Line 136" o:spid="_x0000_s1124" style="position:absolute;visibility:visible;mso-wrap-style:square" from="5360,2772" to="5360,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" strokeweight=".0105mm"/>
                <v:line id="Line 135" o:spid="_x0000_s1125" style="position:absolute;visibility:visible;mso-wrap-style:square" from="5360,-83" to="53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" strokeweight=".0105mm"/>
                <v:line id="Line 134" o:spid="_x0000_s1126" style="position:absolute;visibility:visible;mso-wrap-style:square" from="6046,2772" to="6046,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" strokeweight=".01756mm"/>
                <v:line id="Line 133" o:spid="_x0000_s1127" style="position:absolute;visibility:visible;mso-wrap-style:square" from="6046,-83" to="604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" strokeweight=".01756mm"/>
                <v:line id="Line 132" o:spid="_x0000_s1128" style="position:absolute;visibility:visible;mso-wrap-style:square" from="6737,2772" to="6737,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" strokeweight=".01753mm"/>
                <v:line id="Line 131" o:spid="_x0000_s1129" style="position:absolute;visibility:visible;mso-wrap-style:square" from="6737,-83" to="673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" strokeweight=".01753mm"/>
                <v:line id="Line 130" o:spid="_x0000_s1130" style="position:absolute;visibility:visible;mso-wrap-style:square" from="7423,2772" to="7423,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" strokeweight=".0105mm"/>
                <v:line id="Line 129" o:spid="_x0000_s1131" style="position:absolute;visibility:visible;mso-wrap-style:square" from="7423,-83" to="742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" strokeweight=".0105mm"/>
                <v:line id="Line 128" o:spid="_x0000_s1132" style="position:absolute;visibility:visible;mso-wrap-style:square" from="8109,2772" to="8109,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" strokeweight=".0105mm"/>
                <v:line id="Line 127" o:spid="_x0000_s1133" style="position:absolute;visibility:visible;mso-wrap-style:square" from="8109,-83" to="810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" strokeweight=".0105mm"/>
                <v:line id="Line 126" o:spid="_x0000_s1134" style="position:absolute;visibility:visible;mso-wrap-style:square" from="8796,2772" to="8796,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" strokeweight=".01736mm"/>
                <v:line id="Line 125" o:spid="_x0000_s1135" style="position:absolute;visibility:visible;mso-wrap-style:square" from="8796,-83" to="879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" strokeweight=".01736mm"/>
                <v:line id="Line 124" o:spid="_x0000_s1136" style="position:absolute;visibility:visible;mso-wrap-style:square" from="2882,2821" to="2943,2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" strokeweight=".007mm"/>
                <v:line id="Line 123" o:spid="_x0000_s1137" style="position:absolute;visibility:visible;mso-wrap-style:square" from="2944,2821" to="2944,2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" strokeweight=".007mm"/>
                <v:line id="Line 122" o:spid="_x0000_s1138" style="position:absolute;visibility:visible;mso-wrap-style:square" from="9071,2821" to="9071,2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" strokeweight=".007mm"/>
                <v:line id="Line 121" o:spid="_x0000_s1139" style="position:absolute;visibility:visible;mso-wrap-style:square" from="9005,2821" to="9006,2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" strokeweight=".007mm"/>
                <v:line id="Line 120" o:spid="_x0000_s1140" style="position:absolute;visibility:visible;mso-wrap-style:square" from="2882,2447" to="2943,2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" strokeweight=".007mm"/>
                <v:line id="Line 119" o:spid="_x0000_s1141" style="position:absolute;visibility:visible;mso-wrap-style:square" from="2944,2447" to="2944,2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" strokeweight=".007mm"/>
                <v:line id="Line 118" o:spid="_x0000_s1142" style="position:absolute;visibility:visible;mso-wrap-style:square" from="9071,2447" to="9071,2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" strokeweight=".007mm"/>
                <v:line id="Line 117" o:spid="_x0000_s1143" style="position:absolute;visibility:visible;mso-wrap-style:square" from="9005,2447" to="9006,2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" strokeweight=".007mm"/>
                <v:line id="Line 116" o:spid="_x0000_s1144" style="position:absolute;visibility:visible;mso-wrap-style:square" from="2882,2073" to="2943,2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" strokeweight=".007mm"/>
                <v:line id="Line 115" o:spid="_x0000_s1145" style="position:absolute;visibility:visible;mso-wrap-style:square" from="2944,2074" to="2944,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" strokeweight=".007mm"/>
                <v:line id="Line 114" o:spid="_x0000_s1146" style="position:absolute;visibility:visible;mso-wrap-style:square" from="9071,2073" to="9071,2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" strokeweight=".007mm"/>
                <v:line id="Line 113" o:spid="_x0000_s1147" style="position:absolute;visibility:visible;mso-wrap-style:square" from="9005,2074" to="9006,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" strokeweight=".007mm"/>
                <v:line id="Line 112" o:spid="_x0000_s1148" style="position:absolute;visibility:visible;mso-wrap-style:square" from="2882,1700" to="2943,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" strokeweight=".007mm"/>
                <v:line id="Line 111" o:spid="_x0000_s1149" style="position:absolute;visibility:visible;mso-wrap-style:square" from="2944,1700" to="2944,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" strokeweight=".00697mm"/>
                <v:line id="Line 110" o:spid="_x0000_s1150" style="position:absolute;visibility:visible;mso-wrap-style:square" from="9071,1700" to="9071,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" strokeweight=".007mm"/>
                <v:line id="Line 109" o:spid="_x0000_s1151" style="position:absolute;visibility:visible;mso-wrap-style:square" from="9005,1700" to="9006,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" strokeweight=".00697mm"/>
                <v:line id="Line 108" o:spid="_x0000_s1152" style="position:absolute;visibility:visible;mso-wrap-style:square" from="2882,1326" to="2943,1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" strokeweight=".007mm"/>
                <v:line id="Line 107" o:spid="_x0000_s1153" style="position:absolute;visibility:visible;mso-wrap-style:square" from="2944,1326" to="2944,1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" strokeweight=".00697mm"/>
                <v:line id="Line 106" o:spid="_x0000_s1154" style="position:absolute;visibility:visible;mso-wrap-style:square" from="9071,1326" to="9071,1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" strokeweight=".007mm"/>
                <v:line id="Line 105" o:spid="_x0000_s1155" style="position:absolute;visibility:visible;mso-wrap-style:square" from="9005,1326" to="9006,1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" strokeweight=".00697mm"/>
                <v:line id="Line 104" o:spid="_x0000_s1156" style="position:absolute;visibility:visible;mso-wrap-style:square" from="2882,952" to="294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" strokeweight=".007mm"/>
                <v:line id="Line 103" o:spid="_x0000_s1157" style="position:absolute;visibility:visible;mso-wrap-style:square" from="2944,952" to="29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" strokeweight=".00697mm"/>
                <v:line id="Line 102" o:spid="_x0000_s1158" style="position:absolute;visibility:visible;mso-wrap-style:square" from="9071,952" to="9071,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" strokeweight=".007mm"/>
                <v:line id="Line 101" o:spid="_x0000_s1159" style="position:absolute;visibility:visible;mso-wrap-style:square" from="9005,952" to="9006,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" strokeweight=".00697mm"/>
                <v:line id="Line 100" o:spid="_x0000_s1160" style="position:absolute;visibility:visible;mso-wrap-style:square" from="2882,574" to="2943,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" strokeweight=".007mm"/>
                <v:line id="Line 99" o:spid="_x0000_s1161" style="position:absolute;visibility:visible;mso-wrap-style:square" from="2944,574" to="294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" strokeweight=".00697mm"/>
                <v:line id="Line 98" o:spid="_x0000_s1162" style="position:absolute;visibility:visible;mso-wrap-style:square" from="9071,574" to="907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" strokeweight=".007mm"/>
                <v:line id="Line 97" o:spid="_x0000_s1163" style="position:absolute;visibility:visible;mso-wrap-style:square" from="9005,574" to="900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" strokeweight=".00697mm"/>
                <v:line id="Line 96" o:spid="_x0000_s1164" style="position:absolute;visibility:visible;mso-wrap-style:square" from="2882,200" to="294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" strokeweight=".007mm"/>
                <v:line id="Line 95" o:spid="_x0000_s1165" style="position:absolute;visibility:visible;mso-wrap-style:square" from="2944,201" to="2944,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" strokeweight=".00697mm"/>
                <v:line id="Line 94" o:spid="_x0000_s1166" style="position:absolute;visibility:visible;mso-wrap-style:square" from="9071,200" to="907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" strokeweight=".007mm"/>
                <v:line id="Line 93" o:spid="_x0000_s1167" style="position:absolute;visibility:visible;mso-wrap-style:square" from="9005,201" to="900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" strokeweight=".00697mm"/>
                <v:line id="Line 92" o:spid="_x0000_s1168" style="position:absolute;visibility:visible;mso-wrap-style:square" from="2882,-83" to="907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" strokeweight=".007mm"/>
                <v:line id="Line 91" o:spid="_x0000_s1169" style="position:absolute;visibility:visible;mso-wrap-style:square" from="9071,-83" to="907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" strokeweight=".007mm"/>
                <v:shape id="Picture 90" o:spid="_x0000_s1170" type="#_x0000_t75" style="position:absolute;left:2878;top:-83;width:6201;height:2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">
                  <v:imagedata r:id="rId215" o:title=""/>
                </v:shape>
                <v:shape id="Text Box 89" o:spid="_x0000_s1171" type="#_x0000_t202" style="position:absolute;left:3305;top:65;width:413;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60B2A994" w14:textId="77777777" w:rsidR="003D49A1" w:rsidRDefault="003D49A1">
                        <w:pPr>
                          <w:spacing w:line="185" w:lineRule="exact"/>
                          <w:rPr>
                            <w:rFonts w:ascii="Calibri"/>
                            <w:sz w:val="18"/>
                          </w:rPr>
                        </w:pPr>
                        <w:r>
                          <w:rPr>
                            <w:rFonts w:ascii="Calibri"/>
                            <w:w w:val="105"/>
                            <w:sz w:val="18"/>
                          </w:rPr>
                          <w:t>Sync.</w:t>
                        </w:r>
                      </w:p>
                    </w:txbxContent>
                  </v:textbox>
                </v:shape>
                <v:shape id="Text Box 88" o:spid="_x0000_s1172" type="#_x0000_t202" style="position:absolute;left:4210;top:48;width:1793;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14CDBE28" w14:textId="77777777" w:rsidR="003D49A1" w:rsidRDefault="003D49A1">
                        <w:pPr>
                          <w:tabs>
                            <w:tab w:val="left" w:pos="1051"/>
                          </w:tabs>
                          <w:spacing w:line="241" w:lineRule="exact"/>
                          <w:rPr>
                            <w:rFonts w:ascii="Calibri"/>
                            <w:sz w:val="18"/>
                          </w:rPr>
                        </w:pPr>
                        <w:r>
                          <w:rPr>
                            <w:rFonts w:ascii="Calibri"/>
                            <w:w w:val="105"/>
                            <w:sz w:val="18"/>
                          </w:rPr>
                          <w:t>Pilot</w:t>
                        </w:r>
                        <w:r>
                          <w:rPr>
                            <w:rFonts w:ascii="Calibri"/>
                            <w:spacing w:val="-7"/>
                            <w:w w:val="105"/>
                            <w:sz w:val="18"/>
                          </w:rPr>
                          <w:t xml:space="preserve"> </w:t>
                        </w:r>
                        <w:r>
                          <w:rPr>
                            <w:rFonts w:ascii="Calibri"/>
                            <w:w w:val="105"/>
                            <w:sz w:val="18"/>
                          </w:rPr>
                          <w:t>(P</w:t>
                        </w:r>
                        <w:r>
                          <w:rPr>
                            <w:rFonts w:ascii="Calibri"/>
                            <w:w w:val="105"/>
                            <w:position w:val="-8"/>
                            <w:sz w:val="14"/>
                          </w:rPr>
                          <w:t>18</w:t>
                        </w:r>
                        <w:r>
                          <w:rPr>
                            <w:rFonts w:ascii="Calibri"/>
                            <w:w w:val="105"/>
                            <w:sz w:val="18"/>
                          </w:rPr>
                          <w:t>)</w:t>
                        </w:r>
                        <w:r>
                          <w:rPr>
                            <w:rFonts w:ascii="Calibri"/>
                            <w:w w:val="105"/>
                            <w:sz w:val="18"/>
                          </w:rPr>
                          <w:tab/>
                        </w:r>
                        <w:r>
                          <w:rPr>
                            <w:rFonts w:ascii="Calibri"/>
                            <w:sz w:val="18"/>
                          </w:rPr>
                          <w:t>Preamble</w:t>
                        </w:r>
                      </w:p>
                    </w:txbxContent>
                  </v:textbox>
                </v:shape>
                <v:shape id="Text Box 87" o:spid="_x0000_s1173" type="#_x0000_t202" style="position:absolute;left:7152;top:77;width:426;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3311420A" w14:textId="77777777" w:rsidR="003D49A1" w:rsidRDefault="003D49A1">
                        <w:pPr>
                          <w:spacing w:line="185" w:lineRule="exact"/>
                          <w:rPr>
                            <w:rFonts w:ascii="Calibri"/>
                            <w:sz w:val="18"/>
                          </w:rPr>
                        </w:pPr>
                        <w:r>
                          <w:rPr>
                            <w:rFonts w:ascii="Calibri"/>
                            <w:w w:val="105"/>
                            <w:sz w:val="18"/>
                          </w:rPr>
                          <w:t>RN16</w:t>
                        </w:r>
                      </w:p>
                    </w:txbxContent>
                  </v:textbox>
                </v:shape>
                <w10:wrap anchorx="page"/>
              </v:group>
            </w:pict>
          </mc:Fallback>
        </mc:AlternateContent>
      </w:r>
      <w:r w:rsidR="00E142A3">
        <w:rPr>
          <w:rFonts w:ascii="Calibri"/>
          <w:w w:val="105"/>
          <w:sz w:val="16"/>
        </w:rPr>
        <w:t>0.79</w:t>
      </w:r>
    </w:p>
    <w:p w14:paraId="34587BA9" w14:textId="77777777" w:rsidR="0092676A" w:rsidRDefault="0092676A">
      <w:pPr>
        <w:pStyle w:val="BodyText"/>
        <w:spacing w:before="7"/>
        <w:rPr>
          <w:rFonts w:ascii="Calibri"/>
          <w:sz w:val="14"/>
        </w:rPr>
      </w:pPr>
    </w:p>
    <w:p w14:paraId="418CCA2D" w14:textId="77777777" w:rsidR="0092676A" w:rsidRDefault="00E142A3">
      <w:pPr>
        <w:ind w:left="875"/>
        <w:rPr>
          <w:rFonts w:ascii="Calibri"/>
          <w:sz w:val="16"/>
        </w:rPr>
      </w:pPr>
      <w:r>
        <w:rPr>
          <w:rFonts w:ascii="Calibri"/>
          <w:w w:val="105"/>
          <w:sz w:val="16"/>
        </w:rPr>
        <w:t>0.788</w:t>
      </w:r>
    </w:p>
    <w:p w14:paraId="5134FAA3" w14:textId="77777777" w:rsidR="0092676A" w:rsidRDefault="0092676A">
      <w:pPr>
        <w:pStyle w:val="BodyText"/>
        <w:spacing w:before="11"/>
        <w:rPr>
          <w:rFonts w:ascii="Calibri"/>
          <w:sz w:val="14"/>
        </w:rPr>
      </w:pPr>
    </w:p>
    <w:p w14:paraId="78801455" w14:textId="77777777" w:rsidR="0092676A" w:rsidRDefault="00AC2220">
      <w:pPr>
        <w:ind w:left="875"/>
        <w:rPr>
          <w:rFonts w:ascii="Calibri"/>
          <w:sz w:val="16"/>
        </w:rPr>
      </w:pPr>
      <w:r>
        <w:rPr>
          <w:noProof/>
        </w:rPr>
        <mc:AlternateContent>
          <mc:Choice Requires="wps">
            <w:drawing>
              <wp:anchor distT="0" distB="0" distL="114300" distR="114300" simplePos="0" relativeHeight="2608" behindDoc="0" locked="0" layoutInCell="1" allowOverlap="1" wp14:anchorId="3477990D" wp14:editId="6B3752B9">
                <wp:simplePos x="0" y="0"/>
                <wp:positionH relativeFrom="page">
                  <wp:posOffset>1386840</wp:posOffset>
                </wp:positionH>
                <wp:positionV relativeFrom="paragraph">
                  <wp:posOffset>57150</wp:posOffset>
                </wp:positionV>
                <wp:extent cx="142875" cy="524510"/>
                <wp:effectExtent l="0" t="0" r="3810" b="0"/>
                <wp:wrapNone/>
                <wp:docPr id="113"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83164" w14:textId="77777777" w:rsidR="003D49A1" w:rsidRDefault="003D49A1">
                            <w:pPr>
                              <w:spacing w:line="215" w:lineRule="exact"/>
                              <w:ind w:left="20"/>
                              <w:rPr>
                                <w:rFonts w:ascii="Calibri"/>
                                <w:sz w:val="18"/>
                              </w:rPr>
                            </w:pPr>
                            <w:r>
                              <w:rPr>
                                <w:rFonts w:ascii="Calibri"/>
                                <w:spacing w:val="-1"/>
                                <w:w w:val="102"/>
                                <w:sz w:val="18"/>
                              </w:rPr>
                              <w:t>A</w:t>
                            </w:r>
                            <w:r>
                              <w:rPr>
                                <w:rFonts w:ascii="Calibri"/>
                                <w:w w:val="102"/>
                                <w:sz w:val="18"/>
                              </w:rPr>
                              <w:t>m</w:t>
                            </w:r>
                            <w:r>
                              <w:rPr>
                                <w:rFonts w:ascii="Calibri"/>
                                <w:spacing w:val="1"/>
                                <w:w w:val="102"/>
                                <w:sz w:val="18"/>
                              </w:rPr>
                              <w:t>p</w:t>
                            </w:r>
                            <w:r>
                              <w:rPr>
                                <w:rFonts w:ascii="Calibri"/>
                                <w:spacing w:val="-2"/>
                                <w:w w:val="102"/>
                                <w:sz w:val="18"/>
                              </w:rPr>
                              <w:t>li</w:t>
                            </w:r>
                            <w:r>
                              <w:rPr>
                                <w:rFonts w:ascii="Calibri"/>
                                <w:spacing w:val="-1"/>
                                <w:w w:val="102"/>
                                <w:sz w:val="18"/>
                              </w:rPr>
                              <w:t>t</w:t>
                            </w:r>
                            <w:r>
                              <w:rPr>
                                <w:rFonts w:ascii="Calibri"/>
                                <w:spacing w:val="1"/>
                                <w:w w:val="102"/>
                                <w:sz w:val="18"/>
                              </w:rPr>
                              <w:t>ud</w:t>
                            </w:r>
                            <w:r>
                              <w:rPr>
                                <w:rFonts w:ascii="Calibri"/>
                                <w:w w:val="102"/>
                                <w:sz w:val="18"/>
                              </w:rPr>
                              <w:t>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7990D" id="Text Box 85" o:spid="_x0000_s1174" type="#_x0000_t202" style="position:absolute;left:0;text-align:left;margin-left:109.2pt;margin-top:4.5pt;width:11.25pt;height:41.3pt;z-index: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" filled="f" stroked="f">
                <v:textbox style="layout-flow:vertical;mso-layout-flow-alt:bottom-to-top" inset="0,0,0,0">
                  <w:txbxContent>
                    <w:p w14:paraId="22D83164" w14:textId="77777777" w:rsidR="003D49A1" w:rsidRDefault="003D49A1">
                      <w:pPr>
                        <w:spacing w:line="215" w:lineRule="exact"/>
                        <w:ind w:left="20"/>
                        <w:rPr>
                          <w:rFonts w:ascii="Calibri"/>
                          <w:sz w:val="18"/>
                        </w:rPr>
                      </w:pPr>
                      <w:r>
                        <w:rPr>
                          <w:rFonts w:ascii="Calibri"/>
                          <w:spacing w:val="-1"/>
                          <w:w w:val="102"/>
                          <w:sz w:val="18"/>
                        </w:rPr>
                        <w:t>A</w:t>
                      </w:r>
                      <w:r>
                        <w:rPr>
                          <w:rFonts w:ascii="Calibri"/>
                          <w:w w:val="102"/>
                          <w:sz w:val="18"/>
                        </w:rPr>
                        <w:t>m</w:t>
                      </w:r>
                      <w:r>
                        <w:rPr>
                          <w:rFonts w:ascii="Calibri"/>
                          <w:spacing w:val="1"/>
                          <w:w w:val="102"/>
                          <w:sz w:val="18"/>
                        </w:rPr>
                        <w:t>p</w:t>
                      </w:r>
                      <w:r>
                        <w:rPr>
                          <w:rFonts w:ascii="Calibri"/>
                          <w:spacing w:val="-2"/>
                          <w:w w:val="102"/>
                          <w:sz w:val="18"/>
                        </w:rPr>
                        <w:t>li</w:t>
                      </w:r>
                      <w:r>
                        <w:rPr>
                          <w:rFonts w:ascii="Calibri"/>
                          <w:spacing w:val="-1"/>
                          <w:w w:val="102"/>
                          <w:sz w:val="18"/>
                        </w:rPr>
                        <w:t>t</w:t>
                      </w:r>
                      <w:r>
                        <w:rPr>
                          <w:rFonts w:ascii="Calibri"/>
                          <w:spacing w:val="1"/>
                          <w:w w:val="102"/>
                          <w:sz w:val="18"/>
                        </w:rPr>
                        <w:t>ud</w:t>
                      </w:r>
                      <w:r>
                        <w:rPr>
                          <w:rFonts w:ascii="Calibri"/>
                          <w:w w:val="102"/>
                          <w:sz w:val="18"/>
                        </w:rPr>
                        <w:t>e</w:t>
                      </w:r>
                    </w:p>
                  </w:txbxContent>
                </v:textbox>
                <w10:wrap anchorx="page"/>
              </v:shape>
            </w:pict>
          </mc:Fallback>
        </mc:AlternateContent>
      </w:r>
      <w:r w:rsidR="00E142A3">
        <w:rPr>
          <w:rFonts w:ascii="Calibri"/>
          <w:w w:val="105"/>
          <w:sz w:val="16"/>
        </w:rPr>
        <w:t>0.786</w:t>
      </w:r>
    </w:p>
    <w:p w14:paraId="6498E7E7" w14:textId="77777777" w:rsidR="0092676A" w:rsidRDefault="0092676A">
      <w:pPr>
        <w:pStyle w:val="BodyText"/>
        <w:spacing w:before="7"/>
        <w:rPr>
          <w:rFonts w:ascii="Calibri"/>
          <w:sz w:val="14"/>
        </w:rPr>
      </w:pPr>
    </w:p>
    <w:p w14:paraId="59057FD4" w14:textId="77777777" w:rsidR="0092676A" w:rsidRDefault="00E142A3">
      <w:pPr>
        <w:ind w:left="875"/>
        <w:rPr>
          <w:rFonts w:ascii="Calibri"/>
          <w:sz w:val="16"/>
        </w:rPr>
      </w:pPr>
      <w:r>
        <w:rPr>
          <w:rFonts w:ascii="Calibri"/>
          <w:w w:val="105"/>
          <w:sz w:val="16"/>
        </w:rPr>
        <w:t>0.784</w:t>
      </w:r>
    </w:p>
    <w:p w14:paraId="4305CBF8" w14:textId="77777777" w:rsidR="0092676A" w:rsidRDefault="0092676A">
      <w:pPr>
        <w:pStyle w:val="BodyText"/>
        <w:spacing w:before="7"/>
        <w:rPr>
          <w:rFonts w:ascii="Calibri"/>
          <w:sz w:val="14"/>
        </w:rPr>
      </w:pPr>
    </w:p>
    <w:p w14:paraId="506ECEC5" w14:textId="77777777" w:rsidR="0092676A" w:rsidRDefault="00E142A3">
      <w:pPr>
        <w:ind w:left="875"/>
        <w:rPr>
          <w:rFonts w:ascii="Calibri"/>
          <w:sz w:val="16"/>
        </w:rPr>
      </w:pPr>
      <w:r>
        <w:rPr>
          <w:rFonts w:ascii="Calibri"/>
          <w:w w:val="105"/>
          <w:sz w:val="16"/>
        </w:rPr>
        <w:t>0.782</w:t>
      </w:r>
    </w:p>
    <w:p w14:paraId="45FF4810" w14:textId="77777777" w:rsidR="0092676A" w:rsidRDefault="0092676A">
      <w:pPr>
        <w:pStyle w:val="BodyText"/>
        <w:spacing w:before="7"/>
        <w:rPr>
          <w:rFonts w:ascii="Calibri"/>
          <w:sz w:val="14"/>
        </w:rPr>
      </w:pPr>
    </w:p>
    <w:p w14:paraId="6D7C6840" w14:textId="77777777" w:rsidR="0092676A" w:rsidRDefault="00E142A3">
      <w:pPr>
        <w:ind w:left="958"/>
        <w:rPr>
          <w:rFonts w:ascii="Calibri"/>
          <w:sz w:val="16"/>
        </w:rPr>
      </w:pPr>
      <w:r>
        <w:rPr>
          <w:rFonts w:ascii="Calibri"/>
          <w:w w:val="105"/>
          <w:sz w:val="16"/>
        </w:rPr>
        <w:t>0.78</w:t>
      </w:r>
    </w:p>
    <w:p w14:paraId="58B8424E" w14:textId="77777777" w:rsidR="0092676A" w:rsidRDefault="0092676A">
      <w:pPr>
        <w:rPr>
          <w:rFonts w:ascii="Calibri"/>
          <w:sz w:val="16"/>
        </w:rPr>
        <w:sectPr w:rsidR="0092676A">
          <w:type w:val="continuous"/>
          <w:pgSz w:w="11910" w:h="16840"/>
          <w:pgMar w:top="1580" w:right="0" w:bottom="280" w:left="1620" w:header="720" w:footer="720" w:gutter="0"/>
          <w:cols w:space="720"/>
        </w:sectPr>
      </w:pPr>
    </w:p>
    <w:p w14:paraId="2FD48945" w14:textId="77777777" w:rsidR="0092676A" w:rsidRDefault="0092676A">
      <w:pPr>
        <w:pStyle w:val="BodyText"/>
        <w:spacing w:before="7"/>
        <w:rPr>
          <w:rFonts w:ascii="Calibri"/>
          <w:sz w:val="14"/>
        </w:rPr>
      </w:pPr>
    </w:p>
    <w:p w14:paraId="07A2FB3B" w14:textId="77777777" w:rsidR="0092676A" w:rsidRDefault="00E142A3">
      <w:pPr>
        <w:jc w:val="right"/>
        <w:rPr>
          <w:rFonts w:ascii="Calibri"/>
          <w:sz w:val="16"/>
        </w:rPr>
      </w:pPr>
      <w:r>
        <w:rPr>
          <w:rFonts w:ascii="Calibri"/>
          <w:sz w:val="16"/>
        </w:rPr>
        <w:t>0.778</w:t>
      </w:r>
    </w:p>
    <w:p w14:paraId="128CADC6" w14:textId="77777777" w:rsidR="0092676A" w:rsidRDefault="0092676A">
      <w:pPr>
        <w:pStyle w:val="BodyText"/>
        <w:spacing w:before="7"/>
        <w:rPr>
          <w:rFonts w:ascii="Calibri"/>
          <w:sz w:val="14"/>
        </w:rPr>
      </w:pPr>
    </w:p>
    <w:p w14:paraId="39F34645" w14:textId="77777777" w:rsidR="0092676A" w:rsidRDefault="00E142A3">
      <w:pPr>
        <w:jc w:val="right"/>
        <w:rPr>
          <w:rFonts w:ascii="Calibri"/>
          <w:sz w:val="16"/>
        </w:rPr>
      </w:pPr>
      <w:r>
        <w:rPr>
          <w:rFonts w:ascii="Calibri"/>
          <w:sz w:val="16"/>
        </w:rPr>
        <w:t>0.776</w:t>
      </w:r>
    </w:p>
    <w:p w14:paraId="44DB8787" w14:textId="77777777" w:rsidR="0092676A" w:rsidRDefault="00E142A3">
      <w:pPr>
        <w:pStyle w:val="BodyText"/>
        <w:rPr>
          <w:rFonts w:ascii="Calibri"/>
          <w:sz w:val="16"/>
        </w:rPr>
      </w:pPr>
      <w:r>
        <w:br w:type="column"/>
      </w:r>
    </w:p>
    <w:p w14:paraId="34EB244E" w14:textId="77777777" w:rsidR="0092676A" w:rsidRDefault="0092676A">
      <w:pPr>
        <w:pStyle w:val="BodyText"/>
        <w:rPr>
          <w:rFonts w:ascii="Calibri"/>
          <w:sz w:val="16"/>
        </w:rPr>
      </w:pPr>
    </w:p>
    <w:p w14:paraId="3BDC8B25" w14:textId="77777777" w:rsidR="0092676A" w:rsidRDefault="0092676A">
      <w:pPr>
        <w:pStyle w:val="BodyText"/>
        <w:spacing w:before="4"/>
        <w:rPr>
          <w:rFonts w:ascii="Calibri"/>
          <w:sz w:val="23"/>
        </w:rPr>
      </w:pPr>
    </w:p>
    <w:p w14:paraId="16D2D6DF" w14:textId="77777777" w:rsidR="0092676A" w:rsidRDefault="00E142A3">
      <w:pPr>
        <w:tabs>
          <w:tab w:val="left" w:pos="854"/>
          <w:tab w:val="left" w:pos="1582"/>
          <w:tab w:val="left" w:pos="2227"/>
          <w:tab w:val="left" w:pos="2913"/>
          <w:tab w:val="left" w:pos="3604"/>
          <w:tab w:val="left" w:pos="4290"/>
          <w:tab w:val="left" w:pos="5017"/>
          <w:tab w:val="left" w:pos="5662"/>
        </w:tabs>
        <w:spacing w:line="173" w:lineRule="exact"/>
        <w:ind w:left="168"/>
        <w:rPr>
          <w:rFonts w:ascii="Calibri"/>
          <w:sz w:val="16"/>
        </w:rPr>
      </w:pPr>
      <w:r>
        <w:rPr>
          <w:rFonts w:ascii="Calibri"/>
          <w:w w:val="105"/>
          <w:sz w:val="16"/>
        </w:rPr>
        <w:t>3.1036</w:t>
      </w:r>
      <w:r>
        <w:rPr>
          <w:rFonts w:ascii="Calibri"/>
          <w:w w:val="105"/>
          <w:sz w:val="16"/>
        </w:rPr>
        <w:tab/>
        <w:t>3.1038</w:t>
      </w:r>
      <w:r>
        <w:rPr>
          <w:rFonts w:ascii="Calibri"/>
          <w:w w:val="105"/>
          <w:sz w:val="16"/>
        </w:rPr>
        <w:tab/>
        <w:t>3.104</w:t>
      </w:r>
      <w:r>
        <w:rPr>
          <w:rFonts w:ascii="Calibri"/>
          <w:w w:val="105"/>
          <w:sz w:val="16"/>
        </w:rPr>
        <w:tab/>
        <w:t>3.1042</w:t>
      </w:r>
      <w:r>
        <w:rPr>
          <w:rFonts w:ascii="Calibri"/>
          <w:w w:val="105"/>
          <w:sz w:val="16"/>
        </w:rPr>
        <w:tab/>
        <w:t>3.1044</w:t>
      </w:r>
      <w:r>
        <w:rPr>
          <w:rFonts w:ascii="Calibri"/>
          <w:w w:val="105"/>
          <w:sz w:val="16"/>
        </w:rPr>
        <w:tab/>
        <w:t>3.1046</w:t>
      </w:r>
      <w:r>
        <w:rPr>
          <w:rFonts w:ascii="Calibri"/>
          <w:w w:val="105"/>
          <w:sz w:val="16"/>
        </w:rPr>
        <w:tab/>
        <w:t>3.1048</w:t>
      </w:r>
      <w:r>
        <w:rPr>
          <w:rFonts w:ascii="Calibri"/>
          <w:w w:val="105"/>
          <w:sz w:val="16"/>
        </w:rPr>
        <w:tab/>
        <w:t>3.105</w:t>
      </w:r>
      <w:r>
        <w:rPr>
          <w:rFonts w:ascii="Calibri"/>
          <w:w w:val="105"/>
          <w:sz w:val="16"/>
        </w:rPr>
        <w:tab/>
        <w:t>3.1052</w:t>
      </w:r>
    </w:p>
    <w:p w14:paraId="3189E6FB" w14:textId="77777777" w:rsidR="0092676A" w:rsidRDefault="0092676A">
      <w:pPr>
        <w:spacing w:line="173" w:lineRule="exact"/>
        <w:rPr>
          <w:rFonts w:ascii="Calibri"/>
          <w:sz w:val="16"/>
        </w:rPr>
        <w:sectPr w:rsidR="0092676A">
          <w:type w:val="continuous"/>
          <w:pgSz w:w="11910" w:h="16840"/>
          <w:pgMar w:top="1580" w:right="0" w:bottom="280" w:left="1620" w:header="720" w:footer="720" w:gutter="0"/>
          <w:cols w:num="2" w:space="720" w:equalWidth="0">
            <w:col w:w="1247" w:space="40"/>
            <w:col w:w="9003"/>
          </w:cols>
        </w:sectPr>
      </w:pPr>
    </w:p>
    <w:p w14:paraId="126EE6FB" w14:textId="77777777" w:rsidR="0092676A" w:rsidRDefault="00E142A3">
      <w:pPr>
        <w:spacing w:before="41" w:line="217" w:lineRule="exact"/>
        <w:ind w:left="3592"/>
        <w:rPr>
          <w:rFonts w:ascii="Calibri"/>
          <w:sz w:val="18"/>
        </w:rPr>
      </w:pPr>
      <w:r>
        <w:rPr>
          <w:rFonts w:ascii="Calibri"/>
          <w:w w:val="105"/>
          <w:sz w:val="18"/>
        </w:rPr>
        <w:t>Number of Samples</w:t>
      </w:r>
    </w:p>
    <w:p w14:paraId="439FDCB6" w14:textId="77777777" w:rsidR="0092676A" w:rsidRDefault="00E142A3">
      <w:pPr>
        <w:spacing w:line="347" w:lineRule="exact"/>
        <w:ind w:left="3123"/>
        <w:rPr>
          <w:rFonts w:ascii="Arial Unicode MS"/>
          <w:sz w:val="20"/>
        </w:rPr>
      </w:pPr>
      <w:r>
        <w:rPr>
          <w:rFonts w:ascii="Arial Unicode MS"/>
          <w:sz w:val="20"/>
        </w:rPr>
        <w:t>(b) Proposed tag reply</w:t>
      </w:r>
    </w:p>
    <w:p w14:paraId="66E30E6D" w14:textId="77777777" w:rsidR="0092676A" w:rsidRDefault="00E142A3">
      <w:pPr>
        <w:pStyle w:val="BodyText"/>
        <w:spacing w:before="212"/>
        <w:ind w:left="1721"/>
      </w:pPr>
      <w:r>
        <w:rPr>
          <w:w w:val="110"/>
        </w:rPr>
        <w:t>Figure 6.7: Communication link measurement</w:t>
      </w:r>
    </w:p>
    <w:p w14:paraId="2FAD6369" w14:textId="77777777" w:rsidR="0092676A" w:rsidRDefault="00E142A3">
      <w:pPr>
        <w:spacing w:before="4" w:line="98" w:lineRule="exact"/>
        <w:ind w:left="919"/>
        <w:rPr>
          <w:rFonts w:ascii="Calibri"/>
          <w:sz w:val="11"/>
        </w:rPr>
      </w:pPr>
      <w:r>
        <w:br w:type="column"/>
      </w:r>
      <w:r>
        <w:rPr>
          <w:rFonts w:ascii="Calibri"/>
          <w:sz w:val="11"/>
        </w:rPr>
        <w:t>6</w:t>
      </w:r>
    </w:p>
    <w:p w14:paraId="29CB77A1" w14:textId="77777777" w:rsidR="0092676A" w:rsidRDefault="00E142A3">
      <w:pPr>
        <w:spacing w:line="159" w:lineRule="exact"/>
        <w:ind w:left="647"/>
        <w:rPr>
          <w:rFonts w:ascii="Calibri"/>
          <w:sz w:val="16"/>
        </w:rPr>
      </w:pPr>
      <w:r>
        <w:rPr>
          <w:rFonts w:ascii="Calibri"/>
          <w:sz w:val="16"/>
        </w:rPr>
        <w:t>X 10</w:t>
      </w:r>
    </w:p>
    <w:p w14:paraId="7DB93613" w14:textId="77777777" w:rsidR="0092676A" w:rsidRDefault="0092676A">
      <w:pPr>
        <w:spacing w:line="159" w:lineRule="exact"/>
        <w:rPr>
          <w:rFonts w:ascii="Calibri"/>
          <w:sz w:val="16"/>
        </w:rPr>
        <w:sectPr w:rsidR="0092676A">
          <w:type w:val="continuous"/>
          <w:pgSz w:w="11910" w:h="16840"/>
          <w:pgMar w:top="1580" w:right="0" w:bottom="280" w:left="1620" w:header="720" w:footer="720" w:gutter="0"/>
          <w:cols w:num="2" w:space="720" w:equalWidth="0">
            <w:col w:w="6435" w:space="40"/>
            <w:col w:w="3815"/>
          </w:cols>
        </w:sectPr>
      </w:pPr>
    </w:p>
    <w:p w14:paraId="455C67E5" w14:textId="77777777" w:rsidR="0092676A" w:rsidRDefault="0092676A">
      <w:pPr>
        <w:pStyle w:val="BodyText"/>
        <w:rPr>
          <w:rFonts w:ascii="Calibri"/>
          <w:sz w:val="20"/>
        </w:rPr>
      </w:pPr>
    </w:p>
    <w:p w14:paraId="050A92BD" w14:textId="77777777" w:rsidR="0092676A" w:rsidRDefault="00E142A3">
      <w:pPr>
        <w:pStyle w:val="BodyText"/>
        <w:spacing w:before="303"/>
        <w:ind w:left="726"/>
      </w:pPr>
      <w:r>
        <w:rPr>
          <w:w w:val="110"/>
        </w:rPr>
        <w:t>Table 6.4: System Parameters of EPCglobal C1 G2 standards  [11]</w:t>
      </w:r>
    </w:p>
    <w:p w14:paraId="01AC0846" w14:textId="77777777" w:rsidR="0092676A" w:rsidRDefault="0092676A">
      <w:pPr>
        <w:pStyle w:val="BodyText"/>
        <w:spacing w:before="8" w:after="1"/>
        <w:rPr>
          <w:sz w:val="19"/>
        </w:rPr>
      </w:pPr>
    </w:p>
    <w:tbl>
      <w:tblPr>
        <w:tblW w:w="0" w:type="auto"/>
        <w:tblInd w:w="290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403"/>
        <w:gridCol w:w="1009"/>
      </w:tblGrid>
      <w:tr w:rsidR="0092676A" w14:paraId="61B115FF" w14:textId="77777777">
        <w:trPr>
          <w:trHeight w:hRule="exact" w:val="586"/>
        </w:trPr>
        <w:tc>
          <w:tcPr>
            <w:tcW w:w="1403" w:type="dxa"/>
          </w:tcPr>
          <w:p w14:paraId="3FC60DF7" w14:textId="77777777" w:rsidR="0092676A" w:rsidRDefault="00E142A3">
            <w:pPr>
              <w:pStyle w:val="TableParagraph"/>
              <w:spacing w:before="140"/>
              <w:ind w:left="109" w:right="109"/>
              <w:rPr>
                <w:sz w:val="24"/>
              </w:rPr>
            </w:pPr>
            <w:r>
              <w:rPr>
                <w:w w:val="110"/>
                <w:sz w:val="24"/>
              </w:rPr>
              <w:t>Parameters</w:t>
            </w:r>
          </w:p>
        </w:tc>
        <w:tc>
          <w:tcPr>
            <w:tcW w:w="1009" w:type="dxa"/>
          </w:tcPr>
          <w:p w14:paraId="2C12A0D7" w14:textId="77777777" w:rsidR="0092676A" w:rsidRDefault="00E142A3">
            <w:pPr>
              <w:pStyle w:val="TableParagraph"/>
              <w:spacing w:before="140"/>
              <w:ind w:left="80" w:right="80"/>
              <w:rPr>
                <w:sz w:val="24"/>
              </w:rPr>
            </w:pPr>
            <w:r>
              <w:rPr>
                <w:w w:val="110"/>
                <w:sz w:val="24"/>
              </w:rPr>
              <w:t>Values</w:t>
            </w:r>
          </w:p>
        </w:tc>
      </w:tr>
      <w:tr w:rsidR="0092676A" w14:paraId="61ED69B1" w14:textId="77777777">
        <w:trPr>
          <w:trHeight w:hRule="exact" w:val="297"/>
        </w:trPr>
        <w:tc>
          <w:tcPr>
            <w:tcW w:w="1403" w:type="dxa"/>
          </w:tcPr>
          <w:p w14:paraId="61A5B2D3" w14:textId="77777777" w:rsidR="0092676A" w:rsidRDefault="00E142A3">
            <w:pPr>
              <w:pStyle w:val="TableParagraph"/>
              <w:spacing w:line="272" w:lineRule="exact"/>
              <w:ind w:left="102" w:right="109"/>
              <w:rPr>
                <w:rFonts w:ascii="Arial" w:hAnsi="Arial"/>
                <w:i/>
                <w:sz w:val="16"/>
              </w:rPr>
            </w:pPr>
            <w:r>
              <w:rPr>
                <w:rFonts w:ascii="Palatino Linotype" w:hAnsi="Palatino Linotype"/>
                <w:i/>
                <w:w w:val="105"/>
                <w:position w:val="4"/>
                <w:sz w:val="24"/>
              </w:rPr>
              <w:t>T</w:t>
            </w:r>
            <w:r>
              <w:rPr>
                <w:rFonts w:ascii="Arial" w:hAnsi="Arial"/>
                <w:i/>
                <w:w w:val="105"/>
                <w:sz w:val="16"/>
              </w:rPr>
              <w:t>Q−Rep</w:t>
            </w:r>
          </w:p>
        </w:tc>
        <w:tc>
          <w:tcPr>
            <w:tcW w:w="1009" w:type="dxa"/>
          </w:tcPr>
          <w:p w14:paraId="2CCA24AA" w14:textId="77777777" w:rsidR="0092676A" w:rsidRDefault="00E142A3">
            <w:pPr>
              <w:pStyle w:val="TableParagraph"/>
              <w:spacing w:line="276" w:lineRule="exact"/>
              <w:ind w:left="80" w:right="87"/>
              <w:rPr>
                <w:rFonts w:ascii="Arial"/>
                <w:i/>
                <w:sz w:val="16"/>
              </w:rPr>
            </w:pPr>
            <w:r>
              <w:rPr>
                <w:rFonts w:ascii="Arial Unicode MS"/>
                <w:spacing w:val="-2"/>
                <w:w w:val="105"/>
                <w:sz w:val="24"/>
              </w:rPr>
              <w:t>78</w:t>
            </w:r>
            <w:r>
              <w:rPr>
                <w:rFonts w:ascii="Arial Unicode MS"/>
                <w:spacing w:val="-52"/>
                <w:w w:val="105"/>
                <w:sz w:val="24"/>
              </w:rPr>
              <w:t xml:space="preserve"> </w:t>
            </w:r>
            <w:r>
              <w:rPr>
                <w:rFonts w:ascii="Palatino Linotype"/>
                <w:i/>
                <w:spacing w:val="-1"/>
                <w:w w:val="105"/>
                <w:sz w:val="24"/>
              </w:rPr>
              <w:t>T</w:t>
            </w:r>
            <w:r>
              <w:rPr>
                <w:rFonts w:ascii="Arial"/>
                <w:i/>
                <w:spacing w:val="-1"/>
                <w:w w:val="105"/>
                <w:position w:val="-3"/>
                <w:sz w:val="16"/>
              </w:rPr>
              <w:t>pri</w:t>
            </w:r>
          </w:p>
        </w:tc>
      </w:tr>
      <w:tr w:rsidR="0092676A" w14:paraId="24338F58" w14:textId="77777777">
        <w:trPr>
          <w:trHeight w:hRule="exact" w:val="297"/>
        </w:trPr>
        <w:tc>
          <w:tcPr>
            <w:tcW w:w="1403" w:type="dxa"/>
          </w:tcPr>
          <w:p w14:paraId="6BFCA6A1" w14:textId="77777777" w:rsidR="0092676A" w:rsidRDefault="00E142A3">
            <w:pPr>
              <w:pStyle w:val="TableParagraph"/>
              <w:spacing w:line="275" w:lineRule="exact"/>
              <w:ind w:left="102" w:right="109"/>
              <w:rPr>
                <w:rFonts w:ascii="Tahoma"/>
                <w:sz w:val="16"/>
              </w:rPr>
            </w:pPr>
            <w:r>
              <w:rPr>
                <w:rFonts w:ascii="Palatino Linotype"/>
                <w:i/>
                <w:sz w:val="24"/>
              </w:rPr>
              <w:t>T</w:t>
            </w:r>
            <w:r>
              <w:rPr>
                <w:rFonts w:ascii="Tahoma"/>
                <w:position w:val="-3"/>
                <w:sz w:val="16"/>
              </w:rPr>
              <w:t>1</w:t>
            </w:r>
          </w:p>
        </w:tc>
        <w:tc>
          <w:tcPr>
            <w:tcW w:w="1009" w:type="dxa"/>
          </w:tcPr>
          <w:p w14:paraId="56916DF1" w14:textId="77777777" w:rsidR="0092676A" w:rsidRDefault="00E142A3">
            <w:pPr>
              <w:pStyle w:val="TableParagraph"/>
              <w:spacing w:line="276" w:lineRule="exact"/>
              <w:ind w:left="80" w:right="87"/>
              <w:rPr>
                <w:rFonts w:ascii="Arial"/>
                <w:i/>
                <w:sz w:val="16"/>
              </w:rPr>
            </w:pPr>
            <w:r>
              <w:rPr>
                <w:rFonts w:ascii="Arial Unicode MS"/>
                <w:spacing w:val="-2"/>
                <w:w w:val="105"/>
                <w:sz w:val="24"/>
              </w:rPr>
              <w:t>10</w:t>
            </w:r>
            <w:r>
              <w:rPr>
                <w:rFonts w:ascii="Arial Unicode MS"/>
                <w:spacing w:val="-52"/>
                <w:w w:val="105"/>
                <w:sz w:val="24"/>
              </w:rPr>
              <w:t xml:space="preserve"> </w:t>
            </w:r>
            <w:r>
              <w:rPr>
                <w:rFonts w:ascii="Palatino Linotype"/>
                <w:i/>
                <w:spacing w:val="-1"/>
                <w:w w:val="105"/>
                <w:sz w:val="24"/>
              </w:rPr>
              <w:t>T</w:t>
            </w:r>
            <w:r>
              <w:rPr>
                <w:rFonts w:ascii="Arial"/>
                <w:i/>
                <w:spacing w:val="-1"/>
                <w:w w:val="105"/>
                <w:position w:val="-3"/>
                <w:sz w:val="16"/>
              </w:rPr>
              <w:t>pri</w:t>
            </w:r>
          </w:p>
        </w:tc>
      </w:tr>
      <w:tr w:rsidR="0092676A" w14:paraId="583CCAB7" w14:textId="77777777">
        <w:trPr>
          <w:trHeight w:hRule="exact" w:val="297"/>
        </w:trPr>
        <w:tc>
          <w:tcPr>
            <w:tcW w:w="1403" w:type="dxa"/>
          </w:tcPr>
          <w:p w14:paraId="690EDFCF" w14:textId="77777777" w:rsidR="0092676A" w:rsidRDefault="00E142A3">
            <w:pPr>
              <w:pStyle w:val="TableParagraph"/>
              <w:spacing w:line="275" w:lineRule="exact"/>
              <w:ind w:left="102" w:right="109"/>
              <w:rPr>
                <w:rFonts w:ascii="Tahoma"/>
                <w:sz w:val="16"/>
              </w:rPr>
            </w:pPr>
            <w:r>
              <w:rPr>
                <w:rFonts w:ascii="Palatino Linotype"/>
                <w:i/>
                <w:sz w:val="24"/>
              </w:rPr>
              <w:t>T</w:t>
            </w:r>
            <w:r>
              <w:rPr>
                <w:rFonts w:ascii="Tahoma"/>
                <w:position w:val="-3"/>
                <w:sz w:val="16"/>
              </w:rPr>
              <w:t>2</w:t>
            </w:r>
          </w:p>
        </w:tc>
        <w:tc>
          <w:tcPr>
            <w:tcW w:w="1009" w:type="dxa"/>
          </w:tcPr>
          <w:p w14:paraId="7AACF4EB" w14:textId="77777777" w:rsidR="0092676A" w:rsidRDefault="00E142A3">
            <w:pPr>
              <w:pStyle w:val="TableParagraph"/>
              <w:spacing w:line="276" w:lineRule="exact"/>
              <w:ind w:left="80" w:right="87"/>
              <w:rPr>
                <w:rFonts w:ascii="Arial"/>
                <w:i/>
                <w:sz w:val="16"/>
              </w:rPr>
            </w:pPr>
            <w:r>
              <w:rPr>
                <w:rFonts w:ascii="Arial Unicode MS"/>
                <w:spacing w:val="-2"/>
                <w:w w:val="105"/>
                <w:sz w:val="24"/>
              </w:rPr>
              <w:t>20</w:t>
            </w:r>
            <w:r>
              <w:rPr>
                <w:rFonts w:ascii="Arial Unicode MS"/>
                <w:spacing w:val="-52"/>
                <w:w w:val="105"/>
                <w:sz w:val="24"/>
              </w:rPr>
              <w:t xml:space="preserve"> </w:t>
            </w:r>
            <w:r>
              <w:rPr>
                <w:rFonts w:ascii="Palatino Linotype"/>
                <w:i/>
                <w:spacing w:val="-1"/>
                <w:w w:val="105"/>
                <w:sz w:val="24"/>
              </w:rPr>
              <w:t>T</w:t>
            </w:r>
            <w:r>
              <w:rPr>
                <w:rFonts w:ascii="Arial"/>
                <w:i/>
                <w:spacing w:val="-1"/>
                <w:w w:val="105"/>
                <w:position w:val="-3"/>
                <w:sz w:val="16"/>
              </w:rPr>
              <w:t>pri</w:t>
            </w:r>
          </w:p>
        </w:tc>
      </w:tr>
      <w:tr w:rsidR="0092676A" w14:paraId="6F8BB3A1" w14:textId="77777777">
        <w:trPr>
          <w:trHeight w:hRule="exact" w:val="297"/>
        </w:trPr>
        <w:tc>
          <w:tcPr>
            <w:tcW w:w="1403" w:type="dxa"/>
          </w:tcPr>
          <w:p w14:paraId="2F39A553" w14:textId="77777777" w:rsidR="0092676A" w:rsidRDefault="00E142A3">
            <w:pPr>
              <w:pStyle w:val="TableParagraph"/>
              <w:spacing w:line="272" w:lineRule="exact"/>
              <w:ind w:left="102" w:right="109"/>
              <w:rPr>
                <w:rFonts w:ascii="Tahoma"/>
                <w:sz w:val="16"/>
              </w:rPr>
            </w:pPr>
            <w:r>
              <w:rPr>
                <w:rFonts w:ascii="Palatino Linotype"/>
                <w:i/>
                <w:position w:val="4"/>
                <w:sz w:val="24"/>
              </w:rPr>
              <w:t>T</w:t>
            </w:r>
            <w:r>
              <w:rPr>
                <w:rFonts w:ascii="Arial"/>
                <w:i/>
                <w:sz w:val="16"/>
              </w:rPr>
              <w:t xml:space="preserve">RN </w:t>
            </w:r>
            <w:r>
              <w:rPr>
                <w:rFonts w:ascii="Tahoma"/>
                <w:sz w:val="16"/>
              </w:rPr>
              <w:t>16</w:t>
            </w:r>
          </w:p>
        </w:tc>
        <w:tc>
          <w:tcPr>
            <w:tcW w:w="1009" w:type="dxa"/>
          </w:tcPr>
          <w:p w14:paraId="518828A2" w14:textId="77777777" w:rsidR="0092676A" w:rsidRDefault="00E142A3">
            <w:pPr>
              <w:pStyle w:val="TableParagraph"/>
              <w:spacing w:line="276" w:lineRule="exact"/>
              <w:ind w:left="80" w:right="87"/>
              <w:rPr>
                <w:rFonts w:ascii="Arial"/>
                <w:i/>
                <w:sz w:val="16"/>
              </w:rPr>
            </w:pPr>
            <w:r>
              <w:rPr>
                <w:rFonts w:ascii="Arial Unicode MS"/>
                <w:spacing w:val="-2"/>
                <w:w w:val="105"/>
                <w:sz w:val="24"/>
              </w:rPr>
              <w:t>34</w:t>
            </w:r>
            <w:r>
              <w:rPr>
                <w:rFonts w:ascii="Arial Unicode MS"/>
                <w:spacing w:val="-52"/>
                <w:w w:val="105"/>
                <w:sz w:val="24"/>
              </w:rPr>
              <w:t xml:space="preserve"> </w:t>
            </w:r>
            <w:r>
              <w:rPr>
                <w:rFonts w:ascii="Palatino Linotype"/>
                <w:i/>
                <w:spacing w:val="-1"/>
                <w:w w:val="105"/>
                <w:sz w:val="24"/>
              </w:rPr>
              <w:t>T</w:t>
            </w:r>
            <w:r>
              <w:rPr>
                <w:rFonts w:ascii="Arial"/>
                <w:i/>
                <w:spacing w:val="-1"/>
                <w:w w:val="105"/>
                <w:position w:val="-3"/>
                <w:sz w:val="16"/>
              </w:rPr>
              <w:t>pri</w:t>
            </w:r>
          </w:p>
        </w:tc>
      </w:tr>
      <w:tr w:rsidR="0092676A" w14:paraId="571A8CA9" w14:textId="77777777">
        <w:trPr>
          <w:trHeight w:hRule="exact" w:val="297"/>
        </w:trPr>
        <w:tc>
          <w:tcPr>
            <w:tcW w:w="1403" w:type="dxa"/>
          </w:tcPr>
          <w:p w14:paraId="5D770D17" w14:textId="77777777" w:rsidR="0092676A" w:rsidRDefault="00E142A3">
            <w:pPr>
              <w:pStyle w:val="TableParagraph"/>
              <w:spacing w:line="272" w:lineRule="exact"/>
              <w:ind w:left="90" w:right="109"/>
              <w:rPr>
                <w:rFonts w:ascii="Arial"/>
                <w:i/>
                <w:sz w:val="16"/>
              </w:rPr>
            </w:pPr>
            <w:r>
              <w:rPr>
                <w:rFonts w:ascii="Palatino Linotype"/>
                <w:i/>
                <w:w w:val="115"/>
                <w:position w:val="4"/>
                <w:sz w:val="24"/>
              </w:rPr>
              <w:t>T</w:t>
            </w:r>
            <w:r>
              <w:rPr>
                <w:rFonts w:ascii="Arial"/>
                <w:i/>
                <w:w w:val="115"/>
                <w:sz w:val="16"/>
              </w:rPr>
              <w:t>ACK</w:t>
            </w:r>
          </w:p>
        </w:tc>
        <w:tc>
          <w:tcPr>
            <w:tcW w:w="1009" w:type="dxa"/>
          </w:tcPr>
          <w:p w14:paraId="3B3E10E2" w14:textId="77777777" w:rsidR="0092676A" w:rsidRDefault="00E142A3">
            <w:pPr>
              <w:pStyle w:val="TableParagraph"/>
              <w:spacing w:line="276" w:lineRule="exact"/>
              <w:ind w:left="80" w:right="89"/>
              <w:rPr>
                <w:rFonts w:ascii="Arial"/>
                <w:i/>
                <w:sz w:val="16"/>
              </w:rPr>
            </w:pPr>
            <w:r>
              <w:rPr>
                <w:rFonts w:ascii="Arial Unicode MS"/>
                <w:sz w:val="24"/>
              </w:rPr>
              <w:t xml:space="preserve">236 </w:t>
            </w:r>
            <w:r>
              <w:rPr>
                <w:rFonts w:ascii="Palatino Linotype"/>
                <w:i/>
                <w:sz w:val="24"/>
              </w:rPr>
              <w:t>T</w:t>
            </w:r>
            <w:r>
              <w:rPr>
                <w:rFonts w:ascii="Arial"/>
                <w:i/>
                <w:position w:val="-3"/>
                <w:sz w:val="16"/>
              </w:rPr>
              <w:t>pri</w:t>
            </w:r>
          </w:p>
        </w:tc>
      </w:tr>
      <w:tr w:rsidR="0092676A" w14:paraId="6B50E814" w14:textId="77777777">
        <w:trPr>
          <w:trHeight w:hRule="exact" w:val="297"/>
        </w:trPr>
        <w:tc>
          <w:tcPr>
            <w:tcW w:w="1403" w:type="dxa"/>
          </w:tcPr>
          <w:p w14:paraId="30931214" w14:textId="77777777" w:rsidR="0092676A" w:rsidRDefault="00E142A3">
            <w:pPr>
              <w:pStyle w:val="TableParagraph"/>
              <w:spacing w:line="272" w:lineRule="exact"/>
              <w:ind w:left="90" w:right="109"/>
              <w:rPr>
                <w:rFonts w:ascii="Arial"/>
                <w:i/>
                <w:sz w:val="16"/>
              </w:rPr>
            </w:pPr>
            <w:r>
              <w:rPr>
                <w:rFonts w:ascii="Palatino Linotype"/>
                <w:i/>
                <w:w w:val="105"/>
                <w:position w:val="4"/>
                <w:sz w:val="24"/>
              </w:rPr>
              <w:t>T</w:t>
            </w:r>
            <w:r>
              <w:rPr>
                <w:rFonts w:ascii="Arial"/>
                <w:i/>
                <w:w w:val="105"/>
                <w:sz w:val="16"/>
              </w:rPr>
              <w:t>EP C</w:t>
            </w:r>
          </w:p>
        </w:tc>
        <w:tc>
          <w:tcPr>
            <w:tcW w:w="1009" w:type="dxa"/>
          </w:tcPr>
          <w:p w14:paraId="15294536" w14:textId="77777777" w:rsidR="0092676A" w:rsidRDefault="00E142A3">
            <w:pPr>
              <w:pStyle w:val="TableParagraph"/>
              <w:spacing w:line="276" w:lineRule="exact"/>
              <w:ind w:left="80" w:right="89"/>
              <w:rPr>
                <w:rFonts w:ascii="Arial"/>
                <w:i/>
                <w:sz w:val="16"/>
              </w:rPr>
            </w:pPr>
            <w:r>
              <w:rPr>
                <w:rFonts w:ascii="Arial Unicode MS"/>
                <w:sz w:val="24"/>
              </w:rPr>
              <w:t xml:space="preserve">102 </w:t>
            </w:r>
            <w:r>
              <w:rPr>
                <w:rFonts w:ascii="Palatino Linotype"/>
                <w:i/>
                <w:sz w:val="24"/>
              </w:rPr>
              <w:t>T</w:t>
            </w:r>
            <w:r>
              <w:rPr>
                <w:rFonts w:ascii="Arial"/>
                <w:i/>
                <w:position w:val="-3"/>
                <w:sz w:val="16"/>
              </w:rPr>
              <w:t>pri</w:t>
            </w:r>
          </w:p>
        </w:tc>
      </w:tr>
    </w:tbl>
    <w:p w14:paraId="19E441B3" w14:textId="77777777" w:rsidR="0092676A" w:rsidRDefault="0092676A">
      <w:pPr>
        <w:spacing w:line="276" w:lineRule="exact"/>
        <w:rPr>
          <w:rFonts w:ascii="Arial"/>
          <w:sz w:val="16"/>
        </w:rPr>
        <w:sectPr w:rsidR="0092676A">
          <w:type w:val="continuous"/>
          <w:pgSz w:w="11910" w:h="16840"/>
          <w:pgMar w:top="1580" w:right="0" w:bottom="280" w:left="1620" w:header="720" w:footer="720" w:gutter="0"/>
          <w:cols w:space="720"/>
        </w:sectPr>
      </w:pPr>
    </w:p>
    <w:p w14:paraId="64B9425F" w14:textId="77777777" w:rsidR="0092676A" w:rsidRDefault="0092676A">
      <w:pPr>
        <w:pStyle w:val="BodyText"/>
        <w:spacing w:before="2"/>
        <w:rPr>
          <w:sz w:val="23"/>
        </w:rPr>
      </w:pPr>
    </w:p>
    <w:p w14:paraId="32342841" w14:textId="77777777" w:rsidR="0092676A" w:rsidRDefault="0092676A">
      <w:pPr>
        <w:rPr>
          <w:sz w:val="23"/>
        </w:rPr>
        <w:sectPr w:rsidR="0092676A">
          <w:pgSz w:w="11910" w:h="16840"/>
          <w:pgMar w:top="1920" w:right="0" w:bottom="280" w:left="1680" w:header="1603" w:footer="0" w:gutter="0"/>
          <w:cols w:space="720"/>
        </w:sectPr>
      </w:pPr>
    </w:p>
    <w:p w14:paraId="15F9151D" w14:textId="77777777" w:rsidR="0092676A" w:rsidRDefault="00E142A3">
      <w:pPr>
        <w:spacing w:before="109"/>
        <w:ind w:right="1"/>
        <w:jc w:val="right"/>
        <w:rPr>
          <w:rFonts w:ascii="Calibri"/>
          <w:sz w:val="16"/>
        </w:rPr>
      </w:pPr>
      <w:r>
        <w:rPr>
          <w:rFonts w:ascii="Calibri"/>
          <w:color w:val="252525"/>
          <w:sz w:val="16"/>
        </w:rPr>
        <w:t>220</w:t>
      </w:r>
    </w:p>
    <w:p w14:paraId="0FABC8AA" w14:textId="77777777" w:rsidR="0092676A" w:rsidRDefault="00AC2220">
      <w:pPr>
        <w:spacing w:before="79"/>
        <w:ind w:right="1"/>
        <w:jc w:val="right"/>
        <w:rPr>
          <w:rFonts w:ascii="Calibri"/>
          <w:sz w:val="16"/>
        </w:rPr>
      </w:pPr>
      <w:r>
        <w:rPr>
          <w:noProof/>
        </w:rPr>
        <mc:AlternateContent>
          <mc:Choice Requires="wps">
            <w:drawing>
              <wp:anchor distT="0" distB="0" distL="114300" distR="114300" simplePos="0" relativeHeight="2728" behindDoc="0" locked="0" layoutInCell="1" allowOverlap="1" wp14:anchorId="446D7C97" wp14:editId="37519096">
                <wp:simplePos x="0" y="0"/>
                <wp:positionH relativeFrom="page">
                  <wp:posOffset>1407795</wp:posOffset>
                </wp:positionH>
                <wp:positionV relativeFrom="paragraph">
                  <wp:posOffset>100965</wp:posOffset>
                </wp:positionV>
                <wp:extent cx="136525" cy="1470660"/>
                <wp:effectExtent l="0" t="0" r="0" b="0"/>
                <wp:wrapNone/>
                <wp:docPr id="11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 cy="147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44147" w14:textId="77777777" w:rsidR="003D49A1" w:rsidRDefault="003D49A1">
                            <w:pPr>
                              <w:spacing w:line="205" w:lineRule="exact"/>
                              <w:ind w:left="20" w:right="-480"/>
                              <w:rPr>
                                <w:rFonts w:ascii="Calibri"/>
                                <w:sz w:val="17"/>
                              </w:rPr>
                            </w:pPr>
                            <w:r>
                              <w:rPr>
                                <w:rFonts w:ascii="Calibri"/>
                                <w:w w:val="102"/>
                                <w:sz w:val="17"/>
                              </w:rPr>
                              <w:t>Aver</w:t>
                            </w:r>
                            <w:r>
                              <w:rPr>
                                <w:rFonts w:ascii="Calibri"/>
                                <w:spacing w:val="-1"/>
                                <w:w w:val="102"/>
                                <w:sz w:val="17"/>
                              </w:rPr>
                              <w:t>a</w:t>
                            </w:r>
                            <w:r>
                              <w:rPr>
                                <w:rFonts w:ascii="Calibri"/>
                                <w:w w:val="102"/>
                                <w:sz w:val="17"/>
                              </w:rPr>
                              <w:t>ge</w:t>
                            </w:r>
                            <w:r>
                              <w:rPr>
                                <w:rFonts w:ascii="Calibri"/>
                                <w:spacing w:val="1"/>
                                <w:sz w:val="17"/>
                              </w:rPr>
                              <w:t xml:space="preserve"> </w:t>
                            </w:r>
                            <w:r>
                              <w:rPr>
                                <w:rFonts w:ascii="Calibri"/>
                                <w:w w:val="102"/>
                                <w:sz w:val="17"/>
                              </w:rPr>
                              <w:t>rea</w:t>
                            </w:r>
                            <w:r>
                              <w:rPr>
                                <w:rFonts w:ascii="Calibri"/>
                                <w:spacing w:val="-1"/>
                                <w:w w:val="102"/>
                                <w:sz w:val="17"/>
                              </w:rPr>
                              <w:t>d</w:t>
                            </w:r>
                            <w:r>
                              <w:rPr>
                                <w:rFonts w:ascii="Calibri"/>
                                <w:w w:val="102"/>
                                <w:sz w:val="17"/>
                              </w:rPr>
                              <w:t>i</w:t>
                            </w:r>
                            <w:r>
                              <w:rPr>
                                <w:rFonts w:ascii="Calibri"/>
                                <w:spacing w:val="-1"/>
                                <w:w w:val="102"/>
                                <w:sz w:val="17"/>
                              </w:rPr>
                              <w:t>n</w:t>
                            </w:r>
                            <w:r>
                              <w:rPr>
                                <w:rFonts w:ascii="Calibri"/>
                                <w:w w:val="102"/>
                                <w:sz w:val="17"/>
                              </w:rPr>
                              <w:t>g</w:t>
                            </w:r>
                            <w:r>
                              <w:rPr>
                                <w:rFonts w:ascii="Calibri"/>
                                <w:spacing w:val="1"/>
                                <w:sz w:val="17"/>
                              </w:rPr>
                              <w:t xml:space="preserve"> </w:t>
                            </w:r>
                            <w:r>
                              <w:rPr>
                                <w:rFonts w:ascii="Calibri"/>
                                <w:spacing w:val="-1"/>
                                <w:w w:val="102"/>
                                <w:sz w:val="17"/>
                              </w:rPr>
                              <w:t>E</w:t>
                            </w:r>
                            <w:r>
                              <w:rPr>
                                <w:rFonts w:ascii="Calibri"/>
                                <w:w w:val="102"/>
                                <w:sz w:val="17"/>
                              </w:rPr>
                              <w:t>fficie</w:t>
                            </w:r>
                            <w:r>
                              <w:rPr>
                                <w:rFonts w:ascii="Calibri"/>
                                <w:spacing w:val="-1"/>
                                <w:w w:val="102"/>
                                <w:sz w:val="17"/>
                              </w:rPr>
                              <w:t>n</w:t>
                            </w:r>
                            <w:r>
                              <w:rPr>
                                <w:rFonts w:ascii="Calibri"/>
                                <w:w w:val="102"/>
                                <w:sz w:val="17"/>
                              </w:rPr>
                              <w:t>cy</w:t>
                            </w:r>
                            <w:r>
                              <w:rPr>
                                <w:rFonts w:ascii="Calibri"/>
                                <w:spacing w:val="1"/>
                                <w:sz w:val="17"/>
                              </w:rPr>
                              <w:t xml:space="preserve"> </w:t>
                            </w:r>
                            <w:r>
                              <w:rPr>
                                <w:rFonts w:ascii="Calibri"/>
                                <w:w w:val="103"/>
                                <w:sz w:val="17"/>
                              </w:rPr>
                              <w:t>(</w:t>
                            </w:r>
                            <w:r>
                              <w:rPr>
                                <w:rFonts w:ascii="Calibri"/>
                                <w:sz w:val="17"/>
                              </w:rPr>
                              <w:t xml:space="preserve"> </w:t>
                            </w:r>
                            <w:r>
                              <w:rPr>
                                <w:rFonts w:ascii="Calibri"/>
                                <w:spacing w:val="15"/>
                                <w:sz w:val="17"/>
                              </w:rPr>
                              <w:t xml:space="preserve"> </w:t>
                            </w:r>
                            <w:r>
                              <w:rPr>
                                <w:rFonts w:ascii="Calibri"/>
                                <w:w w:val="103"/>
                                <w:sz w:val="17"/>
                              </w:rPr>
                              <w:t>)</w:t>
                            </w:r>
                            <w:r>
                              <w:rPr>
                                <w:rFonts w:ascii="Calibri"/>
                                <w:sz w:val="17"/>
                              </w:rPr>
                              <w:t xml:space="preserve"> </w:t>
                            </w:r>
                            <w:r>
                              <w:rPr>
                                <w:rFonts w:ascii="Calibri"/>
                                <w:w w:val="102"/>
                                <w:sz w:val="17"/>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6D7C97" id="Text Box 84" o:spid="_x0000_s1175" type="#_x0000_t202" style="position:absolute;left:0;text-align:left;margin-left:110.85pt;margin-top:7.95pt;width:10.75pt;height:115.8pt;z-index:2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" filled="f" stroked="f">
                <v:textbox style="layout-flow:vertical;mso-layout-flow-alt:bottom-to-top" inset="0,0,0,0">
                  <w:txbxContent>
                    <w:p w14:paraId="1C444147" w14:textId="77777777" w:rsidR="003D49A1" w:rsidRDefault="003D49A1">
                      <w:pPr>
                        <w:spacing w:line="205" w:lineRule="exact"/>
                        <w:ind w:left="20" w:right="-480"/>
                        <w:rPr>
                          <w:rFonts w:ascii="Calibri"/>
                          <w:sz w:val="17"/>
                        </w:rPr>
                      </w:pPr>
                      <w:r>
                        <w:rPr>
                          <w:rFonts w:ascii="Calibri"/>
                          <w:w w:val="102"/>
                          <w:sz w:val="17"/>
                        </w:rPr>
                        <w:t>Aver</w:t>
                      </w:r>
                      <w:r>
                        <w:rPr>
                          <w:rFonts w:ascii="Calibri"/>
                          <w:spacing w:val="-1"/>
                          <w:w w:val="102"/>
                          <w:sz w:val="17"/>
                        </w:rPr>
                        <w:t>a</w:t>
                      </w:r>
                      <w:r>
                        <w:rPr>
                          <w:rFonts w:ascii="Calibri"/>
                          <w:w w:val="102"/>
                          <w:sz w:val="17"/>
                        </w:rPr>
                        <w:t>ge</w:t>
                      </w:r>
                      <w:r>
                        <w:rPr>
                          <w:rFonts w:ascii="Calibri"/>
                          <w:spacing w:val="1"/>
                          <w:sz w:val="17"/>
                        </w:rPr>
                        <w:t xml:space="preserve"> </w:t>
                      </w:r>
                      <w:r>
                        <w:rPr>
                          <w:rFonts w:ascii="Calibri"/>
                          <w:w w:val="102"/>
                          <w:sz w:val="17"/>
                        </w:rPr>
                        <w:t>rea</w:t>
                      </w:r>
                      <w:r>
                        <w:rPr>
                          <w:rFonts w:ascii="Calibri"/>
                          <w:spacing w:val="-1"/>
                          <w:w w:val="102"/>
                          <w:sz w:val="17"/>
                        </w:rPr>
                        <w:t>d</w:t>
                      </w:r>
                      <w:r>
                        <w:rPr>
                          <w:rFonts w:ascii="Calibri"/>
                          <w:w w:val="102"/>
                          <w:sz w:val="17"/>
                        </w:rPr>
                        <w:t>i</w:t>
                      </w:r>
                      <w:r>
                        <w:rPr>
                          <w:rFonts w:ascii="Calibri"/>
                          <w:spacing w:val="-1"/>
                          <w:w w:val="102"/>
                          <w:sz w:val="17"/>
                        </w:rPr>
                        <w:t>n</w:t>
                      </w:r>
                      <w:r>
                        <w:rPr>
                          <w:rFonts w:ascii="Calibri"/>
                          <w:w w:val="102"/>
                          <w:sz w:val="17"/>
                        </w:rPr>
                        <w:t>g</w:t>
                      </w:r>
                      <w:r>
                        <w:rPr>
                          <w:rFonts w:ascii="Calibri"/>
                          <w:spacing w:val="1"/>
                          <w:sz w:val="17"/>
                        </w:rPr>
                        <w:t xml:space="preserve"> </w:t>
                      </w:r>
                      <w:r>
                        <w:rPr>
                          <w:rFonts w:ascii="Calibri"/>
                          <w:spacing w:val="-1"/>
                          <w:w w:val="102"/>
                          <w:sz w:val="17"/>
                        </w:rPr>
                        <w:t>E</w:t>
                      </w:r>
                      <w:r>
                        <w:rPr>
                          <w:rFonts w:ascii="Calibri"/>
                          <w:w w:val="102"/>
                          <w:sz w:val="17"/>
                        </w:rPr>
                        <w:t>fficie</w:t>
                      </w:r>
                      <w:r>
                        <w:rPr>
                          <w:rFonts w:ascii="Calibri"/>
                          <w:spacing w:val="-1"/>
                          <w:w w:val="102"/>
                          <w:sz w:val="17"/>
                        </w:rPr>
                        <w:t>n</w:t>
                      </w:r>
                      <w:r>
                        <w:rPr>
                          <w:rFonts w:ascii="Calibri"/>
                          <w:w w:val="102"/>
                          <w:sz w:val="17"/>
                        </w:rPr>
                        <w:t>cy</w:t>
                      </w:r>
                      <w:r>
                        <w:rPr>
                          <w:rFonts w:ascii="Calibri"/>
                          <w:spacing w:val="1"/>
                          <w:sz w:val="17"/>
                        </w:rPr>
                        <w:t xml:space="preserve"> </w:t>
                      </w:r>
                      <w:r>
                        <w:rPr>
                          <w:rFonts w:ascii="Calibri"/>
                          <w:w w:val="103"/>
                          <w:sz w:val="17"/>
                        </w:rPr>
                        <w:t>(</w:t>
                      </w:r>
                      <w:r>
                        <w:rPr>
                          <w:rFonts w:ascii="Calibri"/>
                          <w:sz w:val="17"/>
                        </w:rPr>
                        <w:t xml:space="preserve"> </w:t>
                      </w:r>
                      <w:r>
                        <w:rPr>
                          <w:rFonts w:ascii="Calibri"/>
                          <w:spacing w:val="15"/>
                          <w:sz w:val="17"/>
                        </w:rPr>
                        <w:t xml:space="preserve"> </w:t>
                      </w:r>
                      <w:r>
                        <w:rPr>
                          <w:rFonts w:ascii="Calibri"/>
                          <w:w w:val="103"/>
                          <w:sz w:val="17"/>
                        </w:rPr>
                        <w:t>)</w:t>
                      </w:r>
                      <w:r>
                        <w:rPr>
                          <w:rFonts w:ascii="Calibri"/>
                          <w:sz w:val="17"/>
                        </w:rPr>
                        <w:t xml:space="preserve"> </w:t>
                      </w:r>
                      <w:r>
                        <w:rPr>
                          <w:rFonts w:ascii="Calibri"/>
                          <w:w w:val="102"/>
                          <w:sz w:val="17"/>
                        </w:rPr>
                        <w:t>%</w:t>
                      </w:r>
                    </w:p>
                  </w:txbxContent>
                </v:textbox>
                <w10:wrap anchorx="page"/>
              </v:shape>
            </w:pict>
          </mc:Fallback>
        </mc:AlternateContent>
      </w:r>
      <w:r w:rsidR="00E142A3">
        <w:rPr>
          <w:rFonts w:ascii="Calibri"/>
          <w:color w:val="252525"/>
          <w:sz w:val="16"/>
        </w:rPr>
        <w:t>200</w:t>
      </w:r>
    </w:p>
    <w:p w14:paraId="4C3DCE0A" w14:textId="77777777" w:rsidR="0092676A" w:rsidRDefault="00AC2220">
      <w:pPr>
        <w:spacing w:before="79"/>
        <w:ind w:right="1"/>
        <w:jc w:val="right"/>
        <w:rPr>
          <w:rFonts w:ascii="Calibri"/>
          <w:sz w:val="16"/>
        </w:rPr>
      </w:pPr>
      <w:r>
        <w:rPr>
          <w:noProof/>
        </w:rPr>
        <mc:AlternateContent>
          <mc:Choice Requires="wps">
            <w:drawing>
              <wp:anchor distT="0" distB="0" distL="114300" distR="114300" simplePos="0" relativeHeight="2704" behindDoc="0" locked="0" layoutInCell="1" allowOverlap="1" wp14:anchorId="4F249B44" wp14:editId="4A655233">
                <wp:simplePos x="0" y="0"/>
                <wp:positionH relativeFrom="page">
                  <wp:posOffset>1457960</wp:posOffset>
                </wp:positionH>
                <wp:positionV relativeFrom="paragraph">
                  <wp:posOffset>78105</wp:posOffset>
                </wp:positionV>
                <wp:extent cx="73660" cy="52705"/>
                <wp:effectExtent l="635" t="1905" r="1905" b="2540"/>
                <wp:wrapNone/>
                <wp:docPr id="111"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660" cy="52705"/>
                        </a:xfrm>
                        <a:custGeom>
                          <a:avLst/>
                          <a:gdLst>
                            <a:gd name="T0" fmla="+- 0 2308 2296"/>
                            <a:gd name="T1" fmla="*/ T0 w 116"/>
                            <a:gd name="T2" fmla="+- 0 123 123"/>
                            <a:gd name="T3" fmla="*/ 123 h 83"/>
                            <a:gd name="T4" fmla="+- 0 2301 2296"/>
                            <a:gd name="T5" fmla="*/ T4 w 116"/>
                            <a:gd name="T6" fmla="+- 0 129 123"/>
                            <a:gd name="T7" fmla="*/ 129 h 83"/>
                            <a:gd name="T8" fmla="+- 0 2296 2296"/>
                            <a:gd name="T9" fmla="*/ T8 w 116"/>
                            <a:gd name="T10" fmla="+- 0 138 123"/>
                            <a:gd name="T11" fmla="*/ 138 h 83"/>
                            <a:gd name="T12" fmla="+- 0 2297 2296"/>
                            <a:gd name="T13" fmla="*/ T12 w 116"/>
                            <a:gd name="T14" fmla="+- 0 154 123"/>
                            <a:gd name="T15" fmla="*/ 154 h 83"/>
                            <a:gd name="T16" fmla="+- 0 2302 2296"/>
                            <a:gd name="T17" fmla="*/ T16 w 116"/>
                            <a:gd name="T18" fmla="+- 0 164 123"/>
                            <a:gd name="T19" fmla="*/ 164 h 83"/>
                            <a:gd name="T20" fmla="+- 0 2310 2296"/>
                            <a:gd name="T21" fmla="*/ T20 w 116"/>
                            <a:gd name="T22" fmla="+- 0 171 123"/>
                            <a:gd name="T23" fmla="*/ 171 h 83"/>
                            <a:gd name="T24" fmla="+- 0 2302 2296"/>
                            <a:gd name="T25" fmla="*/ T24 w 116"/>
                            <a:gd name="T26" fmla="+- 0 173 123"/>
                            <a:gd name="T27" fmla="*/ 173 h 83"/>
                            <a:gd name="T28" fmla="+- 0 2297 2296"/>
                            <a:gd name="T29" fmla="*/ T28 w 116"/>
                            <a:gd name="T30" fmla="+- 0 179 123"/>
                            <a:gd name="T31" fmla="*/ 179 h 83"/>
                            <a:gd name="T32" fmla="+- 0 2296 2296"/>
                            <a:gd name="T33" fmla="*/ T32 w 116"/>
                            <a:gd name="T34" fmla="+- 0 191 123"/>
                            <a:gd name="T35" fmla="*/ 191 h 83"/>
                            <a:gd name="T36" fmla="+- 0 2300 2296"/>
                            <a:gd name="T37" fmla="*/ T36 w 116"/>
                            <a:gd name="T38" fmla="+- 0 197 123"/>
                            <a:gd name="T39" fmla="*/ 197 h 83"/>
                            <a:gd name="T40" fmla="+- 0 2306 2296"/>
                            <a:gd name="T41" fmla="*/ T40 w 116"/>
                            <a:gd name="T42" fmla="+- 0 201 123"/>
                            <a:gd name="T43" fmla="*/ 201 h 83"/>
                            <a:gd name="T44" fmla="+- 0 2317 2296"/>
                            <a:gd name="T45" fmla="*/ T44 w 116"/>
                            <a:gd name="T46" fmla="+- 0 205 123"/>
                            <a:gd name="T47" fmla="*/ 205 h 83"/>
                            <a:gd name="T48" fmla="+- 0 2323 2296"/>
                            <a:gd name="T49" fmla="*/ T48 w 116"/>
                            <a:gd name="T50" fmla="+- 0 206 123"/>
                            <a:gd name="T51" fmla="*/ 206 h 83"/>
                            <a:gd name="T52" fmla="+- 0 2324 2296"/>
                            <a:gd name="T53" fmla="*/ T52 w 116"/>
                            <a:gd name="T54" fmla="+- 0 206 123"/>
                            <a:gd name="T55" fmla="*/ 206 h 83"/>
                            <a:gd name="T56" fmla="+- 0 2324 2296"/>
                            <a:gd name="T57" fmla="*/ T56 w 116"/>
                            <a:gd name="T58" fmla="+- 0 202 123"/>
                            <a:gd name="T59" fmla="*/ 202 h 83"/>
                            <a:gd name="T60" fmla="+- 0 2324 2296"/>
                            <a:gd name="T61" fmla="*/ T60 w 116"/>
                            <a:gd name="T62" fmla="+- 0 201 123"/>
                            <a:gd name="T63" fmla="*/ 201 h 83"/>
                            <a:gd name="T64" fmla="+- 0 2316 2296"/>
                            <a:gd name="T65" fmla="*/ T64 w 116"/>
                            <a:gd name="T66" fmla="+- 0 199 123"/>
                            <a:gd name="T67" fmla="*/ 199 h 83"/>
                            <a:gd name="T68" fmla="+- 0 2302 2296"/>
                            <a:gd name="T69" fmla="*/ T68 w 116"/>
                            <a:gd name="T70" fmla="+- 0 194 123"/>
                            <a:gd name="T71" fmla="*/ 194 h 83"/>
                            <a:gd name="T72" fmla="+- 0 2300 2296"/>
                            <a:gd name="T73" fmla="*/ T72 w 116"/>
                            <a:gd name="T74" fmla="+- 0 184 123"/>
                            <a:gd name="T75" fmla="*/ 184 h 83"/>
                            <a:gd name="T76" fmla="+- 0 2360 2296"/>
                            <a:gd name="T77" fmla="*/ T76 w 116"/>
                            <a:gd name="T78" fmla="+- 0 183 123"/>
                            <a:gd name="T79" fmla="*/ 183 h 83"/>
                            <a:gd name="T80" fmla="+- 0 2307 2296"/>
                            <a:gd name="T81" fmla="*/ T80 w 116"/>
                            <a:gd name="T82" fmla="+- 0 165 123"/>
                            <a:gd name="T83" fmla="*/ 165 h 83"/>
                            <a:gd name="T84" fmla="+- 0 2300 2296"/>
                            <a:gd name="T85" fmla="*/ T84 w 116"/>
                            <a:gd name="T86" fmla="+- 0 141 123"/>
                            <a:gd name="T87" fmla="*/ 141 h 83"/>
                            <a:gd name="T88" fmla="+- 0 2304 2296"/>
                            <a:gd name="T89" fmla="*/ T88 w 116"/>
                            <a:gd name="T90" fmla="+- 0 137 123"/>
                            <a:gd name="T91" fmla="*/ 137 h 83"/>
                            <a:gd name="T92" fmla="+- 0 2308 2296"/>
                            <a:gd name="T93" fmla="*/ T92 w 116"/>
                            <a:gd name="T94" fmla="+- 0 136 123"/>
                            <a:gd name="T95" fmla="*/ 136 h 83"/>
                            <a:gd name="T96" fmla="+- 0 2324 2296"/>
                            <a:gd name="T97" fmla="*/ T96 w 116"/>
                            <a:gd name="T98" fmla="+- 0 125 123"/>
                            <a:gd name="T99" fmla="*/ 125 h 83"/>
                            <a:gd name="T100" fmla="+- 0 2318 2296"/>
                            <a:gd name="T101" fmla="*/ T100 w 116"/>
                            <a:gd name="T102" fmla="+- 0 123 123"/>
                            <a:gd name="T103" fmla="*/ 123 h 83"/>
                            <a:gd name="T104" fmla="+- 0 2310 2296"/>
                            <a:gd name="T105" fmla="*/ T104 w 116"/>
                            <a:gd name="T106" fmla="+- 0 183 123"/>
                            <a:gd name="T107" fmla="*/ 183 h 83"/>
                            <a:gd name="T108" fmla="+- 0 2316 2296"/>
                            <a:gd name="T109" fmla="*/ T108 w 116"/>
                            <a:gd name="T110" fmla="+- 0 184 123"/>
                            <a:gd name="T111" fmla="*/ 184 h 83"/>
                            <a:gd name="T112" fmla="+- 0 2372 2296"/>
                            <a:gd name="T113" fmla="*/ T112 w 116"/>
                            <a:gd name="T114" fmla="+- 0 197 123"/>
                            <a:gd name="T115" fmla="*/ 197 h 83"/>
                            <a:gd name="T116" fmla="+- 0 2374 2296"/>
                            <a:gd name="T117" fmla="*/ T116 w 116"/>
                            <a:gd name="T118" fmla="+- 0 196 123"/>
                            <a:gd name="T119" fmla="*/ 196 h 83"/>
                            <a:gd name="T120" fmla="+- 0 2375 2296"/>
                            <a:gd name="T121" fmla="*/ T120 w 116"/>
                            <a:gd name="T122" fmla="+- 0 194 123"/>
                            <a:gd name="T123" fmla="*/ 194 h 83"/>
                            <a:gd name="T124" fmla="+- 0 2375 2296"/>
                            <a:gd name="T125" fmla="*/ T124 w 116"/>
                            <a:gd name="T126" fmla="+- 0 189 123"/>
                            <a:gd name="T127" fmla="*/ 189 h 83"/>
                            <a:gd name="T128" fmla="+- 0 2372 2296"/>
                            <a:gd name="T129" fmla="*/ T128 w 116"/>
                            <a:gd name="T130" fmla="+- 0 186 123"/>
                            <a:gd name="T131" fmla="*/ 186 h 83"/>
                            <a:gd name="T132" fmla="+- 0 2360 2296"/>
                            <a:gd name="T133" fmla="*/ T132 w 116"/>
                            <a:gd name="T134" fmla="+- 0 183 123"/>
                            <a:gd name="T135" fmla="*/ 183 h 83"/>
                            <a:gd name="T136" fmla="+- 0 2315 2296"/>
                            <a:gd name="T137" fmla="*/ T136 w 116"/>
                            <a:gd name="T138" fmla="+- 0 136 123"/>
                            <a:gd name="T139" fmla="*/ 136 h 83"/>
                            <a:gd name="T140" fmla="+- 0 2324 2296"/>
                            <a:gd name="T141" fmla="*/ T140 w 116"/>
                            <a:gd name="T142" fmla="+- 0 137 123"/>
                            <a:gd name="T143" fmla="*/ 137 h 83"/>
                            <a:gd name="T144" fmla="+- 0 2406 2296"/>
                            <a:gd name="T145" fmla="*/ T144 w 116"/>
                            <a:gd name="T146" fmla="+- 0 158 123"/>
                            <a:gd name="T147" fmla="*/ 158 h 83"/>
                            <a:gd name="T148" fmla="+- 0 2409 2296"/>
                            <a:gd name="T149" fmla="*/ T148 w 116"/>
                            <a:gd name="T150" fmla="+- 0 157 123"/>
                            <a:gd name="T151" fmla="*/ 157 h 83"/>
                            <a:gd name="T152" fmla="+- 0 2411 2296"/>
                            <a:gd name="T153" fmla="*/ T152 w 116"/>
                            <a:gd name="T154" fmla="+- 0 154 123"/>
                            <a:gd name="T155" fmla="*/ 154 h 83"/>
                            <a:gd name="T156" fmla="+- 0 2411 2296"/>
                            <a:gd name="T157" fmla="*/ T156 w 116"/>
                            <a:gd name="T158" fmla="+- 0 149 123"/>
                            <a:gd name="T159" fmla="*/ 149 h 83"/>
                            <a:gd name="T160" fmla="+- 0 2409 2296"/>
                            <a:gd name="T161" fmla="*/ T160 w 116"/>
                            <a:gd name="T162" fmla="+- 0 146 123"/>
                            <a:gd name="T163" fmla="*/ 146 h 83"/>
                            <a:gd name="T164" fmla="+- 0 2368 2296"/>
                            <a:gd name="T165" fmla="*/ T164 w 116"/>
                            <a:gd name="T166" fmla="+- 0 136 123"/>
                            <a:gd name="T167" fmla="*/ 136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16" h="83">
                              <a:moveTo>
                                <a:pt x="22" y="0"/>
                              </a:moveTo>
                              <a:lnTo>
                                <a:pt x="12" y="0"/>
                              </a:lnTo>
                              <a:lnTo>
                                <a:pt x="8" y="2"/>
                              </a:lnTo>
                              <a:lnTo>
                                <a:pt x="5" y="6"/>
                              </a:lnTo>
                              <a:lnTo>
                                <a:pt x="1" y="10"/>
                              </a:lnTo>
                              <a:lnTo>
                                <a:pt x="0" y="15"/>
                              </a:lnTo>
                              <a:lnTo>
                                <a:pt x="0" y="26"/>
                              </a:lnTo>
                              <a:lnTo>
                                <a:pt x="1" y="31"/>
                              </a:lnTo>
                              <a:lnTo>
                                <a:pt x="3" y="36"/>
                              </a:lnTo>
                              <a:lnTo>
                                <a:pt x="6" y="41"/>
                              </a:lnTo>
                              <a:lnTo>
                                <a:pt x="10" y="45"/>
                              </a:lnTo>
                              <a:lnTo>
                                <a:pt x="14" y="48"/>
                              </a:lnTo>
                              <a:lnTo>
                                <a:pt x="10" y="48"/>
                              </a:lnTo>
                              <a:lnTo>
                                <a:pt x="6" y="50"/>
                              </a:lnTo>
                              <a:lnTo>
                                <a:pt x="4" y="53"/>
                              </a:lnTo>
                              <a:lnTo>
                                <a:pt x="1" y="56"/>
                              </a:lnTo>
                              <a:lnTo>
                                <a:pt x="0" y="60"/>
                              </a:lnTo>
                              <a:lnTo>
                                <a:pt x="0" y="68"/>
                              </a:lnTo>
                              <a:lnTo>
                                <a:pt x="1" y="72"/>
                              </a:lnTo>
                              <a:lnTo>
                                <a:pt x="4" y="74"/>
                              </a:lnTo>
                              <a:lnTo>
                                <a:pt x="7" y="76"/>
                              </a:lnTo>
                              <a:lnTo>
                                <a:pt x="10" y="78"/>
                              </a:lnTo>
                              <a:lnTo>
                                <a:pt x="17" y="81"/>
                              </a:lnTo>
                              <a:lnTo>
                                <a:pt x="21" y="82"/>
                              </a:lnTo>
                              <a:lnTo>
                                <a:pt x="27" y="83"/>
                              </a:lnTo>
                              <a:lnTo>
                                <a:pt x="28" y="83"/>
                              </a:lnTo>
                              <a:lnTo>
                                <a:pt x="28" y="82"/>
                              </a:lnTo>
                              <a:lnTo>
                                <a:pt x="28" y="79"/>
                              </a:lnTo>
                              <a:lnTo>
                                <a:pt x="28" y="78"/>
                              </a:lnTo>
                              <a:lnTo>
                                <a:pt x="27" y="78"/>
                              </a:lnTo>
                              <a:lnTo>
                                <a:pt x="20" y="76"/>
                              </a:lnTo>
                              <a:lnTo>
                                <a:pt x="15" y="75"/>
                              </a:lnTo>
                              <a:lnTo>
                                <a:pt x="6" y="71"/>
                              </a:lnTo>
                              <a:lnTo>
                                <a:pt x="4" y="68"/>
                              </a:lnTo>
                              <a:lnTo>
                                <a:pt x="4" y="61"/>
                              </a:lnTo>
                              <a:lnTo>
                                <a:pt x="7" y="60"/>
                              </a:lnTo>
                              <a:lnTo>
                                <a:pt x="64" y="60"/>
                              </a:lnTo>
                              <a:lnTo>
                                <a:pt x="25" y="50"/>
                              </a:lnTo>
                              <a:lnTo>
                                <a:pt x="11" y="42"/>
                              </a:lnTo>
                              <a:lnTo>
                                <a:pt x="4" y="33"/>
                              </a:lnTo>
                              <a:lnTo>
                                <a:pt x="4" y="18"/>
                              </a:lnTo>
                              <a:lnTo>
                                <a:pt x="5" y="16"/>
                              </a:lnTo>
                              <a:lnTo>
                                <a:pt x="8" y="14"/>
                              </a:lnTo>
                              <a:lnTo>
                                <a:pt x="10" y="13"/>
                              </a:lnTo>
                              <a:lnTo>
                                <a:pt x="12" y="13"/>
                              </a:lnTo>
                              <a:lnTo>
                                <a:pt x="72" y="13"/>
                              </a:lnTo>
                              <a:lnTo>
                                <a:pt x="28" y="2"/>
                              </a:lnTo>
                              <a:lnTo>
                                <a:pt x="25" y="1"/>
                              </a:lnTo>
                              <a:lnTo>
                                <a:pt x="22" y="0"/>
                              </a:lnTo>
                              <a:close/>
                              <a:moveTo>
                                <a:pt x="64" y="60"/>
                              </a:moveTo>
                              <a:lnTo>
                                <a:pt x="14" y="60"/>
                              </a:lnTo>
                              <a:lnTo>
                                <a:pt x="17" y="60"/>
                              </a:lnTo>
                              <a:lnTo>
                                <a:pt x="20" y="61"/>
                              </a:lnTo>
                              <a:lnTo>
                                <a:pt x="73" y="74"/>
                              </a:lnTo>
                              <a:lnTo>
                                <a:pt x="76" y="74"/>
                              </a:lnTo>
                              <a:lnTo>
                                <a:pt x="77" y="74"/>
                              </a:lnTo>
                              <a:lnTo>
                                <a:pt x="78" y="73"/>
                              </a:lnTo>
                              <a:lnTo>
                                <a:pt x="79" y="72"/>
                              </a:lnTo>
                              <a:lnTo>
                                <a:pt x="79" y="71"/>
                              </a:lnTo>
                              <a:lnTo>
                                <a:pt x="79" y="68"/>
                              </a:lnTo>
                              <a:lnTo>
                                <a:pt x="79" y="66"/>
                              </a:lnTo>
                              <a:lnTo>
                                <a:pt x="78" y="64"/>
                              </a:lnTo>
                              <a:lnTo>
                                <a:pt x="76" y="63"/>
                              </a:lnTo>
                              <a:lnTo>
                                <a:pt x="75" y="62"/>
                              </a:lnTo>
                              <a:lnTo>
                                <a:pt x="64" y="60"/>
                              </a:lnTo>
                              <a:close/>
                              <a:moveTo>
                                <a:pt x="72" y="13"/>
                              </a:moveTo>
                              <a:lnTo>
                                <a:pt x="19" y="13"/>
                              </a:lnTo>
                              <a:lnTo>
                                <a:pt x="23" y="13"/>
                              </a:lnTo>
                              <a:lnTo>
                                <a:pt x="28" y="14"/>
                              </a:lnTo>
                              <a:lnTo>
                                <a:pt x="109" y="34"/>
                              </a:lnTo>
                              <a:lnTo>
                                <a:pt x="110" y="35"/>
                              </a:lnTo>
                              <a:lnTo>
                                <a:pt x="112" y="35"/>
                              </a:lnTo>
                              <a:lnTo>
                                <a:pt x="113" y="34"/>
                              </a:lnTo>
                              <a:lnTo>
                                <a:pt x="115" y="32"/>
                              </a:lnTo>
                              <a:lnTo>
                                <a:pt x="115" y="31"/>
                              </a:lnTo>
                              <a:lnTo>
                                <a:pt x="115" y="28"/>
                              </a:lnTo>
                              <a:lnTo>
                                <a:pt x="115" y="26"/>
                              </a:lnTo>
                              <a:lnTo>
                                <a:pt x="114" y="25"/>
                              </a:lnTo>
                              <a:lnTo>
                                <a:pt x="113" y="23"/>
                              </a:lnTo>
                              <a:lnTo>
                                <a:pt x="111" y="22"/>
                              </a:lnTo>
                              <a:lnTo>
                                <a:pt x="72"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844E09" id="AutoShape 83" o:spid="_x0000_s1026" style="position:absolute;margin-left:114.8pt;margin-top:6.15pt;width:5.8pt;height:4.15pt;z-index: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" path="m22,l12,,8,2,5,6,1,10,,15,,26r1,5l3,36r3,5l10,45r4,3l10,48,6,50,4,53,1,56,,60r,8l1,72r3,2l7,76r3,2l17,81r4,1l27,83r1,l28,82r,-3l28,78r-1,l20,76,15,75,6,71,4,68r,-7l7,60r57,l25,50,11,42,4,33,4,18,5,16,8,14r2,-1l12,13r60,l28,2,25,1,22,xm64,60r-50,l17,60r3,1l73,74r3,l77,74r1,-1l79,72r,-1l79,68r,-2l78,64,76,63,75,62,64,60xm72,13r-53,l23,13r5,1l109,34r1,1l112,35r1,-1l115,32r,-1l115,28r,-2l114,25r-1,-2l111,22,72,13xe" fillcolor="black" stroked="f">
                <v:path arrowok="t" o:connecttype="custom" o:connectlocs="7620,78105;3175,81915;0,87630;635,97790;3810,104140;8890,108585;3810,109855;635,113665;0,121285;2540,125095;6350,127635;13335,130175;17145,130810;17780,130810;17780,128270;17780,127635;12700,126365;3810,123190;2540,116840;40640,116205;6985,104775;2540,89535;5080,86995;7620,86360;17780,79375;13970,78105;8890,116205;12700,116840;48260,125095;49530,124460;50165,123190;50165,120015;48260,118110;40640,116205;12065,86360;17780,86995;69850,100330;71755,99695;73025,97790;73025,94615;71755,92710;45720,86360" o:connectangles="0,0,0,0,0,0,0,0,0,0,0,0,0,0,0,0,0,0,0,0,0,0,0,0,0,0,0,0,0,0,0,0,0,0,0,0,0,0,0,0,0,0"/>
                <w10:wrap anchorx="page"/>
              </v:shape>
            </w:pict>
          </mc:Fallback>
        </mc:AlternateContent>
      </w:r>
      <w:r w:rsidR="00E142A3">
        <w:rPr>
          <w:rFonts w:ascii="Calibri"/>
          <w:color w:val="252525"/>
          <w:sz w:val="16"/>
        </w:rPr>
        <w:t>180</w:t>
      </w:r>
    </w:p>
    <w:p w14:paraId="7A163CE1" w14:textId="77777777" w:rsidR="0092676A" w:rsidRDefault="00E142A3">
      <w:pPr>
        <w:spacing w:before="79"/>
        <w:ind w:right="1"/>
        <w:jc w:val="right"/>
        <w:rPr>
          <w:rFonts w:ascii="Calibri"/>
          <w:sz w:val="16"/>
        </w:rPr>
      </w:pPr>
      <w:r>
        <w:rPr>
          <w:rFonts w:ascii="Calibri"/>
          <w:color w:val="252525"/>
          <w:sz w:val="16"/>
        </w:rPr>
        <w:t>160</w:t>
      </w:r>
    </w:p>
    <w:p w14:paraId="422A8F7B" w14:textId="77777777" w:rsidR="0092676A" w:rsidRDefault="00E142A3">
      <w:pPr>
        <w:spacing w:before="79"/>
        <w:ind w:right="1"/>
        <w:jc w:val="right"/>
        <w:rPr>
          <w:rFonts w:ascii="Calibri"/>
          <w:sz w:val="16"/>
        </w:rPr>
      </w:pPr>
      <w:r>
        <w:rPr>
          <w:rFonts w:ascii="Calibri"/>
          <w:color w:val="252525"/>
          <w:sz w:val="16"/>
        </w:rPr>
        <w:t>140</w:t>
      </w:r>
    </w:p>
    <w:p w14:paraId="75CF3261" w14:textId="77777777" w:rsidR="0092676A" w:rsidRDefault="00E142A3">
      <w:pPr>
        <w:spacing w:before="79"/>
        <w:ind w:right="1"/>
        <w:jc w:val="right"/>
        <w:rPr>
          <w:rFonts w:ascii="Calibri"/>
          <w:sz w:val="16"/>
        </w:rPr>
      </w:pPr>
      <w:r>
        <w:rPr>
          <w:rFonts w:ascii="Calibri"/>
          <w:color w:val="252525"/>
          <w:sz w:val="16"/>
        </w:rPr>
        <w:t>120</w:t>
      </w:r>
    </w:p>
    <w:p w14:paraId="28CCA522" w14:textId="77777777" w:rsidR="0092676A" w:rsidRDefault="00E142A3">
      <w:pPr>
        <w:spacing w:before="79"/>
        <w:ind w:right="1"/>
        <w:jc w:val="right"/>
        <w:rPr>
          <w:rFonts w:ascii="Calibri"/>
          <w:sz w:val="16"/>
        </w:rPr>
      </w:pPr>
      <w:r>
        <w:rPr>
          <w:rFonts w:ascii="Calibri"/>
          <w:color w:val="252525"/>
          <w:sz w:val="16"/>
        </w:rPr>
        <w:t>100</w:t>
      </w:r>
    </w:p>
    <w:p w14:paraId="4DE7C06C" w14:textId="77777777" w:rsidR="0092676A" w:rsidRDefault="00E142A3">
      <w:pPr>
        <w:spacing w:before="79"/>
        <w:ind w:right="1"/>
        <w:jc w:val="right"/>
        <w:rPr>
          <w:rFonts w:ascii="Calibri"/>
          <w:sz w:val="16"/>
        </w:rPr>
      </w:pPr>
      <w:r>
        <w:rPr>
          <w:rFonts w:ascii="Calibri"/>
          <w:color w:val="252525"/>
          <w:sz w:val="16"/>
        </w:rPr>
        <w:t>80</w:t>
      </w:r>
    </w:p>
    <w:p w14:paraId="4ECDDC7B" w14:textId="77777777" w:rsidR="0092676A" w:rsidRDefault="00E142A3">
      <w:pPr>
        <w:spacing w:before="79"/>
        <w:ind w:right="1"/>
        <w:jc w:val="right"/>
        <w:rPr>
          <w:rFonts w:ascii="Calibri"/>
          <w:sz w:val="16"/>
        </w:rPr>
      </w:pPr>
      <w:r>
        <w:rPr>
          <w:rFonts w:ascii="Calibri"/>
          <w:color w:val="252525"/>
          <w:sz w:val="16"/>
        </w:rPr>
        <w:t>60</w:t>
      </w:r>
    </w:p>
    <w:p w14:paraId="4A902E14" w14:textId="77777777" w:rsidR="0092676A" w:rsidRDefault="00E142A3">
      <w:pPr>
        <w:spacing w:before="79"/>
        <w:ind w:right="1"/>
        <w:jc w:val="right"/>
        <w:rPr>
          <w:rFonts w:ascii="Calibri"/>
          <w:sz w:val="16"/>
        </w:rPr>
      </w:pPr>
      <w:r>
        <w:rPr>
          <w:rFonts w:ascii="Calibri"/>
          <w:color w:val="252525"/>
          <w:sz w:val="16"/>
        </w:rPr>
        <w:t>40</w:t>
      </w:r>
    </w:p>
    <w:p w14:paraId="1844957A" w14:textId="77777777" w:rsidR="0092676A" w:rsidRDefault="00E142A3">
      <w:pPr>
        <w:spacing w:before="80"/>
        <w:ind w:right="1"/>
        <w:jc w:val="right"/>
        <w:rPr>
          <w:rFonts w:ascii="Calibri"/>
          <w:sz w:val="16"/>
        </w:rPr>
      </w:pPr>
      <w:r>
        <w:rPr>
          <w:rFonts w:ascii="Calibri"/>
          <w:color w:val="252525"/>
          <w:sz w:val="16"/>
        </w:rPr>
        <w:t>20</w:t>
      </w:r>
    </w:p>
    <w:p w14:paraId="1A27257E" w14:textId="77777777" w:rsidR="0092676A" w:rsidRDefault="00E142A3">
      <w:pPr>
        <w:spacing w:before="80"/>
        <w:jc w:val="right"/>
        <w:rPr>
          <w:rFonts w:ascii="Calibri"/>
          <w:sz w:val="16"/>
        </w:rPr>
      </w:pPr>
      <w:r>
        <w:rPr>
          <w:rFonts w:ascii="Calibri"/>
          <w:color w:val="252525"/>
          <w:w w:val="101"/>
          <w:sz w:val="16"/>
        </w:rPr>
        <w:t>0</w:t>
      </w:r>
    </w:p>
    <w:p w14:paraId="6AD600C7" w14:textId="77777777" w:rsidR="0092676A" w:rsidRDefault="00E142A3">
      <w:pPr>
        <w:pStyle w:val="BodyText"/>
        <w:rPr>
          <w:rFonts w:ascii="Calibri"/>
          <w:sz w:val="16"/>
        </w:rPr>
      </w:pPr>
      <w:r>
        <w:br w:type="column"/>
      </w:r>
    </w:p>
    <w:p w14:paraId="2EE8C05D" w14:textId="77777777" w:rsidR="0092676A" w:rsidRDefault="0092676A">
      <w:pPr>
        <w:pStyle w:val="BodyText"/>
        <w:rPr>
          <w:rFonts w:ascii="Calibri"/>
          <w:sz w:val="16"/>
        </w:rPr>
      </w:pPr>
    </w:p>
    <w:p w14:paraId="3228832E" w14:textId="77777777" w:rsidR="0092676A" w:rsidRDefault="0092676A">
      <w:pPr>
        <w:pStyle w:val="BodyText"/>
        <w:rPr>
          <w:rFonts w:ascii="Calibri"/>
          <w:sz w:val="16"/>
        </w:rPr>
      </w:pPr>
    </w:p>
    <w:p w14:paraId="573D5BEB" w14:textId="77777777" w:rsidR="0092676A" w:rsidRDefault="0092676A">
      <w:pPr>
        <w:pStyle w:val="BodyText"/>
        <w:rPr>
          <w:rFonts w:ascii="Calibri"/>
          <w:sz w:val="16"/>
        </w:rPr>
      </w:pPr>
    </w:p>
    <w:p w14:paraId="67FC28E6" w14:textId="77777777" w:rsidR="0092676A" w:rsidRDefault="0092676A">
      <w:pPr>
        <w:pStyle w:val="BodyText"/>
        <w:rPr>
          <w:rFonts w:ascii="Calibri"/>
          <w:sz w:val="16"/>
        </w:rPr>
      </w:pPr>
    </w:p>
    <w:p w14:paraId="4FB9FA49" w14:textId="77777777" w:rsidR="0092676A" w:rsidRDefault="0092676A">
      <w:pPr>
        <w:pStyle w:val="BodyText"/>
        <w:rPr>
          <w:rFonts w:ascii="Calibri"/>
          <w:sz w:val="16"/>
        </w:rPr>
      </w:pPr>
    </w:p>
    <w:p w14:paraId="2CC3B097" w14:textId="77777777" w:rsidR="0092676A" w:rsidRDefault="0092676A">
      <w:pPr>
        <w:pStyle w:val="BodyText"/>
        <w:rPr>
          <w:rFonts w:ascii="Calibri"/>
          <w:sz w:val="16"/>
        </w:rPr>
      </w:pPr>
    </w:p>
    <w:p w14:paraId="6A5A642C" w14:textId="77777777" w:rsidR="0092676A" w:rsidRDefault="0092676A">
      <w:pPr>
        <w:pStyle w:val="BodyText"/>
        <w:rPr>
          <w:rFonts w:ascii="Calibri"/>
          <w:sz w:val="16"/>
        </w:rPr>
      </w:pPr>
    </w:p>
    <w:p w14:paraId="28C1EB97" w14:textId="77777777" w:rsidR="0092676A" w:rsidRDefault="0092676A">
      <w:pPr>
        <w:pStyle w:val="BodyText"/>
        <w:rPr>
          <w:rFonts w:ascii="Calibri"/>
          <w:sz w:val="16"/>
        </w:rPr>
      </w:pPr>
    </w:p>
    <w:p w14:paraId="3277C025" w14:textId="77777777" w:rsidR="0092676A" w:rsidRDefault="0092676A">
      <w:pPr>
        <w:pStyle w:val="BodyText"/>
        <w:rPr>
          <w:rFonts w:ascii="Calibri"/>
          <w:sz w:val="16"/>
        </w:rPr>
      </w:pPr>
    </w:p>
    <w:p w14:paraId="37131F70" w14:textId="77777777" w:rsidR="0092676A" w:rsidRDefault="0092676A">
      <w:pPr>
        <w:pStyle w:val="BodyText"/>
        <w:rPr>
          <w:rFonts w:ascii="Calibri"/>
          <w:sz w:val="16"/>
        </w:rPr>
      </w:pPr>
    </w:p>
    <w:p w14:paraId="73A9D6EA" w14:textId="77777777" w:rsidR="0092676A" w:rsidRDefault="0092676A">
      <w:pPr>
        <w:pStyle w:val="BodyText"/>
        <w:rPr>
          <w:rFonts w:ascii="Calibri"/>
          <w:sz w:val="16"/>
        </w:rPr>
      </w:pPr>
    </w:p>
    <w:p w14:paraId="55A6B6EF" w14:textId="77777777" w:rsidR="0092676A" w:rsidRDefault="0092676A">
      <w:pPr>
        <w:pStyle w:val="BodyText"/>
        <w:rPr>
          <w:rFonts w:ascii="Calibri"/>
          <w:sz w:val="16"/>
        </w:rPr>
      </w:pPr>
    </w:p>
    <w:p w14:paraId="77C4C643" w14:textId="77777777" w:rsidR="0092676A" w:rsidRDefault="0092676A">
      <w:pPr>
        <w:pStyle w:val="BodyText"/>
        <w:rPr>
          <w:rFonts w:ascii="Calibri"/>
          <w:sz w:val="16"/>
        </w:rPr>
      </w:pPr>
    </w:p>
    <w:p w14:paraId="52F6F791" w14:textId="77777777" w:rsidR="0092676A" w:rsidRDefault="0092676A">
      <w:pPr>
        <w:pStyle w:val="BodyText"/>
        <w:rPr>
          <w:rFonts w:ascii="Calibri"/>
          <w:sz w:val="16"/>
        </w:rPr>
      </w:pPr>
    </w:p>
    <w:p w14:paraId="67845FFF" w14:textId="77777777" w:rsidR="0092676A" w:rsidRDefault="0092676A">
      <w:pPr>
        <w:pStyle w:val="BodyText"/>
        <w:rPr>
          <w:rFonts w:ascii="Calibri"/>
          <w:sz w:val="16"/>
        </w:rPr>
      </w:pPr>
    </w:p>
    <w:p w14:paraId="5C63B02C" w14:textId="77777777" w:rsidR="0092676A" w:rsidRDefault="0092676A">
      <w:pPr>
        <w:pStyle w:val="BodyText"/>
        <w:spacing w:before="10"/>
        <w:rPr>
          <w:rFonts w:ascii="Calibri"/>
          <w:sz w:val="11"/>
        </w:rPr>
      </w:pPr>
    </w:p>
    <w:p w14:paraId="776A6F75" w14:textId="77777777" w:rsidR="0092676A" w:rsidRDefault="00AC2220">
      <w:pPr>
        <w:tabs>
          <w:tab w:val="left" w:pos="388"/>
          <w:tab w:val="left" w:pos="873"/>
          <w:tab w:val="left" w:pos="1357"/>
          <w:tab w:val="left" w:pos="1841"/>
          <w:tab w:val="left" w:pos="2389"/>
          <w:tab w:val="left" w:pos="2810"/>
          <w:tab w:val="left" w:pos="3295"/>
          <w:tab w:val="left" w:pos="3779"/>
          <w:tab w:val="left" w:pos="4263"/>
          <w:tab w:val="left" w:pos="4811"/>
          <w:tab w:val="left" w:pos="5232"/>
          <w:tab w:val="left" w:pos="5716"/>
          <w:tab w:val="left" w:pos="6201"/>
          <w:tab w:val="left" w:pos="6685"/>
          <w:tab w:val="left" w:pos="7233"/>
        </w:tabs>
        <w:spacing w:line="184" w:lineRule="exact"/>
        <w:ind w:left="-33" w:right="1863"/>
        <w:jc w:val="center"/>
        <w:rPr>
          <w:rFonts w:ascii="Calibri"/>
          <w:sz w:val="16"/>
        </w:rPr>
      </w:pPr>
      <w:r>
        <w:rPr>
          <w:noProof/>
        </w:rPr>
        <mc:AlternateContent>
          <mc:Choice Requires="wpg">
            <w:drawing>
              <wp:anchor distT="0" distB="0" distL="114300" distR="114300" simplePos="0" relativeHeight="2680" behindDoc="0" locked="0" layoutInCell="1" allowOverlap="1" wp14:anchorId="2C0F47D8" wp14:editId="6143F0B9">
                <wp:simplePos x="0" y="0"/>
                <wp:positionH relativeFrom="page">
                  <wp:posOffset>1727835</wp:posOffset>
                </wp:positionH>
                <wp:positionV relativeFrom="paragraph">
                  <wp:posOffset>-1950720</wp:posOffset>
                </wp:positionV>
                <wp:extent cx="4647565" cy="1935480"/>
                <wp:effectExtent l="3810" t="11430" r="6350" b="0"/>
                <wp:wrapNone/>
                <wp:docPr id="92"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7565" cy="1935480"/>
                          <a:chOff x="2721" y="-3072"/>
                          <a:chExt cx="7319" cy="3048"/>
                        </a:xfrm>
                      </wpg:grpSpPr>
                      <pic:pic xmlns:pic="http://schemas.openxmlformats.org/drawingml/2006/picture">
                        <pic:nvPicPr>
                          <pic:cNvPr id="93" name="Picture 82"/>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2733" y="-3070"/>
                            <a:ext cx="7269" cy="3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Line 81"/>
                        <wps:cNvCnPr/>
                        <wps:spPr bwMode="auto">
                          <a:xfrm>
                            <a:off x="2734" y="-40"/>
                            <a:ext cx="7268" cy="0"/>
                          </a:xfrm>
                          <a:prstGeom prst="line">
                            <a:avLst/>
                          </a:prstGeom>
                          <a:noFill/>
                          <a:ln w="2531">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95" name="AutoShape 80"/>
                        <wps:cNvSpPr>
                          <a:spLocks/>
                        </wps:cNvSpPr>
                        <wps:spPr bwMode="auto">
                          <a:xfrm>
                            <a:off x="3217" y="-77"/>
                            <a:ext cx="6785" cy="2"/>
                          </a:xfrm>
                          <a:custGeom>
                            <a:avLst/>
                            <a:gdLst>
                              <a:gd name="T0" fmla="+- 0 3217 3217"/>
                              <a:gd name="T1" fmla="*/ T0 w 6785"/>
                              <a:gd name="T2" fmla="+- 0 3221 3217"/>
                              <a:gd name="T3" fmla="*/ T2 w 6785"/>
                              <a:gd name="T4" fmla="+- 0 3701 3217"/>
                              <a:gd name="T5" fmla="*/ T4 w 6785"/>
                              <a:gd name="T6" fmla="+- 0 3705 3217"/>
                              <a:gd name="T7" fmla="*/ T6 w 6785"/>
                              <a:gd name="T8" fmla="+- 0 4186 3217"/>
                              <a:gd name="T9" fmla="*/ T8 w 6785"/>
                              <a:gd name="T10" fmla="+- 0 4189 3217"/>
                              <a:gd name="T11" fmla="*/ T10 w 6785"/>
                              <a:gd name="T12" fmla="+- 0 4670 3217"/>
                              <a:gd name="T13" fmla="*/ T12 w 6785"/>
                              <a:gd name="T14" fmla="+- 0 4674 3217"/>
                              <a:gd name="T15" fmla="*/ T14 w 6785"/>
                              <a:gd name="T16" fmla="+- 0 5154 3217"/>
                              <a:gd name="T17" fmla="*/ T16 w 6785"/>
                              <a:gd name="T18" fmla="+- 0 5158 3217"/>
                              <a:gd name="T19" fmla="*/ T18 w 6785"/>
                              <a:gd name="T20" fmla="+- 0 5638 3217"/>
                              <a:gd name="T21" fmla="*/ T20 w 6785"/>
                              <a:gd name="T22" fmla="+- 0 5642 3217"/>
                              <a:gd name="T23" fmla="*/ T22 w 6785"/>
                              <a:gd name="T24" fmla="+- 0 6123 3217"/>
                              <a:gd name="T25" fmla="*/ T24 w 6785"/>
                              <a:gd name="T26" fmla="+- 0 6127 3217"/>
                              <a:gd name="T27" fmla="*/ T26 w 6785"/>
                              <a:gd name="T28" fmla="+- 0 6607 3217"/>
                              <a:gd name="T29" fmla="*/ T28 w 6785"/>
                              <a:gd name="T30" fmla="+- 0 6611 3217"/>
                              <a:gd name="T31" fmla="*/ T30 w 6785"/>
                              <a:gd name="T32" fmla="+- 0 7091 3217"/>
                              <a:gd name="T33" fmla="*/ T32 w 6785"/>
                              <a:gd name="T34" fmla="+- 0 7095 3217"/>
                              <a:gd name="T35" fmla="*/ T34 w 6785"/>
                              <a:gd name="T36" fmla="+- 0 7576 3217"/>
                              <a:gd name="T37" fmla="*/ T36 w 6785"/>
                              <a:gd name="T38" fmla="+- 0 7580 3217"/>
                              <a:gd name="T39" fmla="*/ T38 w 6785"/>
                              <a:gd name="T40" fmla="+- 0 8061 3217"/>
                              <a:gd name="T41" fmla="*/ T40 w 6785"/>
                              <a:gd name="T42" fmla="+- 0 8065 3217"/>
                              <a:gd name="T43" fmla="*/ T42 w 6785"/>
                              <a:gd name="T44" fmla="+- 0 8545 3217"/>
                              <a:gd name="T45" fmla="*/ T44 w 6785"/>
                              <a:gd name="T46" fmla="+- 0 8549 3217"/>
                              <a:gd name="T47" fmla="*/ T46 w 6785"/>
                              <a:gd name="T48" fmla="+- 0 9029 3217"/>
                              <a:gd name="T49" fmla="*/ T48 w 6785"/>
                              <a:gd name="T50" fmla="+- 0 9033 3217"/>
                              <a:gd name="T51" fmla="*/ T50 w 6785"/>
                              <a:gd name="T52" fmla="+- 0 9513 3217"/>
                              <a:gd name="T53" fmla="*/ T52 w 6785"/>
                              <a:gd name="T54" fmla="+- 0 9517 3217"/>
                              <a:gd name="T55" fmla="*/ T54 w 6785"/>
                              <a:gd name="T56" fmla="+- 0 9998 3217"/>
                              <a:gd name="T57" fmla="*/ T56 w 6785"/>
                              <a:gd name="T58" fmla="+- 0 10002 3217"/>
                              <a:gd name="T59" fmla="*/ T58 w 6785"/>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Lst>
                            <a:rect l="0" t="0" r="r" b="b"/>
                            <a:pathLst>
                              <a:path w="6785">
                                <a:moveTo>
                                  <a:pt x="0" y="0"/>
                                </a:moveTo>
                                <a:lnTo>
                                  <a:pt x="4" y="0"/>
                                </a:lnTo>
                                <a:moveTo>
                                  <a:pt x="484" y="0"/>
                                </a:moveTo>
                                <a:lnTo>
                                  <a:pt x="488" y="0"/>
                                </a:lnTo>
                                <a:moveTo>
                                  <a:pt x="969" y="0"/>
                                </a:moveTo>
                                <a:lnTo>
                                  <a:pt x="972" y="0"/>
                                </a:lnTo>
                                <a:moveTo>
                                  <a:pt x="1453" y="0"/>
                                </a:moveTo>
                                <a:lnTo>
                                  <a:pt x="1457" y="0"/>
                                </a:lnTo>
                                <a:moveTo>
                                  <a:pt x="1937" y="0"/>
                                </a:moveTo>
                                <a:lnTo>
                                  <a:pt x="1941" y="0"/>
                                </a:lnTo>
                                <a:moveTo>
                                  <a:pt x="2421" y="0"/>
                                </a:moveTo>
                                <a:lnTo>
                                  <a:pt x="2425" y="0"/>
                                </a:lnTo>
                                <a:moveTo>
                                  <a:pt x="2906" y="0"/>
                                </a:moveTo>
                                <a:lnTo>
                                  <a:pt x="2910" y="0"/>
                                </a:lnTo>
                                <a:moveTo>
                                  <a:pt x="3390" y="0"/>
                                </a:moveTo>
                                <a:lnTo>
                                  <a:pt x="3394" y="0"/>
                                </a:lnTo>
                                <a:moveTo>
                                  <a:pt x="3874" y="0"/>
                                </a:moveTo>
                                <a:lnTo>
                                  <a:pt x="3878" y="0"/>
                                </a:lnTo>
                                <a:moveTo>
                                  <a:pt x="4359" y="0"/>
                                </a:moveTo>
                                <a:lnTo>
                                  <a:pt x="4363" y="0"/>
                                </a:lnTo>
                                <a:moveTo>
                                  <a:pt x="4844" y="0"/>
                                </a:moveTo>
                                <a:lnTo>
                                  <a:pt x="4848" y="0"/>
                                </a:lnTo>
                                <a:moveTo>
                                  <a:pt x="5328" y="0"/>
                                </a:moveTo>
                                <a:lnTo>
                                  <a:pt x="5332" y="0"/>
                                </a:lnTo>
                                <a:moveTo>
                                  <a:pt x="5812" y="0"/>
                                </a:moveTo>
                                <a:lnTo>
                                  <a:pt x="5816" y="0"/>
                                </a:lnTo>
                                <a:moveTo>
                                  <a:pt x="6296" y="0"/>
                                </a:moveTo>
                                <a:lnTo>
                                  <a:pt x="6300" y="0"/>
                                </a:lnTo>
                                <a:moveTo>
                                  <a:pt x="6781" y="0"/>
                                </a:moveTo>
                                <a:lnTo>
                                  <a:pt x="6785" y="0"/>
                                </a:lnTo>
                              </a:path>
                            </a:pathLst>
                          </a:custGeom>
                          <a:noFill/>
                          <a:ln w="47552">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Line 79"/>
                        <wps:cNvCnPr/>
                        <wps:spPr bwMode="auto">
                          <a:xfrm>
                            <a:off x="2735" y="-3070"/>
                            <a:ext cx="0" cy="3030"/>
                          </a:xfrm>
                          <a:prstGeom prst="line">
                            <a:avLst/>
                          </a:prstGeom>
                          <a:noFill/>
                          <a:ln w="2533">
                            <a:solidFill>
                              <a:srgbClr val="252525"/>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7" name="Picture 78"/>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2721" y="-2785"/>
                            <a:ext cx="7296" cy="2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 name="Line 77"/>
                        <wps:cNvCnPr/>
                        <wps:spPr bwMode="auto">
                          <a:xfrm>
                            <a:off x="2734" y="-591"/>
                            <a:ext cx="75" cy="0"/>
                          </a:xfrm>
                          <a:prstGeom prst="line">
                            <a:avLst/>
                          </a:prstGeom>
                          <a:noFill/>
                          <a:ln w="2531">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99" name="Line 76"/>
                        <wps:cNvCnPr/>
                        <wps:spPr bwMode="auto">
                          <a:xfrm>
                            <a:off x="2734" y="-866"/>
                            <a:ext cx="75" cy="0"/>
                          </a:xfrm>
                          <a:prstGeom prst="line">
                            <a:avLst/>
                          </a:prstGeom>
                          <a:noFill/>
                          <a:ln w="2533">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100" name="Line 75"/>
                        <wps:cNvCnPr/>
                        <wps:spPr bwMode="auto">
                          <a:xfrm>
                            <a:off x="2734" y="-1141"/>
                            <a:ext cx="75" cy="0"/>
                          </a:xfrm>
                          <a:prstGeom prst="line">
                            <a:avLst/>
                          </a:prstGeom>
                          <a:noFill/>
                          <a:ln w="2533">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101" name="Line 74"/>
                        <wps:cNvCnPr/>
                        <wps:spPr bwMode="auto">
                          <a:xfrm>
                            <a:off x="2734" y="-1416"/>
                            <a:ext cx="75" cy="0"/>
                          </a:xfrm>
                          <a:prstGeom prst="line">
                            <a:avLst/>
                          </a:prstGeom>
                          <a:noFill/>
                          <a:ln w="2533">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102" name="Line 73"/>
                        <wps:cNvCnPr/>
                        <wps:spPr bwMode="auto">
                          <a:xfrm>
                            <a:off x="2734" y="-1692"/>
                            <a:ext cx="75" cy="0"/>
                          </a:xfrm>
                          <a:prstGeom prst="line">
                            <a:avLst/>
                          </a:prstGeom>
                          <a:noFill/>
                          <a:ln w="2533">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103" name="Line 72"/>
                        <wps:cNvCnPr/>
                        <wps:spPr bwMode="auto">
                          <a:xfrm>
                            <a:off x="2734" y="-1967"/>
                            <a:ext cx="75" cy="0"/>
                          </a:xfrm>
                          <a:prstGeom prst="line">
                            <a:avLst/>
                          </a:prstGeom>
                          <a:noFill/>
                          <a:ln w="2533">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104" name="AutoShape 71"/>
                        <wps:cNvSpPr>
                          <a:spLocks/>
                        </wps:cNvSpPr>
                        <wps:spPr bwMode="auto">
                          <a:xfrm>
                            <a:off x="2734" y="-2517"/>
                            <a:ext cx="75" cy="276"/>
                          </a:xfrm>
                          <a:custGeom>
                            <a:avLst/>
                            <a:gdLst>
                              <a:gd name="T0" fmla="+- 0 2734 2734"/>
                              <a:gd name="T1" fmla="*/ T0 w 75"/>
                              <a:gd name="T2" fmla="+- 0 -2242 -2517"/>
                              <a:gd name="T3" fmla="*/ -2242 h 276"/>
                              <a:gd name="T4" fmla="+- 0 2809 2734"/>
                              <a:gd name="T5" fmla="*/ T4 w 75"/>
                              <a:gd name="T6" fmla="+- 0 -2242 -2517"/>
                              <a:gd name="T7" fmla="*/ -2242 h 276"/>
                              <a:gd name="T8" fmla="+- 0 2734 2734"/>
                              <a:gd name="T9" fmla="*/ T8 w 75"/>
                              <a:gd name="T10" fmla="+- 0 -2517 -2517"/>
                              <a:gd name="T11" fmla="*/ -2517 h 276"/>
                              <a:gd name="T12" fmla="+- 0 2809 2734"/>
                              <a:gd name="T13" fmla="*/ T12 w 75"/>
                              <a:gd name="T14" fmla="+- 0 -2517 -2517"/>
                              <a:gd name="T15" fmla="*/ -2517 h 276"/>
                            </a:gdLst>
                            <a:ahLst/>
                            <a:cxnLst>
                              <a:cxn ang="0">
                                <a:pos x="T1" y="T3"/>
                              </a:cxn>
                              <a:cxn ang="0">
                                <a:pos x="T5" y="T7"/>
                              </a:cxn>
                              <a:cxn ang="0">
                                <a:pos x="T9" y="T11"/>
                              </a:cxn>
                              <a:cxn ang="0">
                                <a:pos x="T13" y="T15"/>
                              </a:cxn>
                            </a:cxnLst>
                            <a:rect l="0" t="0" r="r" b="b"/>
                            <a:pathLst>
                              <a:path w="75" h="276">
                                <a:moveTo>
                                  <a:pt x="0" y="275"/>
                                </a:moveTo>
                                <a:lnTo>
                                  <a:pt x="75" y="275"/>
                                </a:lnTo>
                                <a:moveTo>
                                  <a:pt x="0" y="0"/>
                                </a:moveTo>
                                <a:lnTo>
                                  <a:pt x="75" y="0"/>
                                </a:lnTo>
                              </a:path>
                            </a:pathLst>
                          </a:custGeom>
                          <a:noFill/>
                          <a:ln w="2533">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Line 70"/>
                        <wps:cNvCnPr/>
                        <wps:spPr bwMode="auto">
                          <a:xfrm>
                            <a:off x="2734" y="-2793"/>
                            <a:ext cx="75" cy="0"/>
                          </a:xfrm>
                          <a:prstGeom prst="line">
                            <a:avLst/>
                          </a:prstGeom>
                          <a:noFill/>
                          <a:ln w="2813">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106" name="Line 69"/>
                        <wps:cNvCnPr/>
                        <wps:spPr bwMode="auto">
                          <a:xfrm>
                            <a:off x="2734" y="-3068"/>
                            <a:ext cx="75" cy="0"/>
                          </a:xfrm>
                          <a:prstGeom prst="line">
                            <a:avLst/>
                          </a:prstGeom>
                          <a:noFill/>
                          <a:ln w="2531">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107" name="Line 68"/>
                        <wps:cNvCnPr/>
                        <wps:spPr bwMode="auto">
                          <a:xfrm>
                            <a:off x="5806" y="-2944"/>
                            <a:ext cx="48" cy="0"/>
                          </a:xfrm>
                          <a:prstGeom prst="line">
                            <a:avLst/>
                          </a:prstGeom>
                          <a:noFill/>
                          <a:ln w="15194">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08" name="Line 67"/>
                        <wps:cNvCnPr/>
                        <wps:spPr bwMode="auto">
                          <a:xfrm>
                            <a:off x="5879" y="-2944"/>
                            <a:ext cx="87" cy="0"/>
                          </a:xfrm>
                          <a:prstGeom prst="line">
                            <a:avLst/>
                          </a:prstGeom>
                          <a:noFill/>
                          <a:ln w="15194">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09" name="Line 66"/>
                        <wps:cNvCnPr/>
                        <wps:spPr bwMode="auto">
                          <a:xfrm>
                            <a:off x="5686" y="-2944"/>
                            <a:ext cx="96" cy="0"/>
                          </a:xfrm>
                          <a:prstGeom prst="line">
                            <a:avLst/>
                          </a:prstGeom>
                          <a:noFill/>
                          <a:ln w="15194">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10" name="Text Box 65"/>
                        <wps:cNvSpPr txBox="1">
                          <a:spLocks noChangeArrowheads="1"/>
                        </wps:cNvSpPr>
                        <wps:spPr bwMode="auto">
                          <a:xfrm>
                            <a:off x="5630" y="-3068"/>
                            <a:ext cx="4365" cy="879"/>
                          </a:xfrm>
                          <a:prstGeom prst="rect">
                            <a:avLst/>
                          </a:prstGeom>
                          <a:noFill/>
                          <a:ln w="2548">
                            <a:solidFill>
                              <a:srgbClr val="252525"/>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299187F" w14:textId="77777777" w:rsidR="003D49A1" w:rsidRDefault="003D49A1">
                              <w:pPr>
                                <w:spacing w:before="39" w:line="295" w:lineRule="auto"/>
                                <w:ind w:left="362" w:right="2604"/>
                                <w:rPr>
                                  <w:rFonts w:ascii="Calibri"/>
                                  <w:sz w:val="14"/>
                                </w:rPr>
                              </w:pPr>
                              <w:r>
                                <w:rPr>
                                  <w:rFonts w:ascii="Calibri"/>
                                  <w:w w:val="105"/>
                                  <w:sz w:val="14"/>
                                </w:rPr>
                                <w:t xml:space="preserve">Conventional FSA </w:t>
                              </w:r>
                              <w:r>
                                <w:rPr>
                                  <w:rFonts w:ascii="Calibri"/>
                                  <w:sz w:val="14"/>
                                </w:rPr>
                                <w:t>Single</w:t>
                              </w:r>
                              <w:r>
                                <w:rPr>
                                  <w:rFonts w:ascii="Calibri"/>
                                  <w:spacing w:val="30"/>
                                  <w:sz w:val="14"/>
                                </w:rPr>
                                <w:t xml:space="preserve"> </w:t>
                              </w:r>
                              <w:r>
                                <w:rPr>
                                  <w:rFonts w:ascii="Calibri"/>
                                  <w:sz w:val="14"/>
                                </w:rPr>
                                <w:t>acknowledgment</w:t>
                              </w:r>
                            </w:p>
                            <w:p w14:paraId="464D63E1" w14:textId="77777777" w:rsidR="003D49A1" w:rsidRDefault="003D49A1">
                              <w:pPr>
                                <w:spacing w:line="295" w:lineRule="auto"/>
                                <w:ind w:left="362" w:right="565"/>
                                <w:rPr>
                                  <w:rFonts w:ascii="Calibri"/>
                                  <w:sz w:val="14"/>
                                </w:rPr>
                              </w:pPr>
                              <w:r>
                                <w:rPr>
                                  <w:rFonts w:ascii="Calibri"/>
                                  <w:w w:val="105"/>
                                  <w:sz w:val="14"/>
                                </w:rPr>
                                <w:t>Proposed       pseudo       parallel       acknowledgment Fully</w:t>
                              </w:r>
                              <w:r>
                                <w:rPr>
                                  <w:rFonts w:ascii="Calibri"/>
                                  <w:spacing w:val="-14"/>
                                  <w:w w:val="105"/>
                                  <w:sz w:val="14"/>
                                </w:rPr>
                                <w:t xml:space="preserve"> </w:t>
                              </w:r>
                              <w:r>
                                <w:rPr>
                                  <w:rFonts w:ascii="Calibri"/>
                                  <w:w w:val="105"/>
                                  <w:sz w:val="14"/>
                                </w:rPr>
                                <w:t>parallel</w:t>
                              </w:r>
                              <w:r>
                                <w:rPr>
                                  <w:rFonts w:ascii="Calibri"/>
                                  <w:spacing w:val="-14"/>
                                  <w:w w:val="105"/>
                                  <w:sz w:val="14"/>
                                </w:rPr>
                                <w:t xml:space="preserve"> </w:t>
                              </w:r>
                              <w:r>
                                <w:rPr>
                                  <w:rFonts w:ascii="Calibri"/>
                                  <w:w w:val="105"/>
                                  <w:sz w:val="14"/>
                                </w:rPr>
                                <w:t>acknowledgment</w:t>
                              </w:r>
                              <w:r>
                                <w:rPr>
                                  <w:rFonts w:ascii="Calibri"/>
                                  <w:spacing w:val="-14"/>
                                  <w:w w:val="105"/>
                                  <w:sz w:val="14"/>
                                </w:rPr>
                                <w:t xml:space="preserve"> </w:t>
                              </w:r>
                              <w:r>
                                <w:rPr>
                                  <w:rFonts w:ascii="Calibri"/>
                                  <w:w w:val="105"/>
                                  <w:sz w:val="14"/>
                                </w:rPr>
                                <w:t>(Not</w:t>
                              </w:r>
                              <w:r>
                                <w:rPr>
                                  <w:rFonts w:ascii="Calibri"/>
                                  <w:spacing w:val="-14"/>
                                  <w:w w:val="105"/>
                                  <w:sz w:val="14"/>
                                </w:rPr>
                                <w:t xml:space="preserve"> </w:t>
                              </w:r>
                              <w:r>
                                <w:rPr>
                                  <w:rFonts w:ascii="Calibri"/>
                                  <w:w w:val="105"/>
                                  <w:sz w:val="14"/>
                                </w:rPr>
                                <w:t>applicable</w:t>
                              </w:r>
                              <w:r>
                                <w:rPr>
                                  <w:rFonts w:ascii="Calibri"/>
                                  <w:spacing w:val="-14"/>
                                  <w:w w:val="105"/>
                                  <w:sz w:val="14"/>
                                </w:rPr>
                                <w:t xml:space="preserve"> </w:t>
                              </w:r>
                              <w:r>
                                <w:rPr>
                                  <w:rFonts w:ascii="Calibri"/>
                                  <w:w w:val="105"/>
                                  <w:sz w:val="14"/>
                                </w:rPr>
                                <w:t>in</w:t>
                              </w:r>
                              <w:r>
                                <w:rPr>
                                  <w:rFonts w:ascii="Calibri"/>
                                  <w:spacing w:val="-14"/>
                                  <w:w w:val="105"/>
                                  <w:sz w:val="14"/>
                                </w:rPr>
                                <w:t xml:space="preserve"> </w:t>
                              </w:r>
                              <w:r>
                                <w:rPr>
                                  <w:rFonts w:ascii="Calibri"/>
                                  <w:w w:val="105"/>
                                  <w:sz w:val="14"/>
                                </w:rPr>
                                <w:t>practice)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0F47D8" id="Group 64" o:spid="_x0000_s1176" style="position:absolute;left:0;text-align:left;margin-left:136.05pt;margin-top:-153.6pt;width:365.95pt;height:152.4pt;z-index:2680;mso-position-horizontal-relative:page;mso-position-vertical-relative:text" coordorigin="2721,-3072" coordsize="7319,3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">
                <v:shape id="Picture 82" o:spid="_x0000_s1177" type="#_x0000_t75" style="position:absolute;left:2733;top:-3070;width:7269;height:3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">
                  <v:imagedata r:id="rId218" o:title=""/>
                </v:shape>
                <v:line id="Line 81" o:spid="_x0000_s1178" style="position:absolute;visibility:visible;mso-wrap-style:square" from="2734,-40" to="1000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" strokecolor="#252525" strokeweight=".07031mm"/>
                <v:shape id="AutoShape 80" o:spid="_x0000_s1179" style="position:absolute;left:3217;top:-77;width:6785;height:2;visibility:visible;mso-wrap-style:square;v-text-anchor:top" coordsize="67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" path="m,l4,m484,r4,m969,r3,m1453,r4,m1937,r4,m2421,r4,m2906,r4,m3390,r4,m3874,r4,m4359,r4,m4844,r4,m5328,r4,m5812,r4,m6296,r4,m6781,r4,e" filled="f" strokecolor="#252525" strokeweight="1.3209mm">
                  <v:path arrowok="t" o:connecttype="custom" o:connectlocs="0,0;4,0;484,0;488,0;969,0;972,0;1453,0;1457,0;1937,0;1941,0;2421,0;2425,0;2906,0;2910,0;3390,0;3394,0;3874,0;3878,0;4359,0;4363,0;4844,0;4848,0;5328,0;5332,0;5812,0;5816,0;6296,0;6300,0;6781,0;6785,0" o:connectangles="0,0,0,0,0,0,0,0,0,0,0,0,0,0,0,0,0,0,0,0,0,0,0,0,0,0,0,0,0,0"/>
                </v:shape>
                <v:line id="Line 79" o:spid="_x0000_s1180" style="position:absolute;visibility:visible;mso-wrap-style:square" from="2735,-3070" to="27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" strokecolor="#252525" strokeweight=".07036mm"/>
                <v:shape id="Picture 78" o:spid="_x0000_s1181" type="#_x0000_t75" style="position:absolute;left:2721;top:-2785;width:7296;height:2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">
                  <v:imagedata r:id="rId219" o:title=""/>
                </v:shape>
                <v:line id="Line 77" o:spid="_x0000_s1182" style="position:absolute;visibility:visible;mso-wrap-style:square" from="2734,-591" to="280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" strokecolor="#252525" strokeweight=".07031mm"/>
                <v:line id="Line 76" o:spid="_x0000_s1183" style="position:absolute;visibility:visible;mso-wrap-style:square" from="2734,-866" to="2809,-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" strokecolor="#252525" strokeweight=".07036mm"/>
                <v:line id="Line 75" o:spid="_x0000_s1184" style="position:absolute;visibility:visible;mso-wrap-style:square" from="2734,-1141" to="2809,-1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" strokecolor="#252525" strokeweight=".07036mm"/>
                <v:line id="Line 74" o:spid="_x0000_s1185" style="position:absolute;visibility:visible;mso-wrap-style:square" from="2734,-1416" to="2809,-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" strokecolor="#252525" strokeweight=".07036mm"/>
                <v:line id="Line 73" o:spid="_x0000_s1186" style="position:absolute;visibility:visible;mso-wrap-style:square" from="2734,-1692" to="2809,-1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" strokecolor="#252525" strokeweight=".07036mm"/>
                <v:line id="Line 72" o:spid="_x0000_s1187" style="position:absolute;visibility:visible;mso-wrap-style:square" from="2734,-1967" to="2809,-1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" strokecolor="#252525" strokeweight=".07036mm"/>
                <v:shape id="AutoShape 71" o:spid="_x0000_s1188" style="position:absolute;left:2734;top:-2517;width:75;height:276;visibility:visible;mso-wrap-style:square;v-text-anchor:top" coordsize="75,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" path="m,275r75,m,l75,e" filled="f" strokecolor="#252525" strokeweight=".07036mm">
                  <v:path arrowok="t" o:connecttype="custom" o:connectlocs="0,-2242;75,-2242;0,-2517;75,-2517" o:connectangles="0,0,0,0"/>
                </v:shape>
                <v:line id="Line 70" o:spid="_x0000_s1189" style="position:absolute;visibility:visible;mso-wrap-style:square" from="2734,-2793" to="2809,-2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" strokecolor="#252525" strokeweight=".07814mm"/>
                <v:line id="Line 69" o:spid="_x0000_s1190" style="position:absolute;visibility:visible;mso-wrap-style:square" from="2734,-3068" to="2809,-3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" strokecolor="#252525" strokeweight=".07031mm"/>
                <v:line id="Line 68" o:spid="_x0000_s1191" style="position:absolute;visibility:visible;mso-wrap-style:square" from="5806,-2944" to="5854,-2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" strokecolor="red" strokeweight=".42206mm"/>
                <v:line id="Line 67" o:spid="_x0000_s1192" style="position:absolute;visibility:visible;mso-wrap-style:square" from="5879,-2944" to="5966,-2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" strokecolor="red" strokeweight=".42206mm"/>
                <v:line id="Line 66" o:spid="_x0000_s1193" style="position:absolute;visibility:visible;mso-wrap-style:square" from="5686,-2944" to="5782,-2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" strokecolor="red" strokeweight=".42206mm"/>
                <v:shape id="Text Box 65" o:spid="_x0000_s1194" type="#_x0000_t202" style="position:absolute;left:5630;top:-3068;width:4365;height: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" filled="f" strokecolor="#252525" strokeweight=".07078mm">
                  <v:textbox inset="0,0,0,0">
                    <w:txbxContent>
                      <w:p w14:paraId="0299187F" w14:textId="77777777" w:rsidR="003D49A1" w:rsidRDefault="003D49A1">
                        <w:pPr>
                          <w:spacing w:before="39" w:line="295" w:lineRule="auto"/>
                          <w:ind w:left="362" w:right="2604"/>
                          <w:rPr>
                            <w:rFonts w:ascii="Calibri"/>
                            <w:sz w:val="14"/>
                          </w:rPr>
                        </w:pPr>
                        <w:r>
                          <w:rPr>
                            <w:rFonts w:ascii="Calibri"/>
                            <w:w w:val="105"/>
                            <w:sz w:val="14"/>
                          </w:rPr>
                          <w:t xml:space="preserve">Conventional FSA </w:t>
                        </w:r>
                        <w:r>
                          <w:rPr>
                            <w:rFonts w:ascii="Calibri"/>
                            <w:sz w:val="14"/>
                          </w:rPr>
                          <w:t>Single</w:t>
                        </w:r>
                        <w:r>
                          <w:rPr>
                            <w:rFonts w:ascii="Calibri"/>
                            <w:spacing w:val="30"/>
                            <w:sz w:val="14"/>
                          </w:rPr>
                          <w:t xml:space="preserve"> </w:t>
                        </w:r>
                        <w:r>
                          <w:rPr>
                            <w:rFonts w:ascii="Calibri"/>
                            <w:sz w:val="14"/>
                          </w:rPr>
                          <w:t>acknowledgment</w:t>
                        </w:r>
                      </w:p>
                      <w:p w14:paraId="464D63E1" w14:textId="77777777" w:rsidR="003D49A1" w:rsidRDefault="003D49A1">
                        <w:pPr>
                          <w:spacing w:line="295" w:lineRule="auto"/>
                          <w:ind w:left="362" w:right="565"/>
                          <w:rPr>
                            <w:rFonts w:ascii="Calibri"/>
                            <w:sz w:val="14"/>
                          </w:rPr>
                        </w:pPr>
                        <w:r>
                          <w:rPr>
                            <w:rFonts w:ascii="Calibri"/>
                            <w:w w:val="105"/>
                            <w:sz w:val="14"/>
                          </w:rPr>
                          <w:t>Proposed       pseudo       parallel       acknowledgment Fully</w:t>
                        </w:r>
                        <w:r>
                          <w:rPr>
                            <w:rFonts w:ascii="Calibri"/>
                            <w:spacing w:val="-14"/>
                            <w:w w:val="105"/>
                            <w:sz w:val="14"/>
                          </w:rPr>
                          <w:t xml:space="preserve"> </w:t>
                        </w:r>
                        <w:r>
                          <w:rPr>
                            <w:rFonts w:ascii="Calibri"/>
                            <w:w w:val="105"/>
                            <w:sz w:val="14"/>
                          </w:rPr>
                          <w:t>parallel</w:t>
                        </w:r>
                        <w:r>
                          <w:rPr>
                            <w:rFonts w:ascii="Calibri"/>
                            <w:spacing w:val="-14"/>
                            <w:w w:val="105"/>
                            <w:sz w:val="14"/>
                          </w:rPr>
                          <w:t xml:space="preserve"> </w:t>
                        </w:r>
                        <w:r>
                          <w:rPr>
                            <w:rFonts w:ascii="Calibri"/>
                            <w:w w:val="105"/>
                            <w:sz w:val="14"/>
                          </w:rPr>
                          <w:t>acknowledgment</w:t>
                        </w:r>
                        <w:r>
                          <w:rPr>
                            <w:rFonts w:ascii="Calibri"/>
                            <w:spacing w:val="-14"/>
                            <w:w w:val="105"/>
                            <w:sz w:val="14"/>
                          </w:rPr>
                          <w:t xml:space="preserve"> </w:t>
                        </w:r>
                        <w:r>
                          <w:rPr>
                            <w:rFonts w:ascii="Calibri"/>
                            <w:w w:val="105"/>
                            <w:sz w:val="14"/>
                          </w:rPr>
                          <w:t>(Not</w:t>
                        </w:r>
                        <w:r>
                          <w:rPr>
                            <w:rFonts w:ascii="Calibri"/>
                            <w:spacing w:val="-14"/>
                            <w:w w:val="105"/>
                            <w:sz w:val="14"/>
                          </w:rPr>
                          <w:t xml:space="preserve"> </w:t>
                        </w:r>
                        <w:r>
                          <w:rPr>
                            <w:rFonts w:ascii="Calibri"/>
                            <w:w w:val="105"/>
                            <w:sz w:val="14"/>
                          </w:rPr>
                          <w:t>applicable</w:t>
                        </w:r>
                        <w:r>
                          <w:rPr>
                            <w:rFonts w:ascii="Calibri"/>
                            <w:spacing w:val="-14"/>
                            <w:w w:val="105"/>
                            <w:sz w:val="14"/>
                          </w:rPr>
                          <w:t xml:space="preserve"> </w:t>
                        </w:r>
                        <w:r>
                          <w:rPr>
                            <w:rFonts w:ascii="Calibri"/>
                            <w:w w:val="105"/>
                            <w:sz w:val="14"/>
                          </w:rPr>
                          <w:t>in</w:t>
                        </w:r>
                        <w:r>
                          <w:rPr>
                            <w:rFonts w:ascii="Calibri"/>
                            <w:spacing w:val="-14"/>
                            <w:w w:val="105"/>
                            <w:sz w:val="14"/>
                          </w:rPr>
                          <w:t xml:space="preserve"> </w:t>
                        </w:r>
                        <w:r>
                          <w:rPr>
                            <w:rFonts w:ascii="Calibri"/>
                            <w:w w:val="105"/>
                            <w:sz w:val="14"/>
                          </w:rPr>
                          <w:t>practice)</w:t>
                        </w:r>
                      </w:p>
                    </w:txbxContent>
                  </v:textbox>
                </v:shape>
                <w10:wrap anchorx="page"/>
              </v:group>
            </w:pict>
          </mc:Fallback>
        </mc:AlternateContent>
      </w:r>
      <w:r w:rsidR="00E142A3">
        <w:rPr>
          <w:rFonts w:ascii="Calibri"/>
          <w:color w:val="252525"/>
          <w:sz w:val="16"/>
        </w:rPr>
        <w:t>0</w:t>
      </w:r>
      <w:r w:rsidR="00E142A3">
        <w:rPr>
          <w:rFonts w:ascii="Calibri"/>
          <w:color w:val="252525"/>
          <w:sz w:val="16"/>
        </w:rPr>
        <w:tab/>
        <w:t>0.2</w:t>
      </w:r>
      <w:r w:rsidR="00E142A3">
        <w:rPr>
          <w:rFonts w:ascii="Calibri"/>
          <w:color w:val="252525"/>
          <w:sz w:val="16"/>
        </w:rPr>
        <w:tab/>
        <w:t>0.4</w:t>
      </w:r>
      <w:r w:rsidR="00E142A3">
        <w:rPr>
          <w:rFonts w:ascii="Calibri"/>
          <w:color w:val="252525"/>
          <w:sz w:val="16"/>
        </w:rPr>
        <w:tab/>
        <w:t>0.6</w:t>
      </w:r>
      <w:r w:rsidR="00E142A3">
        <w:rPr>
          <w:rFonts w:ascii="Calibri"/>
          <w:color w:val="252525"/>
          <w:sz w:val="16"/>
        </w:rPr>
        <w:tab/>
        <w:t>0.8</w:t>
      </w:r>
      <w:r w:rsidR="00E142A3">
        <w:rPr>
          <w:rFonts w:ascii="Calibri"/>
          <w:color w:val="252525"/>
          <w:sz w:val="16"/>
        </w:rPr>
        <w:tab/>
        <w:t>1</w:t>
      </w:r>
      <w:r w:rsidR="00E142A3">
        <w:rPr>
          <w:rFonts w:ascii="Calibri"/>
          <w:color w:val="252525"/>
          <w:sz w:val="16"/>
        </w:rPr>
        <w:tab/>
        <w:t>1.2</w:t>
      </w:r>
      <w:r w:rsidR="00E142A3">
        <w:rPr>
          <w:rFonts w:ascii="Calibri"/>
          <w:color w:val="252525"/>
          <w:sz w:val="16"/>
        </w:rPr>
        <w:tab/>
        <w:t>1.4</w:t>
      </w:r>
      <w:r w:rsidR="00E142A3">
        <w:rPr>
          <w:rFonts w:ascii="Calibri"/>
          <w:color w:val="252525"/>
          <w:sz w:val="16"/>
        </w:rPr>
        <w:tab/>
        <w:t>1.6</w:t>
      </w:r>
      <w:r w:rsidR="00E142A3">
        <w:rPr>
          <w:rFonts w:ascii="Calibri"/>
          <w:color w:val="252525"/>
          <w:sz w:val="16"/>
        </w:rPr>
        <w:tab/>
        <w:t>1.8</w:t>
      </w:r>
      <w:r w:rsidR="00E142A3">
        <w:rPr>
          <w:rFonts w:ascii="Calibri"/>
          <w:color w:val="252525"/>
          <w:sz w:val="16"/>
        </w:rPr>
        <w:tab/>
        <w:t>2</w:t>
      </w:r>
      <w:r w:rsidR="00E142A3">
        <w:rPr>
          <w:rFonts w:ascii="Calibri"/>
          <w:color w:val="252525"/>
          <w:sz w:val="16"/>
        </w:rPr>
        <w:tab/>
        <w:t>2.2</w:t>
      </w:r>
      <w:r w:rsidR="00E142A3">
        <w:rPr>
          <w:rFonts w:ascii="Calibri"/>
          <w:color w:val="252525"/>
          <w:sz w:val="16"/>
        </w:rPr>
        <w:tab/>
        <w:t>2.4</w:t>
      </w:r>
      <w:r w:rsidR="00E142A3">
        <w:rPr>
          <w:rFonts w:ascii="Calibri"/>
          <w:color w:val="252525"/>
          <w:sz w:val="16"/>
        </w:rPr>
        <w:tab/>
        <w:t>2.6</w:t>
      </w:r>
      <w:r w:rsidR="00E142A3">
        <w:rPr>
          <w:rFonts w:ascii="Calibri"/>
          <w:color w:val="252525"/>
          <w:sz w:val="16"/>
        </w:rPr>
        <w:tab/>
        <w:t>2.8</w:t>
      </w:r>
      <w:r w:rsidR="00E142A3">
        <w:rPr>
          <w:rFonts w:ascii="Calibri"/>
          <w:color w:val="252525"/>
          <w:sz w:val="16"/>
        </w:rPr>
        <w:tab/>
        <w:t>3</w:t>
      </w:r>
    </w:p>
    <w:p w14:paraId="4942D5C9" w14:textId="77777777" w:rsidR="0092676A" w:rsidRDefault="00E142A3">
      <w:pPr>
        <w:spacing w:line="196" w:lineRule="exact"/>
        <w:ind w:left="3505" w:right="5401"/>
        <w:jc w:val="center"/>
        <w:rPr>
          <w:rFonts w:ascii="Calibri"/>
          <w:sz w:val="17"/>
        </w:rPr>
      </w:pPr>
      <w:r>
        <w:rPr>
          <w:rFonts w:ascii="Calibri"/>
          <w:w w:val="105"/>
          <w:sz w:val="17"/>
        </w:rPr>
        <w:t>L/n</w:t>
      </w:r>
    </w:p>
    <w:p w14:paraId="24106AA5" w14:textId="77777777" w:rsidR="0092676A" w:rsidRDefault="0092676A">
      <w:pPr>
        <w:spacing w:line="196" w:lineRule="exact"/>
        <w:jc w:val="center"/>
        <w:rPr>
          <w:rFonts w:ascii="Calibri"/>
          <w:sz w:val="17"/>
        </w:rPr>
        <w:sectPr w:rsidR="0092676A">
          <w:type w:val="continuous"/>
          <w:pgSz w:w="11910" w:h="16840"/>
          <w:pgMar w:top="1580" w:right="0" w:bottom="280" w:left="1680" w:header="720" w:footer="720" w:gutter="0"/>
          <w:cols w:num="2" w:space="720" w:equalWidth="0">
            <w:col w:w="1005" w:space="40"/>
            <w:col w:w="9185"/>
          </w:cols>
        </w:sectPr>
      </w:pPr>
    </w:p>
    <w:p w14:paraId="24D801A0" w14:textId="77777777" w:rsidR="0092676A" w:rsidRDefault="00E142A3">
      <w:pPr>
        <w:pStyle w:val="BodyText"/>
        <w:spacing w:before="153" w:line="256" w:lineRule="auto"/>
        <w:ind w:left="480" w:right="1726"/>
        <w:jc w:val="both"/>
      </w:pPr>
      <w:r>
        <w:rPr>
          <w:w w:val="110"/>
        </w:rPr>
        <w:t xml:space="preserve">Figure 6.8: Reading efficiency for the </w:t>
      </w:r>
      <w:r>
        <w:rPr>
          <w:spacing w:val="-3"/>
          <w:w w:val="110"/>
        </w:rPr>
        <w:t xml:space="preserve">conventional </w:t>
      </w:r>
      <w:r>
        <w:rPr>
          <w:w w:val="110"/>
        </w:rPr>
        <w:t xml:space="preserve">FSA and different </w:t>
      </w:r>
      <w:r>
        <w:rPr>
          <w:spacing w:val="-3"/>
          <w:w w:val="110"/>
        </w:rPr>
        <w:t xml:space="preserve">acknowl- </w:t>
      </w:r>
      <w:r>
        <w:rPr>
          <w:w w:val="110"/>
        </w:rPr>
        <w:t>edgment scenarios using 8-orthogonal pilots</w:t>
      </w:r>
    </w:p>
    <w:p w14:paraId="0DC32E1F" w14:textId="77777777" w:rsidR="0092676A" w:rsidRDefault="0092676A">
      <w:pPr>
        <w:pStyle w:val="BodyText"/>
        <w:spacing w:before="6"/>
        <w:rPr>
          <w:sz w:val="31"/>
        </w:rPr>
      </w:pPr>
    </w:p>
    <w:p w14:paraId="13CD0A52" w14:textId="77777777" w:rsidR="0092676A" w:rsidRDefault="00E142A3">
      <w:pPr>
        <w:pStyle w:val="BodyText"/>
        <w:spacing w:line="358" w:lineRule="exact"/>
        <w:ind w:left="480" w:right="1725"/>
        <w:jc w:val="both"/>
      </w:pPr>
      <w:r>
        <w:rPr>
          <w:w w:val="110"/>
        </w:rPr>
        <w:t>fications are implemented on the Universal Software Radio Peripheral (USRP B210)</w:t>
      </w:r>
      <w:r>
        <w:rPr>
          <w:spacing w:val="-14"/>
          <w:w w:val="110"/>
        </w:rPr>
        <w:t xml:space="preserve"> </w:t>
      </w:r>
      <w:r>
        <w:rPr>
          <w:w w:val="110"/>
        </w:rPr>
        <w:t>[63].</w:t>
      </w:r>
      <w:r>
        <w:rPr>
          <w:spacing w:val="15"/>
          <w:w w:val="110"/>
        </w:rPr>
        <w:t xml:space="preserve"> </w:t>
      </w:r>
      <w:r>
        <w:rPr>
          <w:w w:val="110"/>
        </w:rPr>
        <w:t>Figure</w:t>
      </w:r>
      <w:r>
        <w:rPr>
          <w:spacing w:val="-14"/>
          <w:w w:val="110"/>
        </w:rPr>
        <w:t xml:space="preserve"> </w:t>
      </w:r>
      <w:r>
        <w:rPr>
          <w:w w:val="110"/>
        </w:rPr>
        <w:t>6.7a</w:t>
      </w:r>
      <w:r>
        <w:rPr>
          <w:spacing w:val="-13"/>
          <w:w w:val="110"/>
        </w:rPr>
        <w:t xml:space="preserve"> </w:t>
      </w:r>
      <w:r>
        <w:rPr>
          <w:w w:val="110"/>
        </w:rPr>
        <w:t>provides</w:t>
      </w:r>
      <w:r>
        <w:rPr>
          <w:spacing w:val="-13"/>
          <w:w w:val="110"/>
        </w:rPr>
        <w:t xml:space="preserve"> </w:t>
      </w:r>
      <w:r>
        <w:rPr>
          <w:w w:val="110"/>
        </w:rPr>
        <w:t>a</w:t>
      </w:r>
      <w:r>
        <w:rPr>
          <w:spacing w:val="-14"/>
          <w:w w:val="110"/>
        </w:rPr>
        <w:t xml:space="preserve"> </w:t>
      </w:r>
      <w:r>
        <w:rPr>
          <w:w w:val="110"/>
        </w:rPr>
        <w:t>measurement</w:t>
      </w:r>
      <w:r>
        <w:rPr>
          <w:spacing w:val="-13"/>
          <w:w w:val="110"/>
        </w:rPr>
        <w:t xml:space="preserve"> </w:t>
      </w:r>
      <w:r>
        <w:rPr>
          <w:w w:val="110"/>
        </w:rPr>
        <w:t>of</w:t>
      </w:r>
      <w:r>
        <w:rPr>
          <w:spacing w:val="-14"/>
          <w:w w:val="110"/>
        </w:rPr>
        <w:t xml:space="preserve"> </w:t>
      </w:r>
      <w:r>
        <w:rPr>
          <w:w w:val="110"/>
        </w:rPr>
        <w:t>the</w:t>
      </w:r>
      <w:r>
        <w:rPr>
          <w:spacing w:val="-13"/>
          <w:w w:val="110"/>
        </w:rPr>
        <w:t xml:space="preserve"> </w:t>
      </w:r>
      <w:r>
        <w:rPr>
          <w:spacing w:val="-3"/>
          <w:w w:val="110"/>
        </w:rPr>
        <w:t>envelop</w:t>
      </w:r>
      <w:r>
        <w:rPr>
          <w:spacing w:val="-14"/>
          <w:w w:val="110"/>
        </w:rPr>
        <w:t xml:space="preserve"> </w:t>
      </w:r>
      <w:r>
        <w:rPr>
          <w:w w:val="110"/>
        </w:rPr>
        <w:t>signal</w:t>
      </w:r>
      <w:r>
        <w:rPr>
          <w:spacing w:val="-14"/>
          <w:w w:val="110"/>
        </w:rPr>
        <w:t xml:space="preserve"> </w:t>
      </w:r>
      <w:r>
        <w:rPr>
          <w:w w:val="110"/>
        </w:rPr>
        <w:t>for</w:t>
      </w:r>
      <w:r>
        <w:rPr>
          <w:spacing w:val="-14"/>
          <w:w w:val="110"/>
        </w:rPr>
        <w:t xml:space="preserve"> </w:t>
      </w:r>
      <w:r>
        <w:rPr>
          <w:w w:val="110"/>
        </w:rPr>
        <w:t xml:space="preserve">reader to tag (down link) communication. According to figure 6.7a, the reader starts with a normal “Select” command to set some </w:t>
      </w:r>
      <w:r>
        <w:rPr>
          <w:spacing w:val="-3"/>
          <w:w w:val="110"/>
        </w:rPr>
        <w:t xml:space="preserve">conventional </w:t>
      </w:r>
      <w:r>
        <w:rPr>
          <w:w w:val="110"/>
        </w:rPr>
        <w:t xml:space="preserve">tag parameters. Then, the reader broadcasts the “Switch” command to make the existing tags switch to the new mode. The </w:t>
      </w:r>
      <w:r>
        <w:rPr>
          <w:spacing w:val="-3"/>
          <w:w w:val="110"/>
        </w:rPr>
        <w:t xml:space="preserve">conventional </w:t>
      </w:r>
      <w:r>
        <w:rPr>
          <w:w w:val="110"/>
        </w:rPr>
        <w:t xml:space="preserve">tags will not recognize this com- mand, so they will simply ignore it. Afterwards, the reader sends the “Query” command asking the tags to reply with their </w:t>
      </w:r>
      <w:r>
        <w:rPr>
          <w:rFonts w:ascii="Palatino Linotype" w:hAnsi="Palatino Linotype"/>
          <w:i/>
          <w:w w:val="110"/>
        </w:rPr>
        <w:t xml:space="preserve">RN </w:t>
      </w:r>
      <w:r>
        <w:rPr>
          <w:rFonts w:ascii="Arial Unicode MS" w:hAnsi="Arial Unicode MS"/>
          <w:w w:val="110"/>
        </w:rPr>
        <w:t>16</w:t>
      </w:r>
      <w:r>
        <w:rPr>
          <w:rFonts w:ascii="Palatino Linotype" w:hAnsi="Palatino Linotype"/>
          <w:i/>
          <w:w w:val="110"/>
        </w:rPr>
        <w:t>s</w:t>
      </w:r>
      <w:r>
        <w:rPr>
          <w:w w:val="110"/>
        </w:rPr>
        <w:t xml:space="preserve">. Figure 6.7b presents the tag reply (up link) communication. As shown in </w:t>
      </w:r>
      <w:ins w:id="60" w:author="Raghda Wahdan" w:date="2017-11-14T14:55:00Z">
        <w:r w:rsidR="003D49A1">
          <w:rPr>
            <w:w w:val="110"/>
          </w:rPr>
          <w:t>F</w:t>
        </w:r>
      </w:ins>
      <w:del w:id="61" w:author="Raghda Wahdan" w:date="2017-11-14T14:55:00Z">
        <w:r w:rsidDel="003D49A1">
          <w:rPr>
            <w:w w:val="110"/>
          </w:rPr>
          <w:delText>f</w:delText>
        </w:r>
      </w:del>
      <w:r>
        <w:rPr>
          <w:w w:val="110"/>
        </w:rPr>
        <w:t xml:space="preserve">igure 6.7b, the proposed tag reply starts with </w:t>
      </w:r>
      <w:r>
        <w:rPr>
          <w:rFonts w:ascii="Arial Unicode MS" w:hAnsi="Arial Unicode MS"/>
          <w:w w:val="110"/>
        </w:rPr>
        <w:t xml:space="preserve">4 </w:t>
      </w:r>
      <w:r>
        <w:rPr>
          <w:w w:val="110"/>
        </w:rPr>
        <w:t xml:space="preserve">bits zeros used for synchronization followed </w:t>
      </w:r>
      <w:r>
        <w:rPr>
          <w:spacing w:val="-4"/>
          <w:w w:val="110"/>
        </w:rPr>
        <w:t xml:space="preserve">by </w:t>
      </w:r>
      <w:r>
        <w:rPr>
          <w:rFonts w:ascii="Arial Unicode MS" w:hAnsi="Arial Unicode MS"/>
          <w:w w:val="110"/>
        </w:rPr>
        <w:t xml:space="preserve">8 </w:t>
      </w:r>
      <w:r>
        <w:rPr>
          <w:w w:val="110"/>
        </w:rPr>
        <w:t xml:space="preserve">bits (one of the orthogonal pilots in </w:t>
      </w:r>
      <w:ins w:id="62" w:author="Raghda Wahdan" w:date="2017-11-14T14:55:00Z">
        <w:r w:rsidR="003D49A1">
          <w:rPr>
            <w:w w:val="110"/>
          </w:rPr>
          <w:t>T</w:t>
        </w:r>
      </w:ins>
      <w:del w:id="63" w:author="Raghda Wahdan" w:date="2017-11-14T14:55:00Z">
        <w:r w:rsidDel="003D49A1">
          <w:rPr>
            <w:w w:val="110"/>
          </w:rPr>
          <w:delText>t</w:delText>
        </w:r>
      </w:del>
      <w:r>
        <w:rPr>
          <w:w w:val="110"/>
        </w:rPr>
        <w:t xml:space="preserve">able 6.1). In this example the tag replies with </w:t>
      </w:r>
      <w:r>
        <w:rPr>
          <w:rFonts w:ascii="Palatino Linotype" w:hAnsi="Palatino Linotype"/>
          <w:i/>
          <w:spacing w:val="2"/>
          <w:w w:val="110"/>
        </w:rPr>
        <w:t>P</w:t>
      </w:r>
      <w:r>
        <w:rPr>
          <w:rFonts w:ascii="Tahoma" w:hAnsi="Tahoma"/>
          <w:spacing w:val="2"/>
          <w:w w:val="110"/>
          <w:position w:val="-3"/>
          <w:sz w:val="16"/>
        </w:rPr>
        <w:t>18</w:t>
      </w:r>
      <w:r>
        <w:rPr>
          <w:spacing w:val="2"/>
          <w:w w:val="110"/>
        </w:rPr>
        <w:t xml:space="preserve">. </w:t>
      </w:r>
      <w:r>
        <w:rPr>
          <w:w w:val="110"/>
        </w:rPr>
        <w:t xml:space="preserve">It is followed </w:t>
      </w:r>
      <w:r>
        <w:rPr>
          <w:spacing w:val="-4"/>
          <w:w w:val="110"/>
        </w:rPr>
        <w:t xml:space="preserve">by </w:t>
      </w:r>
      <w:r>
        <w:rPr>
          <w:w w:val="110"/>
        </w:rPr>
        <w:t xml:space="preserve">the </w:t>
      </w:r>
      <w:r>
        <w:rPr>
          <w:rFonts w:ascii="Arial Unicode MS" w:hAnsi="Arial Unicode MS"/>
          <w:w w:val="110"/>
        </w:rPr>
        <w:t xml:space="preserve">6 </w:t>
      </w:r>
      <w:r>
        <w:rPr>
          <w:w w:val="110"/>
        </w:rPr>
        <w:t xml:space="preserve">bits preamble. </w:t>
      </w:r>
      <w:r>
        <w:rPr>
          <w:spacing w:val="-3"/>
          <w:w w:val="110"/>
        </w:rPr>
        <w:t xml:space="preserve">Finally, </w:t>
      </w:r>
      <w:r>
        <w:rPr>
          <w:w w:val="110"/>
        </w:rPr>
        <w:t xml:space="preserve">the tag backscatters its </w:t>
      </w:r>
      <w:r>
        <w:rPr>
          <w:rFonts w:ascii="Palatino Linotype" w:hAnsi="Palatino Linotype"/>
          <w:i/>
          <w:w w:val="110"/>
        </w:rPr>
        <w:t xml:space="preserve">RN </w:t>
      </w:r>
      <w:r>
        <w:rPr>
          <w:rFonts w:ascii="Arial Unicode MS" w:hAnsi="Arial Unicode MS"/>
          <w:w w:val="110"/>
        </w:rPr>
        <w:t>16</w:t>
      </w:r>
      <w:r>
        <w:rPr>
          <w:w w:val="110"/>
        </w:rPr>
        <w:t>. The</w:t>
      </w:r>
      <w:r>
        <w:rPr>
          <w:spacing w:val="-6"/>
          <w:w w:val="110"/>
        </w:rPr>
        <w:t xml:space="preserve"> </w:t>
      </w:r>
      <w:r>
        <w:rPr>
          <w:w w:val="110"/>
        </w:rPr>
        <w:t>system</w:t>
      </w:r>
      <w:r>
        <w:rPr>
          <w:spacing w:val="-7"/>
          <w:w w:val="110"/>
        </w:rPr>
        <w:t xml:space="preserve"> </w:t>
      </w:r>
      <w:r>
        <w:rPr>
          <w:w w:val="110"/>
        </w:rPr>
        <w:t>is</w:t>
      </w:r>
      <w:r>
        <w:rPr>
          <w:spacing w:val="-6"/>
          <w:w w:val="110"/>
        </w:rPr>
        <w:t xml:space="preserve"> </w:t>
      </w:r>
      <w:r>
        <w:rPr>
          <w:w w:val="110"/>
        </w:rPr>
        <w:t>tested</w:t>
      </w:r>
      <w:r>
        <w:rPr>
          <w:spacing w:val="-6"/>
          <w:w w:val="110"/>
        </w:rPr>
        <w:t xml:space="preserve"> </w:t>
      </w:r>
      <w:r>
        <w:rPr>
          <w:w w:val="110"/>
        </w:rPr>
        <w:t>in</w:t>
      </w:r>
      <w:r>
        <w:rPr>
          <w:spacing w:val="-6"/>
          <w:w w:val="110"/>
        </w:rPr>
        <w:t xml:space="preserve"> </w:t>
      </w:r>
      <w:r>
        <w:rPr>
          <w:w w:val="110"/>
        </w:rPr>
        <w:t>a</w:t>
      </w:r>
      <w:r>
        <w:rPr>
          <w:spacing w:val="-7"/>
          <w:w w:val="110"/>
        </w:rPr>
        <w:t xml:space="preserve"> </w:t>
      </w:r>
      <w:r>
        <w:rPr>
          <w:w w:val="110"/>
        </w:rPr>
        <w:t>mixed</w:t>
      </w:r>
      <w:r>
        <w:rPr>
          <w:spacing w:val="-6"/>
          <w:w w:val="110"/>
        </w:rPr>
        <w:t xml:space="preserve"> </w:t>
      </w:r>
      <w:r>
        <w:rPr>
          <w:spacing w:val="-3"/>
          <w:w w:val="110"/>
        </w:rPr>
        <w:t>network</w:t>
      </w:r>
      <w:r>
        <w:rPr>
          <w:spacing w:val="-6"/>
          <w:w w:val="110"/>
        </w:rPr>
        <w:t xml:space="preserve"> </w:t>
      </w:r>
      <w:r>
        <w:rPr>
          <w:w w:val="110"/>
        </w:rPr>
        <w:t>between</w:t>
      </w:r>
      <w:r>
        <w:rPr>
          <w:spacing w:val="-6"/>
          <w:w w:val="110"/>
        </w:rPr>
        <w:t xml:space="preserve"> </w:t>
      </w:r>
      <w:r>
        <w:rPr>
          <w:w w:val="110"/>
        </w:rPr>
        <w:t>the</w:t>
      </w:r>
      <w:r>
        <w:rPr>
          <w:spacing w:val="-6"/>
          <w:w w:val="110"/>
        </w:rPr>
        <w:t xml:space="preserve"> </w:t>
      </w:r>
      <w:r>
        <w:rPr>
          <w:spacing w:val="-3"/>
          <w:w w:val="110"/>
        </w:rPr>
        <w:t>conventional</w:t>
      </w:r>
      <w:r>
        <w:rPr>
          <w:spacing w:val="-6"/>
          <w:w w:val="110"/>
        </w:rPr>
        <w:t xml:space="preserve"> </w:t>
      </w:r>
      <w:r>
        <w:rPr>
          <w:w w:val="110"/>
        </w:rPr>
        <w:t>and</w:t>
      </w:r>
      <w:r>
        <w:rPr>
          <w:spacing w:val="-6"/>
          <w:w w:val="110"/>
        </w:rPr>
        <w:t xml:space="preserve"> </w:t>
      </w:r>
      <w:r>
        <w:rPr>
          <w:w w:val="110"/>
        </w:rPr>
        <w:t>the</w:t>
      </w:r>
      <w:r>
        <w:rPr>
          <w:spacing w:val="-6"/>
          <w:w w:val="110"/>
        </w:rPr>
        <w:t xml:space="preserve"> </w:t>
      </w:r>
      <w:r>
        <w:rPr>
          <w:w w:val="110"/>
        </w:rPr>
        <w:t xml:space="preserve">pro- posed tags. The </w:t>
      </w:r>
      <w:r>
        <w:rPr>
          <w:rFonts w:ascii="Palatino Linotype" w:hAnsi="Palatino Linotype"/>
          <w:i/>
          <w:w w:val="110"/>
        </w:rPr>
        <w:t xml:space="preserve">RN </w:t>
      </w:r>
      <w:r>
        <w:rPr>
          <w:rFonts w:ascii="Arial Unicode MS" w:hAnsi="Arial Unicode MS"/>
          <w:w w:val="110"/>
        </w:rPr>
        <w:t xml:space="preserve">16 </w:t>
      </w:r>
      <w:r>
        <w:rPr>
          <w:w w:val="110"/>
        </w:rPr>
        <w:t xml:space="preserve">of the </w:t>
      </w:r>
      <w:r>
        <w:rPr>
          <w:spacing w:val="-3"/>
          <w:w w:val="110"/>
        </w:rPr>
        <w:t xml:space="preserve">conventional </w:t>
      </w:r>
      <w:r>
        <w:rPr>
          <w:w w:val="110"/>
        </w:rPr>
        <w:t>and proposed tags were identified successfully.</w:t>
      </w:r>
    </w:p>
    <w:p w14:paraId="3C11A1F6" w14:textId="77777777" w:rsidR="0092676A" w:rsidRDefault="00E142A3">
      <w:pPr>
        <w:pStyle w:val="BodyText"/>
        <w:spacing w:line="358" w:lineRule="exact"/>
        <w:ind w:left="480" w:right="1725" w:firstLine="351"/>
        <w:jc w:val="both"/>
      </w:pPr>
      <w:r>
        <w:rPr>
          <w:w w:val="110"/>
        </w:rPr>
        <w:t>The</w:t>
      </w:r>
      <w:r>
        <w:rPr>
          <w:spacing w:val="-21"/>
          <w:w w:val="110"/>
        </w:rPr>
        <w:t xml:space="preserve"> </w:t>
      </w:r>
      <w:r>
        <w:rPr>
          <w:w w:val="110"/>
        </w:rPr>
        <w:t>performance</w:t>
      </w:r>
      <w:r>
        <w:rPr>
          <w:spacing w:val="-22"/>
          <w:w w:val="110"/>
        </w:rPr>
        <w:t xml:space="preserve"> </w:t>
      </w:r>
      <w:r>
        <w:rPr>
          <w:w w:val="110"/>
        </w:rPr>
        <w:t>analysis</w:t>
      </w:r>
      <w:r>
        <w:rPr>
          <w:spacing w:val="-21"/>
          <w:w w:val="110"/>
        </w:rPr>
        <w:t xml:space="preserve"> </w:t>
      </w:r>
      <w:r>
        <w:rPr>
          <w:w w:val="110"/>
        </w:rPr>
        <w:t>is</w:t>
      </w:r>
      <w:r>
        <w:rPr>
          <w:spacing w:val="-21"/>
          <w:w w:val="110"/>
        </w:rPr>
        <w:t xml:space="preserve"> </w:t>
      </w:r>
      <w:r>
        <w:rPr>
          <w:w w:val="110"/>
        </w:rPr>
        <w:t>achieved</w:t>
      </w:r>
      <w:r>
        <w:rPr>
          <w:spacing w:val="-21"/>
          <w:w w:val="110"/>
        </w:rPr>
        <w:t xml:space="preserve"> </w:t>
      </w:r>
      <w:r>
        <w:rPr>
          <w:w w:val="110"/>
        </w:rPr>
        <w:t>through</w:t>
      </w:r>
      <w:r>
        <w:rPr>
          <w:spacing w:val="-21"/>
          <w:w w:val="110"/>
        </w:rPr>
        <w:t xml:space="preserve"> </w:t>
      </w:r>
      <w:r>
        <w:rPr>
          <w:w w:val="110"/>
        </w:rPr>
        <w:t>Monte</w:t>
      </w:r>
      <w:r>
        <w:rPr>
          <w:spacing w:val="-21"/>
          <w:w w:val="110"/>
        </w:rPr>
        <w:t xml:space="preserve"> </w:t>
      </w:r>
      <w:r>
        <w:rPr>
          <w:w w:val="110"/>
        </w:rPr>
        <w:t>Carlo</w:t>
      </w:r>
      <w:r>
        <w:rPr>
          <w:spacing w:val="-22"/>
          <w:w w:val="110"/>
        </w:rPr>
        <w:t xml:space="preserve"> </w:t>
      </w:r>
      <w:r>
        <w:rPr>
          <w:w w:val="110"/>
        </w:rPr>
        <w:t>simulations.</w:t>
      </w:r>
      <w:r>
        <w:rPr>
          <w:spacing w:val="14"/>
          <w:w w:val="110"/>
        </w:rPr>
        <w:t xml:space="preserve"> </w:t>
      </w:r>
      <w:r>
        <w:rPr>
          <w:w w:val="110"/>
        </w:rPr>
        <w:t>Fig- ure 6.8 shows a comparison between the reading efficiency of the</w:t>
      </w:r>
      <w:r>
        <w:rPr>
          <w:spacing w:val="-41"/>
          <w:w w:val="110"/>
        </w:rPr>
        <w:t xml:space="preserve"> </w:t>
      </w:r>
      <w:r>
        <w:rPr>
          <w:spacing w:val="-3"/>
          <w:w w:val="110"/>
        </w:rPr>
        <w:t xml:space="preserve">conventional </w:t>
      </w:r>
      <w:r>
        <w:rPr>
          <w:w w:val="110"/>
        </w:rPr>
        <w:t>FSA</w:t>
      </w:r>
      <w:r>
        <w:rPr>
          <w:spacing w:val="-8"/>
          <w:w w:val="110"/>
        </w:rPr>
        <w:t xml:space="preserve"> </w:t>
      </w:r>
      <w:r>
        <w:rPr>
          <w:w w:val="110"/>
        </w:rPr>
        <w:t>and</w:t>
      </w:r>
      <w:r>
        <w:rPr>
          <w:spacing w:val="-8"/>
          <w:w w:val="110"/>
        </w:rPr>
        <w:t xml:space="preserve"> </w:t>
      </w:r>
      <w:r>
        <w:rPr>
          <w:w w:val="110"/>
        </w:rPr>
        <w:t>the</w:t>
      </w:r>
      <w:r>
        <w:rPr>
          <w:spacing w:val="-8"/>
          <w:w w:val="110"/>
        </w:rPr>
        <w:t xml:space="preserve"> </w:t>
      </w:r>
      <w:r>
        <w:rPr>
          <w:w w:val="110"/>
        </w:rPr>
        <w:t>different</w:t>
      </w:r>
      <w:r>
        <w:rPr>
          <w:spacing w:val="-8"/>
          <w:w w:val="110"/>
        </w:rPr>
        <w:t xml:space="preserve"> </w:t>
      </w:r>
      <w:r>
        <w:rPr>
          <w:w w:val="110"/>
        </w:rPr>
        <w:t>acknowledgment</w:t>
      </w:r>
      <w:r>
        <w:rPr>
          <w:spacing w:val="-8"/>
          <w:w w:val="110"/>
        </w:rPr>
        <w:t xml:space="preserve"> </w:t>
      </w:r>
      <w:r>
        <w:rPr>
          <w:w w:val="110"/>
        </w:rPr>
        <w:t>scenarios</w:t>
      </w:r>
      <w:r>
        <w:rPr>
          <w:spacing w:val="-9"/>
          <w:w w:val="110"/>
        </w:rPr>
        <w:t xml:space="preserve"> </w:t>
      </w:r>
      <w:r>
        <w:rPr>
          <w:w w:val="110"/>
        </w:rPr>
        <w:t>use</w:t>
      </w:r>
      <w:r>
        <w:rPr>
          <w:spacing w:val="-8"/>
          <w:w w:val="110"/>
        </w:rPr>
        <w:t xml:space="preserve"> </w:t>
      </w:r>
      <w:r>
        <w:rPr>
          <w:w w:val="110"/>
        </w:rPr>
        <w:t>the</w:t>
      </w:r>
      <w:r>
        <w:rPr>
          <w:spacing w:val="-8"/>
          <w:w w:val="110"/>
        </w:rPr>
        <w:t xml:space="preserve"> </w:t>
      </w:r>
      <w:r>
        <w:rPr>
          <w:w w:val="110"/>
        </w:rPr>
        <w:t>8</w:t>
      </w:r>
      <w:r>
        <w:rPr>
          <w:spacing w:val="-8"/>
          <w:w w:val="110"/>
        </w:rPr>
        <w:t xml:space="preserve"> </w:t>
      </w:r>
      <w:r>
        <w:rPr>
          <w:w w:val="110"/>
        </w:rPr>
        <w:t>orthogonal</w:t>
      </w:r>
      <w:r>
        <w:rPr>
          <w:spacing w:val="-8"/>
          <w:w w:val="110"/>
        </w:rPr>
        <w:t xml:space="preserve"> </w:t>
      </w:r>
      <w:r>
        <w:rPr>
          <w:w w:val="110"/>
        </w:rPr>
        <w:t>pilot</w:t>
      </w:r>
      <w:r>
        <w:rPr>
          <w:spacing w:val="-9"/>
          <w:w w:val="110"/>
        </w:rPr>
        <w:t xml:space="preserve"> </w:t>
      </w:r>
      <w:r>
        <w:rPr>
          <w:w w:val="110"/>
        </w:rPr>
        <w:t>se- quences.</w:t>
      </w:r>
      <w:r>
        <w:rPr>
          <w:spacing w:val="17"/>
          <w:w w:val="110"/>
        </w:rPr>
        <w:t xml:space="preserve"> </w:t>
      </w:r>
      <w:r>
        <w:rPr>
          <w:w w:val="110"/>
        </w:rPr>
        <w:t>The</w:t>
      </w:r>
      <w:r>
        <w:rPr>
          <w:spacing w:val="-12"/>
          <w:w w:val="110"/>
        </w:rPr>
        <w:t xml:space="preserve"> </w:t>
      </w:r>
      <w:r>
        <w:rPr>
          <w:w w:val="110"/>
        </w:rPr>
        <w:t>first</w:t>
      </w:r>
      <w:r>
        <w:rPr>
          <w:spacing w:val="-12"/>
          <w:w w:val="110"/>
        </w:rPr>
        <w:t xml:space="preserve"> </w:t>
      </w:r>
      <w:r>
        <w:rPr>
          <w:w w:val="110"/>
        </w:rPr>
        <w:t>scenario</w:t>
      </w:r>
      <w:r>
        <w:rPr>
          <w:spacing w:val="-13"/>
          <w:w w:val="110"/>
        </w:rPr>
        <w:t xml:space="preserve"> </w:t>
      </w:r>
      <w:r>
        <w:rPr>
          <w:w w:val="110"/>
        </w:rPr>
        <w:t>is</w:t>
      </w:r>
      <w:r>
        <w:rPr>
          <w:spacing w:val="-12"/>
          <w:w w:val="110"/>
        </w:rPr>
        <w:t xml:space="preserve"> </w:t>
      </w:r>
      <w:r>
        <w:rPr>
          <w:w w:val="110"/>
        </w:rPr>
        <w:t>the</w:t>
      </w:r>
      <w:r>
        <w:rPr>
          <w:spacing w:val="-12"/>
          <w:w w:val="110"/>
        </w:rPr>
        <w:t xml:space="preserve"> </w:t>
      </w:r>
      <w:r>
        <w:rPr>
          <w:w w:val="110"/>
        </w:rPr>
        <w:t>fully</w:t>
      </w:r>
      <w:r>
        <w:rPr>
          <w:spacing w:val="-13"/>
          <w:w w:val="110"/>
        </w:rPr>
        <w:t xml:space="preserve"> </w:t>
      </w:r>
      <w:r>
        <w:rPr>
          <w:w w:val="110"/>
        </w:rPr>
        <w:t>parallel</w:t>
      </w:r>
      <w:r>
        <w:rPr>
          <w:spacing w:val="-13"/>
          <w:w w:val="110"/>
        </w:rPr>
        <w:t xml:space="preserve"> </w:t>
      </w:r>
      <w:r>
        <w:rPr>
          <w:w w:val="110"/>
        </w:rPr>
        <w:t>acknowledgment</w:t>
      </w:r>
      <w:r>
        <w:rPr>
          <w:spacing w:val="-12"/>
          <w:w w:val="110"/>
        </w:rPr>
        <w:t xml:space="preserve"> </w:t>
      </w:r>
      <w:r>
        <w:rPr>
          <w:w w:val="110"/>
        </w:rPr>
        <w:t>scenario,</w:t>
      </w:r>
      <w:r>
        <w:rPr>
          <w:spacing w:val="-10"/>
          <w:w w:val="110"/>
        </w:rPr>
        <w:t xml:space="preserve"> </w:t>
      </w:r>
      <w:r>
        <w:rPr>
          <w:w w:val="110"/>
        </w:rPr>
        <w:t xml:space="preserve">which is proposed </w:t>
      </w:r>
      <w:r>
        <w:rPr>
          <w:spacing w:val="-4"/>
          <w:w w:val="110"/>
        </w:rPr>
        <w:t xml:space="preserve">by </w:t>
      </w:r>
      <w:r>
        <w:rPr>
          <w:w w:val="110"/>
        </w:rPr>
        <w:t>[94].  This system assumes fully parallel acknowledgment for</w:t>
      </w:r>
      <w:r>
        <w:rPr>
          <w:spacing w:val="66"/>
          <w:w w:val="110"/>
        </w:rPr>
        <w:t xml:space="preserve"> </w:t>
      </w:r>
      <w:r>
        <w:rPr>
          <w:w w:val="110"/>
        </w:rPr>
        <w:t>all</w:t>
      </w:r>
      <w:r>
        <w:rPr>
          <w:spacing w:val="-8"/>
          <w:w w:val="110"/>
        </w:rPr>
        <w:t xml:space="preserve"> </w:t>
      </w:r>
      <w:r>
        <w:rPr>
          <w:w w:val="110"/>
        </w:rPr>
        <w:t>recovered</w:t>
      </w:r>
      <w:r>
        <w:rPr>
          <w:spacing w:val="-8"/>
          <w:w w:val="110"/>
        </w:rPr>
        <w:t xml:space="preserve"> </w:t>
      </w:r>
      <w:r>
        <w:rPr>
          <w:w w:val="110"/>
        </w:rPr>
        <w:t>tags.</w:t>
      </w:r>
      <w:r>
        <w:rPr>
          <w:spacing w:val="14"/>
          <w:w w:val="110"/>
        </w:rPr>
        <w:t xml:space="preserve"> </w:t>
      </w:r>
      <w:r>
        <w:rPr>
          <w:w w:val="110"/>
        </w:rPr>
        <w:t>It</w:t>
      </w:r>
      <w:r>
        <w:rPr>
          <w:spacing w:val="-8"/>
          <w:w w:val="110"/>
        </w:rPr>
        <w:t xml:space="preserve"> </w:t>
      </w:r>
      <w:r>
        <w:rPr>
          <w:w w:val="110"/>
        </w:rPr>
        <w:t>results</w:t>
      </w:r>
      <w:r>
        <w:rPr>
          <w:spacing w:val="-8"/>
          <w:w w:val="110"/>
        </w:rPr>
        <w:t xml:space="preserve"> </w:t>
      </w:r>
      <w:r>
        <w:rPr>
          <w:rFonts w:ascii="Arial Unicode MS"/>
          <w:w w:val="110"/>
        </w:rPr>
        <w:t>200</w:t>
      </w:r>
      <w:r>
        <w:rPr>
          <w:rFonts w:ascii="Arial Unicode MS"/>
          <w:spacing w:val="-45"/>
          <w:w w:val="110"/>
        </w:rPr>
        <w:t xml:space="preserve"> </w:t>
      </w:r>
      <w:r>
        <w:rPr>
          <w:rFonts w:ascii="Arial Unicode MS"/>
          <w:w w:val="110"/>
        </w:rPr>
        <w:t>%</w:t>
      </w:r>
      <w:r>
        <w:rPr>
          <w:rFonts w:ascii="Arial Unicode MS"/>
          <w:spacing w:val="-15"/>
          <w:w w:val="110"/>
        </w:rPr>
        <w:t xml:space="preserve"> </w:t>
      </w:r>
      <w:r>
        <w:rPr>
          <w:w w:val="110"/>
        </w:rPr>
        <w:t>maximum</w:t>
      </w:r>
      <w:r>
        <w:rPr>
          <w:spacing w:val="-8"/>
          <w:w w:val="110"/>
        </w:rPr>
        <w:t xml:space="preserve"> </w:t>
      </w:r>
      <w:r>
        <w:rPr>
          <w:w w:val="110"/>
        </w:rPr>
        <w:t>reading</w:t>
      </w:r>
      <w:r>
        <w:rPr>
          <w:spacing w:val="-8"/>
          <w:w w:val="110"/>
        </w:rPr>
        <w:t xml:space="preserve"> </w:t>
      </w:r>
      <w:r>
        <w:rPr>
          <w:w w:val="110"/>
        </w:rPr>
        <w:t>efficiency.</w:t>
      </w:r>
      <w:r>
        <w:rPr>
          <w:spacing w:val="14"/>
          <w:w w:val="110"/>
        </w:rPr>
        <w:t xml:space="preserve"> </w:t>
      </w:r>
      <w:r>
        <w:rPr>
          <w:w w:val="110"/>
        </w:rPr>
        <w:t>Which</w:t>
      </w:r>
      <w:r>
        <w:rPr>
          <w:spacing w:val="-8"/>
          <w:w w:val="110"/>
        </w:rPr>
        <w:t xml:space="preserve"> </w:t>
      </w:r>
      <w:r>
        <w:rPr>
          <w:w w:val="110"/>
        </w:rPr>
        <w:t>means</w:t>
      </w:r>
    </w:p>
    <w:p w14:paraId="0B7F40B9" w14:textId="77777777" w:rsidR="0092676A" w:rsidRDefault="0092676A">
      <w:pPr>
        <w:spacing w:line="358" w:lineRule="exact"/>
        <w:jc w:val="both"/>
        <w:sectPr w:rsidR="0092676A">
          <w:type w:val="continuous"/>
          <w:pgSz w:w="11910" w:h="16840"/>
          <w:pgMar w:top="1580" w:right="0" w:bottom="280" w:left="1680" w:header="720" w:footer="720" w:gutter="0"/>
          <w:cols w:space="720"/>
        </w:sectPr>
      </w:pPr>
    </w:p>
    <w:p w14:paraId="2BE2B154" w14:textId="77777777" w:rsidR="0092676A" w:rsidRDefault="0092676A">
      <w:pPr>
        <w:pStyle w:val="BodyText"/>
        <w:spacing w:before="5"/>
        <w:rPr>
          <w:sz w:val="27"/>
        </w:rPr>
      </w:pPr>
    </w:p>
    <w:p w14:paraId="32B9BF3B" w14:textId="77777777" w:rsidR="0092676A" w:rsidRDefault="00AC2220">
      <w:pPr>
        <w:spacing w:before="68"/>
        <w:ind w:left="493"/>
        <w:rPr>
          <w:rFonts w:ascii="Calibri"/>
          <w:sz w:val="21"/>
        </w:rPr>
      </w:pPr>
      <w:r>
        <w:rPr>
          <w:noProof/>
        </w:rPr>
        <mc:AlternateContent>
          <mc:Choice Requires="wpg">
            <w:drawing>
              <wp:anchor distT="0" distB="0" distL="114300" distR="114300" simplePos="0" relativeHeight="503280944" behindDoc="1" locked="0" layoutInCell="1" allowOverlap="1" wp14:anchorId="0676DF73" wp14:editId="1966E405">
                <wp:simplePos x="0" y="0"/>
                <wp:positionH relativeFrom="page">
                  <wp:posOffset>1522095</wp:posOffset>
                </wp:positionH>
                <wp:positionV relativeFrom="paragraph">
                  <wp:posOffset>117475</wp:posOffset>
                </wp:positionV>
                <wp:extent cx="4514850" cy="2517140"/>
                <wp:effectExtent l="17145" t="12700" r="11430" b="13335"/>
                <wp:wrapNone/>
                <wp:docPr id="2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0" cy="2517140"/>
                          <a:chOff x="2397" y="185"/>
                          <a:chExt cx="7110" cy="3964"/>
                        </a:xfrm>
                      </wpg:grpSpPr>
                      <pic:pic xmlns:pic="http://schemas.openxmlformats.org/drawingml/2006/picture">
                        <pic:nvPicPr>
                          <pic:cNvPr id="32" name="Picture 63"/>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2479" y="187"/>
                            <a:ext cx="6959" cy="3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Line 62"/>
                        <wps:cNvCnPr/>
                        <wps:spPr bwMode="auto">
                          <a:xfrm>
                            <a:off x="2481" y="4040"/>
                            <a:ext cx="6957" cy="0"/>
                          </a:xfrm>
                          <a:prstGeom prst="line">
                            <a:avLst/>
                          </a:prstGeom>
                          <a:noFill/>
                          <a:ln w="3286">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35" name="Line 61"/>
                        <wps:cNvCnPr/>
                        <wps:spPr bwMode="auto">
                          <a:xfrm>
                            <a:off x="2481" y="190"/>
                            <a:ext cx="6957" cy="0"/>
                          </a:xfrm>
                          <a:prstGeom prst="line">
                            <a:avLst/>
                          </a:prstGeom>
                          <a:noFill/>
                          <a:ln w="3284">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36" name="Line 60"/>
                        <wps:cNvCnPr/>
                        <wps:spPr bwMode="auto">
                          <a:xfrm>
                            <a:off x="2481" y="3944"/>
                            <a:ext cx="0" cy="96"/>
                          </a:xfrm>
                          <a:prstGeom prst="line">
                            <a:avLst/>
                          </a:prstGeom>
                          <a:noFill/>
                          <a:ln w="2457">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37" name="Line 59"/>
                        <wps:cNvCnPr/>
                        <wps:spPr bwMode="auto">
                          <a:xfrm>
                            <a:off x="3176" y="3944"/>
                            <a:ext cx="0" cy="96"/>
                          </a:xfrm>
                          <a:prstGeom prst="line">
                            <a:avLst/>
                          </a:prstGeom>
                          <a:noFill/>
                          <a:ln w="2456">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38" name="Line 58"/>
                        <wps:cNvCnPr/>
                        <wps:spPr bwMode="auto">
                          <a:xfrm>
                            <a:off x="3872" y="3944"/>
                            <a:ext cx="0" cy="96"/>
                          </a:xfrm>
                          <a:prstGeom prst="line">
                            <a:avLst/>
                          </a:prstGeom>
                          <a:noFill/>
                          <a:ln w="2457">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39" name="Line 57"/>
                        <wps:cNvCnPr/>
                        <wps:spPr bwMode="auto">
                          <a:xfrm>
                            <a:off x="4568" y="3944"/>
                            <a:ext cx="0" cy="96"/>
                          </a:xfrm>
                          <a:prstGeom prst="line">
                            <a:avLst/>
                          </a:prstGeom>
                          <a:noFill/>
                          <a:ln w="2456">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40" name="Line 56"/>
                        <wps:cNvCnPr/>
                        <wps:spPr bwMode="auto">
                          <a:xfrm>
                            <a:off x="5263" y="3944"/>
                            <a:ext cx="0" cy="96"/>
                          </a:xfrm>
                          <a:prstGeom prst="line">
                            <a:avLst/>
                          </a:prstGeom>
                          <a:noFill/>
                          <a:ln w="2457">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41" name="Line 55"/>
                        <wps:cNvCnPr/>
                        <wps:spPr bwMode="auto">
                          <a:xfrm>
                            <a:off x="5959" y="3944"/>
                            <a:ext cx="0" cy="96"/>
                          </a:xfrm>
                          <a:prstGeom prst="line">
                            <a:avLst/>
                          </a:prstGeom>
                          <a:noFill/>
                          <a:ln w="2456">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42" name="Line 54"/>
                        <wps:cNvCnPr/>
                        <wps:spPr bwMode="auto">
                          <a:xfrm>
                            <a:off x="6654" y="3944"/>
                            <a:ext cx="0" cy="96"/>
                          </a:xfrm>
                          <a:prstGeom prst="line">
                            <a:avLst/>
                          </a:prstGeom>
                          <a:noFill/>
                          <a:ln w="2457">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43" name="Line 53"/>
                        <wps:cNvCnPr/>
                        <wps:spPr bwMode="auto">
                          <a:xfrm>
                            <a:off x="7350" y="3944"/>
                            <a:ext cx="0" cy="96"/>
                          </a:xfrm>
                          <a:prstGeom prst="line">
                            <a:avLst/>
                          </a:prstGeom>
                          <a:noFill/>
                          <a:ln w="2729">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44" name="AutoShape 52"/>
                        <wps:cNvSpPr>
                          <a:spLocks/>
                        </wps:cNvSpPr>
                        <wps:spPr bwMode="auto">
                          <a:xfrm>
                            <a:off x="8045" y="3944"/>
                            <a:ext cx="1392" cy="96"/>
                          </a:xfrm>
                          <a:custGeom>
                            <a:avLst/>
                            <a:gdLst>
                              <a:gd name="T0" fmla="+- 0 8045 8045"/>
                              <a:gd name="T1" fmla="*/ T0 w 1392"/>
                              <a:gd name="T2" fmla="+- 0 3944 3944"/>
                              <a:gd name="T3" fmla="*/ 3944 h 96"/>
                              <a:gd name="T4" fmla="+- 0 8045 8045"/>
                              <a:gd name="T5" fmla="*/ T4 w 1392"/>
                              <a:gd name="T6" fmla="+- 0 4040 3944"/>
                              <a:gd name="T7" fmla="*/ 4040 h 96"/>
                              <a:gd name="T8" fmla="+- 0 8740 8045"/>
                              <a:gd name="T9" fmla="*/ T8 w 1392"/>
                              <a:gd name="T10" fmla="+- 0 3944 3944"/>
                              <a:gd name="T11" fmla="*/ 3944 h 96"/>
                              <a:gd name="T12" fmla="+- 0 8740 8045"/>
                              <a:gd name="T13" fmla="*/ T12 w 1392"/>
                              <a:gd name="T14" fmla="+- 0 4040 3944"/>
                              <a:gd name="T15" fmla="*/ 4040 h 96"/>
                              <a:gd name="T16" fmla="+- 0 9436 8045"/>
                              <a:gd name="T17" fmla="*/ T16 w 1392"/>
                              <a:gd name="T18" fmla="+- 0 3944 3944"/>
                              <a:gd name="T19" fmla="*/ 3944 h 96"/>
                              <a:gd name="T20" fmla="+- 0 9436 8045"/>
                              <a:gd name="T21" fmla="*/ T20 w 1392"/>
                              <a:gd name="T22" fmla="+- 0 4040 3944"/>
                              <a:gd name="T23" fmla="*/ 4040 h 96"/>
                            </a:gdLst>
                            <a:ahLst/>
                            <a:cxnLst>
                              <a:cxn ang="0">
                                <a:pos x="T1" y="T3"/>
                              </a:cxn>
                              <a:cxn ang="0">
                                <a:pos x="T5" y="T7"/>
                              </a:cxn>
                              <a:cxn ang="0">
                                <a:pos x="T9" y="T11"/>
                              </a:cxn>
                              <a:cxn ang="0">
                                <a:pos x="T13" y="T15"/>
                              </a:cxn>
                              <a:cxn ang="0">
                                <a:pos x="T17" y="T19"/>
                              </a:cxn>
                              <a:cxn ang="0">
                                <a:pos x="T21" y="T23"/>
                              </a:cxn>
                            </a:cxnLst>
                            <a:rect l="0" t="0" r="r" b="b"/>
                            <a:pathLst>
                              <a:path w="1392" h="96">
                                <a:moveTo>
                                  <a:pt x="0" y="0"/>
                                </a:moveTo>
                                <a:lnTo>
                                  <a:pt x="0" y="96"/>
                                </a:lnTo>
                                <a:moveTo>
                                  <a:pt x="695" y="0"/>
                                </a:moveTo>
                                <a:lnTo>
                                  <a:pt x="695" y="96"/>
                                </a:lnTo>
                                <a:moveTo>
                                  <a:pt x="1391" y="0"/>
                                </a:moveTo>
                                <a:lnTo>
                                  <a:pt x="1391" y="96"/>
                                </a:lnTo>
                              </a:path>
                            </a:pathLst>
                          </a:custGeom>
                          <a:noFill/>
                          <a:ln w="2457">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Line 51"/>
                        <wps:cNvCnPr/>
                        <wps:spPr bwMode="auto">
                          <a:xfrm>
                            <a:off x="2481" y="190"/>
                            <a:ext cx="0" cy="96"/>
                          </a:xfrm>
                          <a:prstGeom prst="line">
                            <a:avLst/>
                          </a:prstGeom>
                          <a:noFill/>
                          <a:ln w="2457">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46" name="Line 50"/>
                        <wps:cNvCnPr/>
                        <wps:spPr bwMode="auto">
                          <a:xfrm>
                            <a:off x="4568" y="190"/>
                            <a:ext cx="0" cy="96"/>
                          </a:xfrm>
                          <a:prstGeom prst="line">
                            <a:avLst/>
                          </a:prstGeom>
                          <a:noFill/>
                          <a:ln w="2456">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47" name="Line 49"/>
                        <wps:cNvCnPr/>
                        <wps:spPr bwMode="auto">
                          <a:xfrm>
                            <a:off x="5263" y="190"/>
                            <a:ext cx="0" cy="96"/>
                          </a:xfrm>
                          <a:prstGeom prst="line">
                            <a:avLst/>
                          </a:prstGeom>
                          <a:noFill/>
                          <a:ln w="2457">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48" name="Line 48"/>
                        <wps:cNvCnPr/>
                        <wps:spPr bwMode="auto">
                          <a:xfrm>
                            <a:off x="5959" y="190"/>
                            <a:ext cx="0" cy="96"/>
                          </a:xfrm>
                          <a:prstGeom prst="line">
                            <a:avLst/>
                          </a:prstGeom>
                          <a:noFill/>
                          <a:ln w="2456">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49" name="Line 47"/>
                        <wps:cNvCnPr/>
                        <wps:spPr bwMode="auto">
                          <a:xfrm>
                            <a:off x="6654" y="190"/>
                            <a:ext cx="0" cy="96"/>
                          </a:xfrm>
                          <a:prstGeom prst="line">
                            <a:avLst/>
                          </a:prstGeom>
                          <a:noFill/>
                          <a:ln w="2457">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50" name="Line 46"/>
                        <wps:cNvCnPr/>
                        <wps:spPr bwMode="auto">
                          <a:xfrm>
                            <a:off x="7350" y="190"/>
                            <a:ext cx="0" cy="96"/>
                          </a:xfrm>
                          <a:prstGeom prst="line">
                            <a:avLst/>
                          </a:prstGeom>
                          <a:noFill/>
                          <a:ln w="2729">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51" name="AutoShape 45"/>
                        <wps:cNvSpPr>
                          <a:spLocks/>
                        </wps:cNvSpPr>
                        <wps:spPr bwMode="auto">
                          <a:xfrm>
                            <a:off x="8045" y="190"/>
                            <a:ext cx="1392" cy="96"/>
                          </a:xfrm>
                          <a:custGeom>
                            <a:avLst/>
                            <a:gdLst>
                              <a:gd name="T0" fmla="+- 0 8045 8045"/>
                              <a:gd name="T1" fmla="*/ T0 w 1392"/>
                              <a:gd name="T2" fmla="+- 0 190 190"/>
                              <a:gd name="T3" fmla="*/ 190 h 96"/>
                              <a:gd name="T4" fmla="+- 0 8045 8045"/>
                              <a:gd name="T5" fmla="*/ T4 w 1392"/>
                              <a:gd name="T6" fmla="+- 0 286 190"/>
                              <a:gd name="T7" fmla="*/ 286 h 96"/>
                              <a:gd name="T8" fmla="+- 0 8740 8045"/>
                              <a:gd name="T9" fmla="*/ T8 w 1392"/>
                              <a:gd name="T10" fmla="+- 0 190 190"/>
                              <a:gd name="T11" fmla="*/ 190 h 96"/>
                              <a:gd name="T12" fmla="+- 0 8740 8045"/>
                              <a:gd name="T13" fmla="*/ T12 w 1392"/>
                              <a:gd name="T14" fmla="+- 0 286 190"/>
                              <a:gd name="T15" fmla="*/ 286 h 96"/>
                              <a:gd name="T16" fmla="+- 0 9436 8045"/>
                              <a:gd name="T17" fmla="*/ T16 w 1392"/>
                              <a:gd name="T18" fmla="+- 0 190 190"/>
                              <a:gd name="T19" fmla="*/ 190 h 96"/>
                              <a:gd name="T20" fmla="+- 0 9436 8045"/>
                              <a:gd name="T21" fmla="*/ T20 w 1392"/>
                              <a:gd name="T22" fmla="+- 0 286 190"/>
                              <a:gd name="T23" fmla="*/ 286 h 96"/>
                            </a:gdLst>
                            <a:ahLst/>
                            <a:cxnLst>
                              <a:cxn ang="0">
                                <a:pos x="T1" y="T3"/>
                              </a:cxn>
                              <a:cxn ang="0">
                                <a:pos x="T5" y="T7"/>
                              </a:cxn>
                              <a:cxn ang="0">
                                <a:pos x="T9" y="T11"/>
                              </a:cxn>
                              <a:cxn ang="0">
                                <a:pos x="T13" y="T15"/>
                              </a:cxn>
                              <a:cxn ang="0">
                                <a:pos x="T17" y="T19"/>
                              </a:cxn>
                              <a:cxn ang="0">
                                <a:pos x="T21" y="T23"/>
                              </a:cxn>
                            </a:cxnLst>
                            <a:rect l="0" t="0" r="r" b="b"/>
                            <a:pathLst>
                              <a:path w="1392" h="96">
                                <a:moveTo>
                                  <a:pt x="0" y="0"/>
                                </a:moveTo>
                                <a:lnTo>
                                  <a:pt x="0" y="96"/>
                                </a:lnTo>
                                <a:moveTo>
                                  <a:pt x="695" y="0"/>
                                </a:moveTo>
                                <a:lnTo>
                                  <a:pt x="695" y="96"/>
                                </a:lnTo>
                                <a:moveTo>
                                  <a:pt x="1391" y="0"/>
                                </a:moveTo>
                                <a:lnTo>
                                  <a:pt x="1391" y="96"/>
                                </a:lnTo>
                              </a:path>
                            </a:pathLst>
                          </a:custGeom>
                          <a:noFill/>
                          <a:ln w="2457">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44"/>
                        <wps:cNvCnPr/>
                        <wps:spPr bwMode="auto">
                          <a:xfrm>
                            <a:off x="2481" y="187"/>
                            <a:ext cx="0" cy="3853"/>
                          </a:xfrm>
                          <a:prstGeom prst="line">
                            <a:avLst/>
                          </a:prstGeom>
                          <a:noFill/>
                          <a:ln w="2457">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53" name="Line 43"/>
                        <wps:cNvCnPr/>
                        <wps:spPr bwMode="auto">
                          <a:xfrm>
                            <a:off x="9436" y="187"/>
                            <a:ext cx="0" cy="3853"/>
                          </a:xfrm>
                          <a:prstGeom prst="line">
                            <a:avLst/>
                          </a:prstGeom>
                          <a:noFill/>
                          <a:ln w="2457">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54" name="AutoShape 42"/>
                        <wps:cNvSpPr>
                          <a:spLocks/>
                        </wps:cNvSpPr>
                        <wps:spPr bwMode="auto">
                          <a:xfrm>
                            <a:off x="2481" y="3398"/>
                            <a:ext cx="72" cy="642"/>
                          </a:xfrm>
                          <a:custGeom>
                            <a:avLst/>
                            <a:gdLst>
                              <a:gd name="T0" fmla="+- 0 2481 2481"/>
                              <a:gd name="T1" fmla="*/ T0 w 72"/>
                              <a:gd name="T2" fmla="+- 0 4040 3398"/>
                              <a:gd name="T3" fmla="*/ 4040 h 642"/>
                              <a:gd name="T4" fmla="+- 0 2553 2481"/>
                              <a:gd name="T5" fmla="*/ T4 w 72"/>
                              <a:gd name="T6" fmla="+- 0 4040 3398"/>
                              <a:gd name="T7" fmla="*/ 4040 h 642"/>
                              <a:gd name="T8" fmla="+- 0 2481 2481"/>
                              <a:gd name="T9" fmla="*/ T8 w 72"/>
                              <a:gd name="T10" fmla="+- 0 3398 3398"/>
                              <a:gd name="T11" fmla="*/ 3398 h 642"/>
                              <a:gd name="T12" fmla="+- 0 2553 2481"/>
                              <a:gd name="T13" fmla="*/ T12 w 72"/>
                              <a:gd name="T14" fmla="+- 0 3398 3398"/>
                              <a:gd name="T15" fmla="*/ 3398 h 642"/>
                            </a:gdLst>
                            <a:ahLst/>
                            <a:cxnLst>
                              <a:cxn ang="0">
                                <a:pos x="T1" y="T3"/>
                              </a:cxn>
                              <a:cxn ang="0">
                                <a:pos x="T5" y="T7"/>
                              </a:cxn>
                              <a:cxn ang="0">
                                <a:pos x="T9" y="T11"/>
                              </a:cxn>
                              <a:cxn ang="0">
                                <a:pos x="T13" y="T15"/>
                              </a:cxn>
                            </a:cxnLst>
                            <a:rect l="0" t="0" r="r" b="b"/>
                            <a:pathLst>
                              <a:path w="72" h="642">
                                <a:moveTo>
                                  <a:pt x="0" y="642"/>
                                </a:moveTo>
                                <a:lnTo>
                                  <a:pt x="72" y="642"/>
                                </a:lnTo>
                                <a:moveTo>
                                  <a:pt x="0" y="0"/>
                                </a:moveTo>
                                <a:lnTo>
                                  <a:pt x="72" y="0"/>
                                </a:lnTo>
                              </a:path>
                            </a:pathLst>
                          </a:custGeom>
                          <a:noFill/>
                          <a:ln w="3286">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Line 41"/>
                        <wps:cNvCnPr/>
                        <wps:spPr bwMode="auto">
                          <a:xfrm>
                            <a:off x="2481" y="2757"/>
                            <a:ext cx="72" cy="0"/>
                          </a:xfrm>
                          <a:prstGeom prst="line">
                            <a:avLst/>
                          </a:prstGeom>
                          <a:noFill/>
                          <a:ln w="3651">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56" name="Line 40"/>
                        <wps:cNvCnPr/>
                        <wps:spPr bwMode="auto">
                          <a:xfrm>
                            <a:off x="2481" y="2115"/>
                            <a:ext cx="72" cy="0"/>
                          </a:xfrm>
                          <a:prstGeom prst="line">
                            <a:avLst/>
                          </a:prstGeom>
                          <a:noFill/>
                          <a:ln w="3286">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57" name="Line 39"/>
                        <wps:cNvCnPr/>
                        <wps:spPr bwMode="auto">
                          <a:xfrm>
                            <a:off x="2481" y="190"/>
                            <a:ext cx="72" cy="0"/>
                          </a:xfrm>
                          <a:prstGeom prst="line">
                            <a:avLst/>
                          </a:prstGeom>
                          <a:noFill/>
                          <a:ln w="3284">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58" name="AutoShape 38"/>
                        <wps:cNvSpPr>
                          <a:spLocks/>
                        </wps:cNvSpPr>
                        <wps:spPr bwMode="auto">
                          <a:xfrm>
                            <a:off x="9365" y="3398"/>
                            <a:ext cx="72" cy="642"/>
                          </a:xfrm>
                          <a:custGeom>
                            <a:avLst/>
                            <a:gdLst>
                              <a:gd name="T0" fmla="+- 0 9365 9365"/>
                              <a:gd name="T1" fmla="*/ T0 w 72"/>
                              <a:gd name="T2" fmla="+- 0 4040 3398"/>
                              <a:gd name="T3" fmla="*/ 4040 h 642"/>
                              <a:gd name="T4" fmla="+- 0 9436 9365"/>
                              <a:gd name="T5" fmla="*/ T4 w 72"/>
                              <a:gd name="T6" fmla="+- 0 4040 3398"/>
                              <a:gd name="T7" fmla="*/ 4040 h 642"/>
                              <a:gd name="T8" fmla="+- 0 9365 9365"/>
                              <a:gd name="T9" fmla="*/ T8 w 72"/>
                              <a:gd name="T10" fmla="+- 0 3398 3398"/>
                              <a:gd name="T11" fmla="*/ 3398 h 642"/>
                              <a:gd name="T12" fmla="+- 0 9436 9365"/>
                              <a:gd name="T13" fmla="*/ T12 w 72"/>
                              <a:gd name="T14" fmla="+- 0 3398 3398"/>
                              <a:gd name="T15" fmla="*/ 3398 h 642"/>
                            </a:gdLst>
                            <a:ahLst/>
                            <a:cxnLst>
                              <a:cxn ang="0">
                                <a:pos x="T1" y="T3"/>
                              </a:cxn>
                              <a:cxn ang="0">
                                <a:pos x="T5" y="T7"/>
                              </a:cxn>
                              <a:cxn ang="0">
                                <a:pos x="T9" y="T11"/>
                              </a:cxn>
                              <a:cxn ang="0">
                                <a:pos x="T13" y="T15"/>
                              </a:cxn>
                            </a:cxnLst>
                            <a:rect l="0" t="0" r="r" b="b"/>
                            <a:pathLst>
                              <a:path w="72" h="642">
                                <a:moveTo>
                                  <a:pt x="0" y="642"/>
                                </a:moveTo>
                                <a:lnTo>
                                  <a:pt x="71" y="642"/>
                                </a:lnTo>
                                <a:moveTo>
                                  <a:pt x="0" y="0"/>
                                </a:moveTo>
                                <a:lnTo>
                                  <a:pt x="71" y="0"/>
                                </a:lnTo>
                              </a:path>
                            </a:pathLst>
                          </a:custGeom>
                          <a:noFill/>
                          <a:ln w="3286">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Line 37"/>
                        <wps:cNvCnPr/>
                        <wps:spPr bwMode="auto">
                          <a:xfrm>
                            <a:off x="9365" y="2757"/>
                            <a:ext cx="71" cy="0"/>
                          </a:xfrm>
                          <a:prstGeom prst="line">
                            <a:avLst/>
                          </a:prstGeom>
                          <a:noFill/>
                          <a:ln w="3651">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60" name="Line 36"/>
                        <wps:cNvCnPr/>
                        <wps:spPr bwMode="auto">
                          <a:xfrm>
                            <a:off x="9365" y="2115"/>
                            <a:ext cx="71" cy="0"/>
                          </a:xfrm>
                          <a:prstGeom prst="line">
                            <a:avLst/>
                          </a:prstGeom>
                          <a:noFill/>
                          <a:ln w="3286">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61" name="Line 35"/>
                        <wps:cNvCnPr/>
                        <wps:spPr bwMode="auto">
                          <a:xfrm>
                            <a:off x="9365" y="1473"/>
                            <a:ext cx="71" cy="0"/>
                          </a:xfrm>
                          <a:prstGeom prst="line">
                            <a:avLst/>
                          </a:prstGeom>
                          <a:noFill/>
                          <a:ln w="3286">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62" name="AutoShape 34"/>
                        <wps:cNvSpPr>
                          <a:spLocks/>
                        </wps:cNvSpPr>
                        <wps:spPr bwMode="auto">
                          <a:xfrm>
                            <a:off x="9365" y="190"/>
                            <a:ext cx="72" cy="642"/>
                          </a:xfrm>
                          <a:custGeom>
                            <a:avLst/>
                            <a:gdLst>
                              <a:gd name="T0" fmla="+- 0 9365 9365"/>
                              <a:gd name="T1" fmla="*/ T0 w 72"/>
                              <a:gd name="T2" fmla="+- 0 832 190"/>
                              <a:gd name="T3" fmla="*/ 832 h 642"/>
                              <a:gd name="T4" fmla="+- 0 9436 9365"/>
                              <a:gd name="T5" fmla="*/ T4 w 72"/>
                              <a:gd name="T6" fmla="+- 0 832 190"/>
                              <a:gd name="T7" fmla="*/ 832 h 642"/>
                              <a:gd name="T8" fmla="+- 0 9365 9365"/>
                              <a:gd name="T9" fmla="*/ T8 w 72"/>
                              <a:gd name="T10" fmla="+- 0 190 190"/>
                              <a:gd name="T11" fmla="*/ 190 h 642"/>
                              <a:gd name="T12" fmla="+- 0 9436 9365"/>
                              <a:gd name="T13" fmla="*/ T12 w 72"/>
                              <a:gd name="T14" fmla="+- 0 190 190"/>
                              <a:gd name="T15" fmla="*/ 190 h 642"/>
                            </a:gdLst>
                            <a:ahLst/>
                            <a:cxnLst>
                              <a:cxn ang="0">
                                <a:pos x="T1" y="T3"/>
                              </a:cxn>
                              <a:cxn ang="0">
                                <a:pos x="T5" y="T7"/>
                              </a:cxn>
                              <a:cxn ang="0">
                                <a:pos x="T9" y="T11"/>
                              </a:cxn>
                              <a:cxn ang="0">
                                <a:pos x="T13" y="T15"/>
                              </a:cxn>
                            </a:cxnLst>
                            <a:rect l="0" t="0" r="r" b="b"/>
                            <a:pathLst>
                              <a:path w="72" h="642">
                                <a:moveTo>
                                  <a:pt x="0" y="642"/>
                                </a:moveTo>
                                <a:lnTo>
                                  <a:pt x="71" y="642"/>
                                </a:lnTo>
                                <a:moveTo>
                                  <a:pt x="0" y="0"/>
                                </a:moveTo>
                                <a:lnTo>
                                  <a:pt x="71" y="0"/>
                                </a:lnTo>
                              </a:path>
                            </a:pathLst>
                          </a:custGeom>
                          <a:noFill/>
                          <a:ln w="3284">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33"/>
                        <wps:cNvSpPr>
                          <a:spLocks/>
                        </wps:cNvSpPr>
                        <wps:spPr bwMode="auto">
                          <a:xfrm>
                            <a:off x="2481" y="551"/>
                            <a:ext cx="6956" cy="3489"/>
                          </a:xfrm>
                          <a:custGeom>
                            <a:avLst/>
                            <a:gdLst>
                              <a:gd name="T0" fmla="+- 0 2481 2481"/>
                              <a:gd name="T1" fmla="*/ T0 w 6956"/>
                              <a:gd name="T2" fmla="+- 0 4040 551"/>
                              <a:gd name="T3" fmla="*/ 4040 h 3489"/>
                              <a:gd name="T4" fmla="+- 0 3177 2481"/>
                              <a:gd name="T5" fmla="*/ T4 w 6956"/>
                              <a:gd name="T6" fmla="+- 0 3708 551"/>
                              <a:gd name="T7" fmla="*/ 3708 h 3489"/>
                              <a:gd name="T8" fmla="+- 0 3872 2481"/>
                              <a:gd name="T9" fmla="*/ T8 w 6956"/>
                              <a:gd name="T10" fmla="+- 0 3339 551"/>
                              <a:gd name="T11" fmla="*/ 3339 h 3489"/>
                              <a:gd name="T12" fmla="+- 0 4567 2481"/>
                              <a:gd name="T13" fmla="*/ T12 w 6956"/>
                              <a:gd name="T14" fmla="+- 0 3015 551"/>
                              <a:gd name="T15" fmla="*/ 3015 h 3489"/>
                              <a:gd name="T16" fmla="+- 0 5263 2481"/>
                              <a:gd name="T17" fmla="*/ T16 w 6956"/>
                              <a:gd name="T18" fmla="+- 0 2647 551"/>
                              <a:gd name="T19" fmla="*/ 2647 h 3489"/>
                              <a:gd name="T20" fmla="+- 0 5959 2481"/>
                              <a:gd name="T21" fmla="*/ T20 w 6956"/>
                              <a:gd name="T22" fmla="+- 0 2270 551"/>
                              <a:gd name="T23" fmla="*/ 2270 h 3489"/>
                              <a:gd name="T24" fmla="+- 0 6654 2481"/>
                              <a:gd name="T25" fmla="*/ T24 w 6956"/>
                              <a:gd name="T26" fmla="+- 0 1940 551"/>
                              <a:gd name="T27" fmla="*/ 1940 h 3489"/>
                              <a:gd name="T28" fmla="+- 0 7350 2481"/>
                              <a:gd name="T29" fmla="*/ T28 w 6956"/>
                              <a:gd name="T30" fmla="+- 0 1666 551"/>
                              <a:gd name="T31" fmla="*/ 1666 h 3489"/>
                              <a:gd name="T32" fmla="+- 0 8045 2481"/>
                              <a:gd name="T33" fmla="*/ T32 w 6956"/>
                              <a:gd name="T34" fmla="+- 0 1290 551"/>
                              <a:gd name="T35" fmla="*/ 1290 h 3489"/>
                              <a:gd name="T36" fmla="+- 0 8741 2481"/>
                              <a:gd name="T37" fmla="*/ T36 w 6956"/>
                              <a:gd name="T38" fmla="+- 0 928 551"/>
                              <a:gd name="T39" fmla="*/ 928 h 3489"/>
                              <a:gd name="T40" fmla="+- 0 9436 2481"/>
                              <a:gd name="T41" fmla="*/ T40 w 6956"/>
                              <a:gd name="T42" fmla="+- 0 551 551"/>
                              <a:gd name="T43" fmla="*/ 551 h 3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956" h="3489">
                                <a:moveTo>
                                  <a:pt x="0" y="3489"/>
                                </a:moveTo>
                                <a:lnTo>
                                  <a:pt x="696" y="3157"/>
                                </a:lnTo>
                                <a:lnTo>
                                  <a:pt x="1391" y="2788"/>
                                </a:lnTo>
                                <a:lnTo>
                                  <a:pt x="2086" y="2464"/>
                                </a:lnTo>
                                <a:lnTo>
                                  <a:pt x="2782" y="2096"/>
                                </a:lnTo>
                                <a:lnTo>
                                  <a:pt x="3478" y="1719"/>
                                </a:lnTo>
                                <a:lnTo>
                                  <a:pt x="4173" y="1389"/>
                                </a:lnTo>
                                <a:lnTo>
                                  <a:pt x="4869" y="1115"/>
                                </a:lnTo>
                                <a:lnTo>
                                  <a:pt x="5564" y="739"/>
                                </a:lnTo>
                                <a:lnTo>
                                  <a:pt x="6260" y="377"/>
                                </a:lnTo>
                                <a:lnTo>
                                  <a:pt x="6955" y="0"/>
                                </a:lnTo>
                              </a:path>
                            </a:pathLst>
                          </a:custGeom>
                          <a:noFill/>
                          <a:ln w="12553">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AutoShape 32"/>
                        <wps:cNvSpPr>
                          <a:spLocks/>
                        </wps:cNvSpPr>
                        <wps:spPr bwMode="auto">
                          <a:xfrm>
                            <a:off x="21157" y="-103174"/>
                            <a:ext cx="268135" cy="104663"/>
                          </a:xfrm>
                          <a:custGeom>
                            <a:avLst/>
                            <a:gdLst>
                              <a:gd name="T0" fmla="+- 0 2484 21157"/>
                              <a:gd name="T1" fmla="*/ T0 w 268135"/>
                              <a:gd name="T2" fmla="+- 0 4140 -103174"/>
                              <a:gd name="T3" fmla="*/ 4140 h 104663"/>
                              <a:gd name="T4" fmla="+- 0 2542 21157"/>
                              <a:gd name="T5" fmla="*/ T4 w 268135"/>
                              <a:gd name="T6" fmla="+- 0 4036 -103174"/>
                              <a:gd name="T7" fmla="*/ 4036 h 104663"/>
                              <a:gd name="T8" fmla="+- 0 2484 21157"/>
                              <a:gd name="T9" fmla="*/ T8 w 268135"/>
                              <a:gd name="T10" fmla="+- 0 3932 -103174"/>
                              <a:gd name="T11" fmla="*/ 3932 h 104663"/>
                              <a:gd name="T12" fmla="+- 0 2426 21157"/>
                              <a:gd name="T13" fmla="*/ T12 w 268135"/>
                              <a:gd name="T14" fmla="+- 0 4036 -103174"/>
                              <a:gd name="T15" fmla="*/ 4036 h 104663"/>
                              <a:gd name="T16" fmla="+- 0 2484 21157"/>
                              <a:gd name="T17" fmla="*/ T16 w 268135"/>
                              <a:gd name="T18" fmla="+- 0 4140 -103174"/>
                              <a:gd name="T19" fmla="*/ 4140 h 104663"/>
                              <a:gd name="T20" fmla="+- 0 3179 21157"/>
                              <a:gd name="T21" fmla="*/ T20 w 268135"/>
                              <a:gd name="T22" fmla="+- 0 3812 -103174"/>
                              <a:gd name="T23" fmla="*/ 3812 h 104663"/>
                              <a:gd name="T24" fmla="+- 0 3237 21157"/>
                              <a:gd name="T25" fmla="*/ T24 w 268135"/>
                              <a:gd name="T26" fmla="+- 0 3708 -103174"/>
                              <a:gd name="T27" fmla="*/ 3708 h 104663"/>
                              <a:gd name="T28" fmla="+- 0 3179 21157"/>
                              <a:gd name="T29" fmla="*/ T28 w 268135"/>
                              <a:gd name="T30" fmla="+- 0 3604 -103174"/>
                              <a:gd name="T31" fmla="*/ 3604 h 104663"/>
                              <a:gd name="T32" fmla="+- 0 3120 21157"/>
                              <a:gd name="T33" fmla="*/ T32 w 268135"/>
                              <a:gd name="T34" fmla="+- 0 3708 -103174"/>
                              <a:gd name="T35" fmla="*/ 3708 h 104663"/>
                              <a:gd name="T36" fmla="+- 0 3179 21157"/>
                              <a:gd name="T37" fmla="*/ T36 w 268135"/>
                              <a:gd name="T38" fmla="+- 0 3812 -103174"/>
                              <a:gd name="T39" fmla="*/ 3812 h 104663"/>
                              <a:gd name="T40" fmla="+- 0 3874 21157"/>
                              <a:gd name="T41" fmla="*/ T40 w 268135"/>
                              <a:gd name="T42" fmla="+- 0 3445 -103174"/>
                              <a:gd name="T43" fmla="*/ 3445 h 104663"/>
                              <a:gd name="T44" fmla="+- 0 3932 21157"/>
                              <a:gd name="T45" fmla="*/ T44 w 268135"/>
                              <a:gd name="T46" fmla="+- 0 3341 -103174"/>
                              <a:gd name="T47" fmla="*/ 3341 h 104663"/>
                              <a:gd name="T48" fmla="+- 0 3874 21157"/>
                              <a:gd name="T49" fmla="*/ T48 w 268135"/>
                              <a:gd name="T50" fmla="+- 0 3237 -103174"/>
                              <a:gd name="T51" fmla="*/ 3237 h 104663"/>
                              <a:gd name="T52" fmla="+- 0 3816 21157"/>
                              <a:gd name="T53" fmla="*/ T52 w 268135"/>
                              <a:gd name="T54" fmla="+- 0 3341 -103174"/>
                              <a:gd name="T55" fmla="*/ 3341 h 104663"/>
                              <a:gd name="T56" fmla="+- 0 3874 21157"/>
                              <a:gd name="T57" fmla="*/ T56 w 268135"/>
                              <a:gd name="T58" fmla="+- 0 3445 -103174"/>
                              <a:gd name="T59" fmla="*/ 3445 h 104663"/>
                              <a:gd name="T60" fmla="+- 0 4569 21157"/>
                              <a:gd name="T61" fmla="*/ T60 w 268135"/>
                              <a:gd name="T62" fmla="+- 0 3117 -103174"/>
                              <a:gd name="T63" fmla="*/ 3117 h 104663"/>
                              <a:gd name="T64" fmla="+- 0 4627 21157"/>
                              <a:gd name="T65" fmla="*/ T64 w 268135"/>
                              <a:gd name="T66" fmla="+- 0 3013 -103174"/>
                              <a:gd name="T67" fmla="*/ 3013 h 104663"/>
                              <a:gd name="T68" fmla="+- 0 4569 21157"/>
                              <a:gd name="T69" fmla="*/ T68 w 268135"/>
                              <a:gd name="T70" fmla="+- 0 2909 -103174"/>
                              <a:gd name="T71" fmla="*/ 2909 h 104663"/>
                              <a:gd name="T72" fmla="+- 0 4510 21157"/>
                              <a:gd name="T73" fmla="*/ T72 w 268135"/>
                              <a:gd name="T74" fmla="+- 0 3013 -103174"/>
                              <a:gd name="T75" fmla="*/ 3013 h 104663"/>
                              <a:gd name="T76" fmla="+- 0 4569 21157"/>
                              <a:gd name="T77" fmla="*/ T76 w 268135"/>
                              <a:gd name="T78" fmla="+- 0 3117 -103174"/>
                              <a:gd name="T79" fmla="*/ 3117 h 104663"/>
                              <a:gd name="T80" fmla="+- 0 5264 21157"/>
                              <a:gd name="T81" fmla="*/ T80 w 268135"/>
                              <a:gd name="T82" fmla="+- 0 2750 -103174"/>
                              <a:gd name="T83" fmla="*/ 2750 h 104663"/>
                              <a:gd name="T84" fmla="+- 0 5322 21157"/>
                              <a:gd name="T85" fmla="*/ T84 w 268135"/>
                              <a:gd name="T86" fmla="+- 0 2646 -103174"/>
                              <a:gd name="T87" fmla="*/ 2646 h 104663"/>
                              <a:gd name="T88" fmla="+- 0 5264 21157"/>
                              <a:gd name="T89" fmla="*/ T88 w 268135"/>
                              <a:gd name="T90" fmla="+- 0 2542 -103174"/>
                              <a:gd name="T91" fmla="*/ 2542 h 104663"/>
                              <a:gd name="T92" fmla="+- 0 5205 21157"/>
                              <a:gd name="T93" fmla="*/ T92 w 268135"/>
                              <a:gd name="T94" fmla="+- 0 2646 -103174"/>
                              <a:gd name="T95" fmla="*/ 2646 h 104663"/>
                              <a:gd name="T96" fmla="+- 0 5264 21157"/>
                              <a:gd name="T97" fmla="*/ T96 w 268135"/>
                              <a:gd name="T98" fmla="+- 0 2750 -103174"/>
                              <a:gd name="T99" fmla="*/ 2750 h 104663"/>
                              <a:gd name="T100" fmla="+- 0 5959 21157"/>
                              <a:gd name="T101" fmla="*/ T100 w 268135"/>
                              <a:gd name="T102" fmla="+- 0 2375 -103174"/>
                              <a:gd name="T103" fmla="*/ 2375 h 104663"/>
                              <a:gd name="T104" fmla="+- 0 6017 21157"/>
                              <a:gd name="T105" fmla="*/ T104 w 268135"/>
                              <a:gd name="T106" fmla="+- 0 2271 -103174"/>
                              <a:gd name="T107" fmla="*/ 2271 h 104663"/>
                              <a:gd name="T108" fmla="+- 0 5959 21157"/>
                              <a:gd name="T109" fmla="*/ T108 w 268135"/>
                              <a:gd name="T110" fmla="+- 0 2167 -103174"/>
                              <a:gd name="T111" fmla="*/ 2167 h 104663"/>
                              <a:gd name="T112" fmla="+- 0 5900 21157"/>
                              <a:gd name="T113" fmla="*/ T112 w 268135"/>
                              <a:gd name="T114" fmla="+- 0 2271 -103174"/>
                              <a:gd name="T115" fmla="*/ 2271 h 104663"/>
                              <a:gd name="T116" fmla="+- 0 5959 21157"/>
                              <a:gd name="T117" fmla="*/ T116 w 268135"/>
                              <a:gd name="T118" fmla="+- 0 2375 -103174"/>
                              <a:gd name="T119" fmla="*/ 2375 h 104663"/>
                              <a:gd name="T120" fmla="+- 0 6654 21157"/>
                              <a:gd name="T121" fmla="*/ T120 w 268135"/>
                              <a:gd name="T122" fmla="+- 0 2047 -103174"/>
                              <a:gd name="T123" fmla="*/ 2047 h 104663"/>
                              <a:gd name="T124" fmla="+- 0 6712 21157"/>
                              <a:gd name="T125" fmla="*/ T124 w 268135"/>
                              <a:gd name="T126" fmla="+- 0 1943 -103174"/>
                              <a:gd name="T127" fmla="*/ 1943 h 104663"/>
                              <a:gd name="T128" fmla="+- 0 6654 21157"/>
                              <a:gd name="T129" fmla="*/ T128 w 268135"/>
                              <a:gd name="T130" fmla="+- 0 1839 -103174"/>
                              <a:gd name="T131" fmla="*/ 1839 h 104663"/>
                              <a:gd name="T132" fmla="+- 0 6595 21157"/>
                              <a:gd name="T133" fmla="*/ T132 w 268135"/>
                              <a:gd name="T134" fmla="+- 0 1943 -103174"/>
                              <a:gd name="T135" fmla="*/ 1943 h 104663"/>
                              <a:gd name="T136" fmla="+- 0 6654 21157"/>
                              <a:gd name="T137" fmla="*/ T136 w 268135"/>
                              <a:gd name="T138" fmla="+- 0 2047 -103174"/>
                              <a:gd name="T139" fmla="*/ 2047 h 104663"/>
                              <a:gd name="T140" fmla="+- 0 7348 21157"/>
                              <a:gd name="T141" fmla="*/ T140 w 268135"/>
                              <a:gd name="T142" fmla="+- 0 1774 -103174"/>
                              <a:gd name="T143" fmla="*/ 1774 h 104663"/>
                              <a:gd name="T144" fmla="+- 0 7407 21157"/>
                              <a:gd name="T145" fmla="*/ T144 w 268135"/>
                              <a:gd name="T146" fmla="+- 0 1670 -103174"/>
                              <a:gd name="T147" fmla="*/ 1670 h 104663"/>
                              <a:gd name="T148" fmla="+- 0 7348 21157"/>
                              <a:gd name="T149" fmla="*/ T148 w 268135"/>
                              <a:gd name="T150" fmla="+- 0 1565 -103174"/>
                              <a:gd name="T151" fmla="*/ 1565 h 104663"/>
                              <a:gd name="T152" fmla="+- 0 7290 21157"/>
                              <a:gd name="T153" fmla="*/ T152 w 268135"/>
                              <a:gd name="T154" fmla="+- 0 1670 -103174"/>
                              <a:gd name="T155" fmla="*/ 1670 h 104663"/>
                              <a:gd name="T156" fmla="+- 0 7348 21157"/>
                              <a:gd name="T157" fmla="*/ T156 w 268135"/>
                              <a:gd name="T158" fmla="+- 0 1774 -103174"/>
                              <a:gd name="T159" fmla="*/ 1774 h 104663"/>
                              <a:gd name="T160" fmla="+- 0 8043 21157"/>
                              <a:gd name="T161" fmla="*/ T160 w 268135"/>
                              <a:gd name="T162" fmla="+- 0 1391 -103174"/>
                              <a:gd name="T163" fmla="*/ 1391 h 104663"/>
                              <a:gd name="T164" fmla="+- 0 8102 21157"/>
                              <a:gd name="T165" fmla="*/ T164 w 268135"/>
                              <a:gd name="T166" fmla="+- 0 1287 -103174"/>
                              <a:gd name="T167" fmla="*/ 1287 h 104663"/>
                              <a:gd name="T168" fmla="+- 0 8043 21157"/>
                              <a:gd name="T169" fmla="*/ T168 w 268135"/>
                              <a:gd name="T170" fmla="+- 0 1183 -103174"/>
                              <a:gd name="T171" fmla="*/ 1183 h 104663"/>
                              <a:gd name="T172" fmla="+- 0 7985 21157"/>
                              <a:gd name="T173" fmla="*/ T172 w 268135"/>
                              <a:gd name="T174" fmla="+- 0 1287 -103174"/>
                              <a:gd name="T175" fmla="*/ 1287 h 104663"/>
                              <a:gd name="T176" fmla="+- 0 8043 21157"/>
                              <a:gd name="T177" fmla="*/ T176 w 268135"/>
                              <a:gd name="T178" fmla="+- 0 1391 -103174"/>
                              <a:gd name="T179" fmla="*/ 1391 h 104663"/>
                              <a:gd name="T180" fmla="+- 0 8738 21157"/>
                              <a:gd name="T181" fmla="*/ T180 w 268135"/>
                              <a:gd name="T182" fmla="+- 0 1032 -103174"/>
                              <a:gd name="T183" fmla="*/ 1032 h 104663"/>
                              <a:gd name="T184" fmla="+- 0 8797 21157"/>
                              <a:gd name="T185" fmla="*/ T184 w 268135"/>
                              <a:gd name="T186" fmla="+- 0 928 -103174"/>
                              <a:gd name="T187" fmla="*/ 928 h 104663"/>
                              <a:gd name="T188" fmla="+- 0 8738 21157"/>
                              <a:gd name="T189" fmla="*/ T188 w 268135"/>
                              <a:gd name="T190" fmla="+- 0 824 -103174"/>
                              <a:gd name="T191" fmla="*/ 824 h 104663"/>
                              <a:gd name="T192" fmla="+- 0 8680 21157"/>
                              <a:gd name="T193" fmla="*/ T192 w 268135"/>
                              <a:gd name="T194" fmla="+- 0 928 -103174"/>
                              <a:gd name="T195" fmla="*/ 928 h 104663"/>
                              <a:gd name="T196" fmla="+- 0 8738 21157"/>
                              <a:gd name="T197" fmla="*/ T196 w 268135"/>
                              <a:gd name="T198" fmla="+- 0 1032 -103174"/>
                              <a:gd name="T199" fmla="*/ 1032 h 104663"/>
                              <a:gd name="T200" fmla="+- 0 9439 21157"/>
                              <a:gd name="T201" fmla="*/ T200 w 268135"/>
                              <a:gd name="T202" fmla="+- 0 657 -103174"/>
                              <a:gd name="T203" fmla="*/ 657 h 104663"/>
                              <a:gd name="T204" fmla="+- 0 9497 21157"/>
                              <a:gd name="T205" fmla="*/ T204 w 268135"/>
                              <a:gd name="T206" fmla="+- 0 553 -103174"/>
                              <a:gd name="T207" fmla="*/ 553 h 104663"/>
                              <a:gd name="T208" fmla="+- 0 9439 21157"/>
                              <a:gd name="T209" fmla="*/ T208 w 268135"/>
                              <a:gd name="T210" fmla="+- 0 449 -103174"/>
                              <a:gd name="T211" fmla="*/ 449 h 104663"/>
                              <a:gd name="T212" fmla="+- 0 9381 21157"/>
                              <a:gd name="T213" fmla="*/ T212 w 268135"/>
                              <a:gd name="T214" fmla="+- 0 553 -103174"/>
                              <a:gd name="T215" fmla="*/ 553 h 104663"/>
                              <a:gd name="T216" fmla="+- 0 9439 21157"/>
                              <a:gd name="T217" fmla="*/ T216 w 268135"/>
                              <a:gd name="T218" fmla="+- 0 657 -103174"/>
                              <a:gd name="T219" fmla="*/ 657 h 1046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8135" h="104663">
                                <a:moveTo>
                                  <a:pt x="-18673" y="107314"/>
                                </a:moveTo>
                                <a:lnTo>
                                  <a:pt x="-18615" y="107210"/>
                                </a:lnTo>
                                <a:lnTo>
                                  <a:pt x="-18673" y="107106"/>
                                </a:lnTo>
                                <a:lnTo>
                                  <a:pt x="-18731" y="107210"/>
                                </a:lnTo>
                                <a:lnTo>
                                  <a:pt x="-18673" y="107314"/>
                                </a:lnTo>
                                <a:close/>
                                <a:moveTo>
                                  <a:pt x="-17978" y="106986"/>
                                </a:moveTo>
                                <a:lnTo>
                                  <a:pt x="-17920" y="106882"/>
                                </a:lnTo>
                                <a:lnTo>
                                  <a:pt x="-17978" y="106778"/>
                                </a:lnTo>
                                <a:lnTo>
                                  <a:pt x="-18037" y="106882"/>
                                </a:lnTo>
                                <a:lnTo>
                                  <a:pt x="-17978" y="106986"/>
                                </a:lnTo>
                                <a:close/>
                                <a:moveTo>
                                  <a:pt x="-17283" y="106619"/>
                                </a:moveTo>
                                <a:lnTo>
                                  <a:pt x="-17225" y="106515"/>
                                </a:lnTo>
                                <a:lnTo>
                                  <a:pt x="-17283" y="106411"/>
                                </a:lnTo>
                                <a:lnTo>
                                  <a:pt x="-17341" y="106515"/>
                                </a:lnTo>
                                <a:lnTo>
                                  <a:pt x="-17283" y="106619"/>
                                </a:lnTo>
                                <a:close/>
                                <a:moveTo>
                                  <a:pt x="-16588" y="106291"/>
                                </a:moveTo>
                                <a:lnTo>
                                  <a:pt x="-16530" y="106187"/>
                                </a:lnTo>
                                <a:lnTo>
                                  <a:pt x="-16588" y="106083"/>
                                </a:lnTo>
                                <a:lnTo>
                                  <a:pt x="-16647" y="106187"/>
                                </a:lnTo>
                                <a:lnTo>
                                  <a:pt x="-16588" y="106291"/>
                                </a:lnTo>
                                <a:close/>
                                <a:moveTo>
                                  <a:pt x="-15893" y="105924"/>
                                </a:moveTo>
                                <a:lnTo>
                                  <a:pt x="-15835" y="105820"/>
                                </a:lnTo>
                                <a:lnTo>
                                  <a:pt x="-15893" y="105716"/>
                                </a:lnTo>
                                <a:lnTo>
                                  <a:pt x="-15952" y="105820"/>
                                </a:lnTo>
                                <a:lnTo>
                                  <a:pt x="-15893" y="105924"/>
                                </a:lnTo>
                                <a:close/>
                                <a:moveTo>
                                  <a:pt x="-15198" y="105549"/>
                                </a:moveTo>
                                <a:lnTo>
                                  <a:pt x="-15140" y="105445"/>
                                </a:lnTo>
                                <a:lnTo>
                                  <a:pt x="-15198" y="105341"/>
                                </a:lnTo>
                                <a:lnTo>
                                  <a:pt x="-15257" y="105445"/>
                                </a:lnTo>
                                <a:lnTo>
                                  <a:pt x="-15198" y="105549"/>
                                </a:lnTo>
                                <a:close/>
                                <a:moveTo>
                                  <a:pt x="-14503" y="105221"/>
                                </a:moveTo>
                                <a:lnTo>
                                  <a:pt x="-14445" y="105117"/>
                                </a:lnTo>
                                <a:lnTo>
                                  <a:pt x="-14503" y="105013"/>
                                </a:lnTo>
                                <a:lnTo>
                                  <a:pt x="-14562" y="105117"/>
                                </a:lnTo>
                                <a:lnTo>
                                  <a:pt x="-14503" y="105221"/>
                                </a:lnTo>
                                <a:close/>
                                <a:moveTo>
                                  <a:pt x="-13809" y="104948"/>
                                </a:moveTo>
                                <a:lnTo>
                                  <a:pt x="-13750" y="104844"/>
                                </a:lnTo>
                                <a:lnTo>
                                  <a:pt x="-13809" y="104739"/>
                                </a:lnTo>
                                <a:lnTo>
                                  <a:pt x="-13867" y="104844"/>
                                </a:lnTo>
                                <a:lnTo>
                                  <a:pt x="-13809" y="104948"/>
                                </a:lnTo>
                                <a:close/>
                                <a:moveTo>
                                  <a:pt x="-13114" y="104565"/>
                                </a:moveTo>
                                <a:lnTo>
                                  <a:pt x="-13055" y="104461"/>
                                </a:lnTo>
                                <a:lnTo>
                                  <a:pt x="-13114" y="104357"/>
                                </a:lnTo>
                                <a:lnTo>
                                  <a:pt x="-13172" y="104461"/>
                                </a:lnTo>
                                <a:lnTo>
                                  <a:pt x="-13114" y="104565"/>
                                </a:lnTo>
                                <a:close/>
                                <a:moveTo>
                                  <a:pt x="-12419" y="104206"/>
                                </a:moveTo>
                                <a:lnTo>
                                  <a:pt x="-12360" y="104102"/>
                                </a:lnTo>
                                <a:lnTo>
                                  <a:pt x="-12419" y="103998"/>
                                </a:lnTo>
                                <a:lnTo>
                                  <a:pt x="-12477" y="104102"/>
                                </a:lnTo>
                                <a:lnTo>
                                  <a:pt x="-12419" y="104206"/>
                                </a:lnTo>
                                <a:close/>
                                <a:moveTo>
                                  <a:pt x="-11718" y="103831"/>
                                </a:moveTo>
                                <a:lnTo>
                                  <a:pt x="-11660" y="103727"/>
                                </a:lnTo>
                                <a:lnTo>
                                  <a:pt x="-11718" y="103623"/>
                                </a:lnTo>
                                <a:lnTo>
                                  <a:pt x="-11776" y="103727"/>
                                </a:lnTo>
                                <a:lnTo>
                                  <a:pt x="-11718" y="103831"/>
                                </a:lnTo>
                                <a:close/>
                              </a:path>
                            </a:pathLst>
                          </a:custGeom>
                          <a:noFill/>
                          <a:ln w="11556">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AutoShape 31"/>
                        <wps:cNvSpPr>
                          <a:spLocks/>
                        </wps:cNvSpPr>
                        <wps:spPr bwMode="auto">
                          <a:xfrm>
                            <a:off x="2479" y="1349"/>
                            <a:ext cx="6960" cy="2702"/>
                          </a:xfrm>
                          <a:custGeom>
                            <a:avLst/>
                            <a:gdLst>
                              <a:gd name="T0" fmla="+- 0 2660 2479"/>
                              <a:gd name="T1" fmla="*/ T0 w 6960"/>
                              <a:gd name="T2" fmla="+- 0 3964 1349"/>
                              <a:gd name="T3" fmla="*/ 3964 h 2702"/>
                              <a:gd name="T4" fmla="+- 0 2799 2479"/>
                              <a:gd name="T5" fmla="*/ T4 w 6960"/>
                              <a:gd name="T6" fmla="+- 0 3936 1349"/>
                              <a:gd name="T7" fmla="*/ 3936 h 2702"/>
                              <a:gd name="T8" fmla="+- 0 2975 2479"/>
                              <a:gd name="T9" fmla="*/ T8 w 6960"/>
                              <a:gd name="T10" fmla="+- 0 3850 1349"/>
                              <a:gd name="T11" fmla="*/ 3850 h 2702"/>
                              <a:gd name="T12" fmla="+- 0 3024 2479"/>
                              <a:gd name="T13" fmla="*/ T12 w 6960"/>
                              <a:gd name="T14" fmla="+- 0 3854 1349"/>
                              <a:gd name="T15" fmla="*/ 3854 h 2702"/>
                              <a:gd name="T16" fmla="+- 0 3156 2479"/>
                              <a:gd name="T17" fmla="*/ T16 w 6960"/>
                              <a:gd name="T18" fmla="+- 0 3784 1349"/>
                              <a:gd name="T19" fmla="*/ 3784 h 2702"/>
                              <a:gd name="T20" fmla="+- 0 3290 2479"/>
                              <a:gd name="T21" fmla="*/ T20 w 6960"/>
                              <a:gd name="T22" fmla="+- 0 3732 1349"/>
                              <a:gd name="T23" fmla="*/ 3732 h 2702"/>
                              <a:gd name="T24" fmla="+- 0 3429 2479"/>
                              <a:gd name="T25" fmla="*/ T24 w 6960"/>
                              <a:gd name="T26" fmla="+- 0 3699 1349"/>
                              <a:gd name="T27" fmla="*/ 3699 h 2702"/>
                              <a:gd name="T28" fmla="+- 0 3604 2479"/>
                              <a:gd name="T29" fmla="*/ T28 w 6960"/>
                              <a:gd name="T30" fmla="+- 0 3609 1349"/>
                              <a:gd name="T31" fmla="*/ 3609 h 2702"/>
                              <a:gd name="T32" fmla="+- 0 3653 2479"/>
                              <a:gd name="T33" fmla="*/ T32 w 6960"/>
                              <a:gd name="T34" fmla="+- 0 3611 1349"/>
                              <a:gd name="T35" fmla="*/ 3611 h 2702"/>
                              <a:gd name="T36" fmla="+- 0 3783 2479"/>
                              <a:gd name="T37" fmla="*/ T36 w 6960"/>
                              <a:gd name="T38" fmla="+- 0 3538 1349"/>
                              <a:gd name="T39" fmla="*/ 3538 h 2702"/>
                              <a:gd name="T40" fmla="+- 0 3872 2479"/>
                              <a:gd name="T41" fmla="*/ T40 w 6960"/>
                              <a:gd name="T42" fmla="+- 0 3503 1349"/>
                              <a:gd name="T43" fmla="*/ 3503 h 2702"/>
                              <a:gd name="T44" fmla="+- 0 4007 2479"/>
                              <a:gd name="T45" fmla="*/ T44 w 6960"/>
                              <a:gd name="T46" fmla="+- 0 3449 1349"/>
                              <a:gd name="T47" fmla="*/ 3449 h 2702"/>
                              <a:gd name="T48" fmla="+- 0 4145 2479"/>
                              <a:gd name="T49" fmla="*/ T48 w 6960"/>
                              <a:gd name="T50" fmla="+- 0 3415 1349"/>
                              <a:gd name="T51" fmla="*/ 3415 h 2702"/>
                              <a:gd name="T52" fmla="+- 0 4320 2479"/>
                              <a:gd name="T53" fmla="*/ T52 w 6960"/>
                              <a:gd name="T54" fmla="+- 0 3323 1349"/>
                              <a:gd name="T55" fmla="*/ 3323 h 2702"/>
                              <a:gd name="T56" fmla="+- 0 4369 2479"/>
                              <a:gd name="T57" fmla="*/ T56 w 6960"/>
                              <a:gd name="T58" fmla="+- 0 3325 1349"/>
                              <a:gd name="T59" fmla="*/ 3325 h 2702"/>
                              <a:gd name="T60" fmla="+- 0 4499 2479"/>
                              <a:gd name="T61" fmla="*/ T60 w 6960"/>
                              <a:gd name="T62" fmla="+- 0 3252 1349"/>
                              <a:gd name="T63" fmla="*/ 3252 h 2702"/>
                              <a:gd name="T64" fmla="+- 0 4588 2479"/>
                              <a:gd name="T65" fmla="*/ T64 w 6960"/>
                              <a:gd name="T66" fmla="+- 0 3216 1349"/>
                              <a:gd name="T67" fmla="*/ 3216 h 2702"/>
                              <a:gd name="T68" fmla="+- 0 4724 2479"/>
                              <a:gd name="T69" fmla="*/ T68 w 6960"/>
                              <a:gd name="T70" fmla="+- 0 3166 1349"/>
                              <a:gd name="T71" fmla="*/ 3166 h 2702"/>
                              <a:gd name="T72" fmla="+- 0 4863 2479"/>
                              <a:gd name="T73" fmla="*/ T72 w 6960"/>
                              <a:gd name="T74" fmla="+- 0 3136 1349"/>
                              <a:gd name="T75" fmla="*/ 3136 h 2702"/>
                              <a:gd name="T76" fmla="+- 0 5039 2479"/>
                              <a:gd name="T77" fmla="*/ T76 w 6960"/>
                              <a:gd name="T78" fmla="+- 0 3049 1349"/>
                              <a:gd name="T79" fmla="*/ 3049 h 2702"/>
                              <a:gd name="T80" fmla="+- 0 5088 2479"/>
                              <a:gd name="T81" fmla="*/ T80 w 6960"/>
                              <a:gd name="T82" fmla="+- 0 3052 1349"/>
                              <a:gd name="T83" fmla="*/ 3052 h 2702"/>
                              <a:gd name="T84" fmla="+- 0 5219 2479"/>
                              <a:gd name="T85" fmla="*/ T84 w 6960"/>
                              <a:gd name="T86" fmla="+- 0 2982 1349"/>
                              <a:gd name="T87" fmla="*/ 2982 h 2702"/>
                              <a:gd name="T88" fmla="+- 0 5353 2479"/>
                              <a:gd name="T89" fmla="*/ T88 w 6960"/>
                              <a:gd name="T90" fmla="+- 0 2928 1349"/>
                              <a:gd name="T91" fmla="*/ 2928 h 2702"/>
                              <a:gd name="T92" fmla="+- 0 5492 2479"/>
                              <a:gd name="T93" fmla="*/ T92 w 6960"/>
                              <a:gd name="T94" fmla="+- 0 2893 1349"/>
                              <a:gd name="T95" fmla="*/ 2893 h 2702"/>
                              <a:gd name="T96" fmla="+- 0 5666 2479"/>
                              <a:gd name="T97" fmla="*/ T96 w 6960"/>
                              <a:gd name="T98" fmla="+- 0 2800 1349"/>
                              <a:gd name="T99" fmla="*/ 2800 h 2702"/>
                              <a:gd name="T100" fmla="+- 0 5715 2479"/>
                              <a:gd name="T101" fmla="*/ T100 w 6960"/>
                              <a:gd name="T102" fmla="+- 0 2802 1349"/>
                              <a:gd name="T103" fmla="*/ 2802 h 2702"/>
                              <a:gd name="T104" fmla="+- 0 5844 2479"/>
                              <a:gd name="T105" fmla="*/ T104 w 6960"/>
                              <a:gd name="T106" fmla="+- 0 2727 1349"/>
                              <a:gd name="T107" fmla="*/ 2727 h 2702"/>
                              <a:gd name="T108" fmla="+- 0 5979 2479"/>
                              <a:gd name="T109" fmla="*/ T108 w 6960"/>
                              <a:gd name="T110" fmla="+- 0 2673 1349"/>
                              <a:gd name="T111" fmla="*/ 2673 h 2702"/>
                              <a:gd name="T112" fmla="+- 0 6119 2479"/>
                              <a:gd name="T113" fmla="*/ T112 w 6960"/>
                              <a:gd name="T114" fmla="+- 0 2649 1349"/>
                              <a:gd name="T115" fmla="*/ 2649 h 2702"/>
                              <a:gd name="T116" fmla="+- 0 6296 2479"/>
                              <a:gd name="T117" fmla="*/ T116 w 6960"/>
                              <a:gd name="T118" fmla="+- 0 2570 1349"/>
                              <a:gd name="T119" fmla="*/ 2570 h 2702"/>
                              <a:gd name="T120" fmla="+- 0 6346 2479"/>
                              <a:gd name="T121" fmla="*/ T120 w 6960"/>
                              <a:gd name="T122" fmla="+- 0 2575 1349"/>
                              <a:gd name="T123" fmla="*/ 2575 h 2702"/>
                              <a:gd name="T124" fmla="+- 0 6478 2479"/>
                              <a:gd name="T125" fmla="*/ T124 w 6960"/>
                              <a:gd name="T126" fmla="+- 0 2511 1349"/>
                              <a:gd name="T127" fmla="*/ 2511 h 2702"/>
                              <a:gd name="T128" fmla="+- 0 6615 2479"/>
                              <a:gd name="T129" fmla="*/ T128 w 6960"/>
                              <a:gd name="T130" fmla="+- 0 2466 1349"/>
                              <a:gd name="T131" fmla="*/ 2466 h 2702"/>
                              <a:gd name="T132" fmla="+- 0 6652 2479"/>
                              <a:gd name="T133" fmla="*/ T132 w 6960"/>
                              <a:gd name="T134" fmla="+- 0 2454 1349"/>
                              <a:gd name="T135" fmla="*/ 2454 h 2702"/>
                              <a:gd name="T136" fmla="+- 0 6651 2479"/>
                              <a:gd name="T137" fmla="*/ T136 w 6960"/>
                              <a:gd name="T138" fmla="+- 0 2454 1349"/>
                              <a:gd name="T139" fmla="*/ 2454 h 2702"/>
                              <a:gd name="T140" fmla="+- 0 6708 2479"/>
                              <a:gd name="T141" fmla="*/ T140 w 6960"/>
                              <a:gd name="T142" fmla="+- 0 2451 1349"/>
                              <a:gd name="T143" fmla="*/ 2451 h 2702"/>
                              <a:gd name="T144" fmla="+- 0 6836 2479"/>
                              <a:gd name="T145" fmla="*/ T144 w 6960"/>
                              <a:gd name="T146" fmla="+- 0 2371 1349"/>
                              <a:gd name="T147" fmla="*/ 2371 h 2702"/>
                              <a:gd name="T148" fmla="+- 0 6969 2479"/>
                              <a:gd name="T149" fmla="*/ T148 w 6960"/>
                              <a:gd name="T150" fmla="+- 0 2311 1349"/>
                              <a:gd name="T151" fmla="*/ 2311 h 2702"/>
                              <a:gd name="T152" fmla="+- 0 7107 2479"/>
                              <a:gd name="T153" fmla="*/ T152 w 6960"/>
                              <a:gd name="T154" fmla="+- 0 2271 1349"/>
                              <a:gd name="T155" fmla="*/ 2271 h 2702"/>
                              <a:gd name="T156" fmla="+- 0 7279 2479"/>
                              <a:gd name="T157" fmla="*/ T156 w 6960"/>
                              <a:gd name="T158" fmla="+- 0 2171 1349"/>
                              <a:gd name="T159" fmla="*/ 2171 h 2702"/>
                              <a:gd name="T160" fmla="+- 0 7323 2479"/>
                              <a:gd name="T161" fmla="*/ T160 w 6960"/>
                              <a:gd name="T162" fmla="+- 0 2151 1349"/>
                              <a:gd name="T163" fmla="*/ 2151 h 2702"/>
                              <a:gd name="T164" fmla="+- 0 7417 2479"/>
                              <a:gd name="T165" fmla="*/ T164 w 6960"/>
                              <a:gd name="T166" fmla="+- 0 2137 1349"/>
                              <a:gd name="T167" fmla="*/ 2137 h 2702"/>
                              <a:gd name="T168" fmla="+- 0 7549 2479"/>
                              <a:gd name="T169" fmla="*/ T168 w 6960"/>
                              <a:gd name="T170" fmla="+- 0 2070 1349"/>
                              <a:gd name="T171" fmla="*/ 2070 h 2702"/>
                              <a:gd name="T172" fmla="+- 0 7685 2479"/>
                              <a:gd name="T173" fmla="*/ T172 w 6960"/>
                              <a:gd name="T174" fmla="+- 0 2022 1349"/>
                              <a:gd name="T175" fmla="*/ 2022 h 2702"/>
                              <a:gd name="T176" fmla="+- 0 7824 2479"/>
                              <a:gd name="T177" fmla="*/ T176 w 6960"/>
                              <a:gd name="T178" fmla="+- 0 1995 1349"/>
                              <a:gd name="T179" fmla="*/ 1995 h 2702"/>
                              <a:gd name="T180" fmla="+- 0 8001 2479"/>
                              <a:gd name="T181" fmla="*/ T180 w 6960"/>
                              <a:gd name="T182" fmla="+- 0 1912 1349"/>
                              <a:gd name="T183" fmla="*/ 1912 h 2702"/>
                              <a:gd name="T184" fmla="+- 0 8050 2479"/>
                              <a:gd name="T185" fmla="*/ T184 w 6960"/>
                              <a:gd name="T186" fmla="+- 0 1917 1349"/>
                              <a:gd name="T187" fmla="*/ 1917 h 2702"/>
                              <a:gd name="T188" fmla="+- 0 8181 2479"/>
                              <a:gd name="T189" fmla="*/ T188 w 6960"/>
                              <a:gd name="T190" fmla="+- 0 1845 1349"/>
                              <a:gd name="T191" fmla="*/ 1845 h 2702"/>
                              <a:gd name="T192" fmla="+- 0 8316 2479"/>
                              <a:gd name="T193" fmla="*/ T192 w 6960"/>
                              <a:gd name="T194" fmla="+- 0 1793 1349"/>
                              <a:gd name="T195" fmla="*/ 1793 h 2702"/>
                              <a:gd name="T196" fmla="+- 0 8454 2479"/>
                              <a:gd name="T197" fmla="*/ T196 w 6960"/>
                              <a:gd name="T198" fmla="+- 0 1761 1349"/>
                              <a:gd name="T199" fmla="*/ 1761 h 2702"/>
                              <a:gd name="T200" fmla="+- 0 8630 2479"/>
                              <a:gd name="T201" fmla="*/ T200 w 6960"/>
                              <a:gd name="T202" fmla="+- 0 1672 1349"/>
                              <a:gd name="T203" fmla="*/ 1672 h 2702"/>
                              <a:gd name="T204" fmla="+- 0 8679 2479"/>
                              <a:gd name="T205" fmla="*/ T204 w 6960"/>
                              <a:gd name="T206" fmla="+- 0 1675 1349"/>
                              <a:gd name="T207" fmla="*/ 1675 h 2702"/>
                              <a:gd name="T208" fmla="+- 0 8809 2479"/>
                              <a:gd name="T209" fmla="*/ T208 w 6960"/>
                              <a:gd name="T210" fmla="+- 0 1602 1349"/>
                              <a:gd name="T211" fmla="*/ 1602 h 2702"/>
                              <a:gd name="T212" fmla="+- 0 8943 2479"/>
                              <a:gd name="T213" fmla="*/ T212 w 6960"/>
                              <a:gd name="T214" fmla="+- 0 1548 1349"/>
                              <a:gd name="T215" fmla="*/ 1548 h 2702"/>
                              <a:gd name="T216" fmla="+- 0 9082 2479"/>
                              <a:gd name="T217" fmla="*/ T216 w 6960"/>
                              <a:gd name="T218" fmla="+- 0 1513 1349"/>
                              <a:gd name="T219" fmla="*/ 1513 h 2702"/>
                              <a:gd name="T220" fmla="+- 0 9256 2479"/>
                              <a:gd name="T221" fmla="*/ T220 w 6960"/>
                              <a:gd name="T222" fmla="+- 0 1421 1349"/>
                              <a:gd name="T223" fmla="*/ 1421 h 2702"/>
                              <a:gd name="T224" fmla="+- 0 9305 2479"/>
                              <a:gd name="T225" fmla="*/ T224 w 6960"/>
                              <a:gd name="T226" fmla="+- 0 1422 1349"/>
                              <a:gd name="T227" fmla="*/ 1422 h 2702"/>
                              <a:gd name="T228" fmla="+- 0 9434 2479"/>
                              <a:gd name="T229" fmla="*/ T228 w 6960"/>
                              <a:gd name="T230" fmla="+- 0 1349 1349"/>
                              <a:gd name="T231" fmla="*/ 1349 h 27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6960" h="2702">
                                <a:moveTo>
                                  <a:pt x="135" y="2632"/>
                                </a:moveTo>
                                <a:lnTo>
                                  <a:pt x="90" y="2648"/>
                                </a:lnTo>
                                <a:lnTo>
                                  <a:pt x="94" y="2668"/>
                                </a:lnTo>
                                <a:lnTo>
                                  <a:pt x="139" y="2652"/>
                                </a:lnTo>
                                <a:lnTo>
                                  <a:pt x="135" y="2632"/>
                                </a:lnTo>
                                <a:close/>
                                <a:moveTo>
                                  <a:pt x="226" y="2599"/>
                                </a:moveTo>
                                <a:lnTo>
                                  <a:pt x="181" y="2615"/>
                                </a:lnTo>
                                <a:lnTo>
                                  <a:pt x="184" y="2635"/>
                                </a:lnTo>
                                <a:lnTo>
                                  <a:pt x="230" y="2619"/>
                                </a:lnTo>
                                <a:lnTo>
                                  <a:pt x="226" y="2599"/>
                                </a:lnTo>
                                <a:close/>
                                <a:moveTo>
                                  <a:pt x="316" y="2567"/>
                                </a:moveTo>
                                <a:lnTo>
                                  <a:pt x="271" y="2583"/>
                                </a:lnTo>
                                <a:lnTo>
                                  <a:pt x="275" y="2603"/>
                                </a:lnTo>
                                <a:lnTo>
                                  <a:pt x="320" y="2587"/>
                                </a:lnTo>
                                <a:lnTo>
                                  <a:pt x="316" y="2567"/>
                                </a:lnTo>
                                <a:close/>
                                <a:moveTo>
                                  <a:pt x="406" y="2534"/>
                                </a:moveTo>
                                <a:lnTo>
                                  <a:pt x="361" y="2550"/>
                                </a:lnTo>
                                <a:lnTo>
                                  <a:pt x="365" y="2570"/>
                                </a:lnTo>
                                <a:lnTo>
                                  <a:pt x="410" y="2554"/>
                                </a:lnTo>
                                <a:lnTo>
                                  <a:pt x="406" y="2534"/>
                                </a:lnTo>
                                <a:close/>
                                <a:moveTo>
                                  <a:pt x="496" y="2501"/>
                                </a:moveTo>
                                <a:lnTo>
                                  <a:pt x="451" y="2518"/>
                                </a:lnTo>
                                <a:lnTo>
                                  <a:pt x="455" y="2537"/>
                                </a:lnTo>
                                <a:lnTo>
                                  <a:pt x="500" y="2521"/>
                                </a:lnTo>
                                <a:lnTo>
                                  <a:pt x="496" y="2501"/>
                                </a:lnTo>
                                <a:close/>
                                <a:moveTo>
                                  <a:pt x="586" y="2468"/>
                                </a:moveTo>
                                <a:lnTo>
                                  <a:pt x="541" y="2485"/>
                                </a:lnTo>
                                <a:lnTo>
                                  <a:pt x="545" y="2505"/>
                                </a:lnTo>
                                <a:lnTo>
                                  <a:pt x="590" y="2488"/>
                                </a:lnTo>
                                <a:lnTo>
                                  <a:pt x="586" y="2468"/>
                                </a:lnTo>
                                <a:close/>
                                <a:moveTo>
                                  <a:pt x="677" y="2435"/>
                                </a:moveTo>
                                <a:lnTo>
                                  <a:pt x="632" y="2452"/>
                                </a:lnTo>
                                <a:lnTo>
                                  <a:pt x="635" y="2472"/>
                                </a:lnTo>
                                <a:lnTo>
                                  <a:pt x="681" y="2456"/>
                                </a:lnTo>
                                <a:lnTo>
                                  <a:pt x="677" y="2435"/>
                                </a:lnTo>
                                <a:close/>
                                <a:moveTo>
                                  <a:pt x="766" y="2401"/>
                                </a:moveTo>
                                <a:lnTo>
                                  <a:pt x="721" y="2419"/>
                                </a:lnTo>
                                <a:lnTo>
                                  <a:pt x="726" y="2438"/>
                                </a:lnTo>
                                <a:lnTo>
                                  <a:pt x="770" y="2421"/>
                                </a:lnTo>
                                <a:lnTo>
                                  <a:pt x="766" y="2401"/>
                                </a:lnTo>
                                <a:close/>
                                <a:moveTo>
                                  <a:pt x="856" y="2366"/>
                                </a:moveTo>
                                <a:lnTo>
                                  <a:pt x="811" y="2383"/>
                                </a:lnTo>
                                <a:lnTo>
                                  <a:pt x="815" y="2403"/>
                                </a:lnTo>
                                <a:lnTo>
                                  <a:pt x="860" y="2385"/>
                                </a:lnTo>
                                <a:lnTo>
                                  <a:pt x="856" y="2366"/>
                                </a:lnTo>
                                <a:close/>
                                <a:moveTo>
                                  <a:pt x="945" y="2330"/>
                                </a:moveTo>
                                <a:lnTo>
                                  <a:pt x="901" y="2348"/>
                                </a:lnTo>
                                <a:lnTo>
                                  <a:pt x="905" y="2368"/>
                                </a:lnTo>
                                <a:lnTo>
                                  <a:pt x="950" y="2350"/>
                                </a:lnTo>
                                <a:lnTo>
                                  <a:pt x="945" y="2330"/>
                                </a:lnTo>
                                <a:close/>
                                <a:moveTo>
                                  <a:pt x="1035" y="2295"/>
                                </a:moveTo>
                                <a:lnTo>
                                  <a:pt x="990" y="2312"/>
                                </a:lnTo>
                                <a:lnTo>
                                  <a:pt x="995" y="2333"/>
                                </a:lnTo>
                                <a:lnTo>
                                  <a:pt x="1039" y="2315"/>
                                </a:lnTo>
                                <a:lnTo>
                                  <a:pt x="1035" y="2295"/>
                                </a:lnTo>
                                <a:close/>
                                <a:moveTo>
                                  <a:pt x="1125" y="2260"/>
                                </a:moveTo>
                                <a:lnTo>
                                  <a:pt x="1080" y="2277"/>
                                </a:lnTo>
                                <a:lnTo>
                                  <a:pt x="1084" y="2297"/>
                                </a:lnTo>
                                <a:lnTo>
                                  <a:pt x="1129" y="2280"/>
                                </a:lnTo>
                                <a:lnTo>
                                  <a:pt x="1125" y="2260"/>
                                </a:lnTo>
                                <a:close/>
                                <a:moveTo>
                                  <a:pt x="1214" y="2224"/>
                                </a:moveTo>
                                <a:lnTo>
                                  <a:pt x="1169" y="2242"/>
                                </a:lnTo>
                                <a:lnTo>
                                  <a:pt x="1174" y="2262"/>
                                </a:lnTo>
                                <a:lnTo>
                                  <a:pt x="1219" y="2245"/>
                                </a:lnTo>
                                <a:lnTo>
                                  <a:pt x="1214" y="2224"/>
                                </a:lnTo>
                                <a:close/>
                                <a:moveTo>
                                  <a:pt x="1304" y="2189"/>
                                </a:moveTo>
                                <a:lnTo>
                                  <a:pt x="1259" y="2207"/>
                                </a:lnTo>
                                <a:lnTo>
                                  <a:pt x="1263" y="2227"/>
                                </a:lnTo>
                                <a:lnTo>
                                  <a:pt x="1308" y="2209"/>
                                </a:lnTo>
                                <a:lnTo>
                                  <a:pt x="1304" y="2189"/>
                                </a:lnTo>
                                <a:close/>
                                <a:moveTo>
                                  <a:pt x="1393" y="2154"/>
                                </a:moveTo>
                                <a:lnTo>
                                  <a:pt x="1391" y="2155"/>
                                </a:lnTo>
                                <a:lnTo>
                                  <a:pt x="1349" y="2172"/>
                                </a:lnTo>
                                <a:lnTo>
                                  <a:pt x="1353" y="2191"/>
                                </a:lnTo>
                                <a:lnTo>
                                  <a:pt x="1395" y="2174"/>
                                </a:lnTo>
                                <a:lnTo>
                                  <a:pt x="1398" y="2174"/>
                                </a:lnTo>
                                <a:lnTo>
                                  <a:pt x="1393" y="2154"/>
                                </a:lnTo>
                                <a:close/>
                                <a:moveTo>
                                  <a:pt x="1483" y="2118"/>
                                </a:moveTo>
                                <a:lnTo>
                                  <a:pt x="1438" y="2136"/>
                                </a:lnTo>
                                <a:lnTo>
                                  <a:pt x="1443" y="2155"/>
                                </a:lnTo>
                                <a:lnTo>
                                  <a:pt x="1487" y="2138"/>
                                </a:lnTo>
                                <a:lnTo>
                                  <a:pt x="1483" y="2118"/>
                                </a:lnTo>
                                <a:close/>
                                <a:moveTo>
                                  <a:pt x="1573" y="2082"/>
                                </a:moveTo>
                                <a:lnTo>
                                  <a:pt x="1528" y="2100"/>
                                </a:lnTo>
                                <a:lnTo>
                                  <a:pt x="1532" y="2120"/>
                                </a:lnTo>
                                <a:lnTo>
                                  <a:pt x="1577" y="2102"/>
                                </a:lnTo>
                                <a:lnTo>
                                  <a:pt x="1573" y="2082"/>
                                </a:lnTo>
                                <a:close/>
                                <a:moveTo>
                                  <a:pt x="1662" y="2046"/>
                                </a:moveTo>
                                <a:lnTo>
                                  <a:pt x="1617" y="2064"/>
                                </a:lnTo>
                                <a:lnTo>
                                  <a:pt x="1622" y="2084"/>
                                </a:lnTo>
                                <a:lnTo>
                                  <a:pt x="1666" y="2066"/>
                                </a:lnTo>
                                <a:lnTo>
                                  <a:pt x="1662" y="2046"/>
                                </a:lnTo>
                                <a:close/>
                                <a:moveTo>
                                  <a:pt x="1751" y="2010"/>
                                </a:moveTo>
                                <a:lnTo>
                                  <a:pt x="1707" y="2028"/>
                                </a:lnTo>
                                <a:lnTo>
                                  <a:pt x="1711" y="2048"/>
                                </a:lnTo>
                                <a:lnTo>
                                  <a:pt x="1756" y="2030"/>
                                </a:lnTo>
                                <a:lnTo>
                                  <a:pt x="1751" y="2010"/>
                                </a:lnTo>
                                <a:close/>
                                <a:moveTo>
                                  <a:pt x="1841" y="1974"/>
                                </a:moveTo>
                                <a:lnTo>
                                  <a:pt x="1796" y="1992"/>
                                </a:lnTo>
                                <a:lnTo>
                                  <a:pt x="1801" y="2012"/>
                                </a:lnTo>
                                <a:lnTo>
                                  <a:pt x="1846" y="1995"/>
                                </a:lnTo>
                                <a:lnTo>
                                  <a:pt x="1841" y="1974"/>
                                </a:lnTo>
                                <a:close/>
                                <a:moveTo>
                                  <a:pt x="1930" y="1938"/>
                                </a:moveTo>
                                <a:lnTo>
                                  <a:pt x="1885" y="1957"/>
                                </a:lnTo>
                                <a:lnTo>
                                  <a:pt x="1890" y="1976"/>
                                </a:lnTo>
                                <a:lnTo>
                                  <a:pt x="1935" y="1958"/>
                                </a:lnTo>
                                <a:lnTo>
                                  <a:pt x="1930" y="1938"/>
                                </a:lnTo>
                                <a:close/>
                                <a:moveTo>
                                  <a:pt x="2020" y="1903"/>
                                </a:moveTo>
                                <a:lnTo>
                                  <a:pt x="1975" y="1920"/>
                                </a:lnTo>
                                <a:lnTo>
                                  <a:pt x="1980" y="1940"/>
                                </a:lnTo>
                                <a:lnTo>
                                  <a:pt x="2024" y="1923"/>
                                </a:lnTo>
                                <a:lnTo>
                                  <a:pt x="2020" y="1903"/>
                                </a:lnTo>
                                <a:close/>
                                <a:moveTo>
                                  <a:pt x="2109" y="1867"/>
                                </a:moveTo>
                                <a:lnTo>
                                  <a:pt x="2087" y="1876"/>
                                </a:lnTo>
                                <a:lnTo>
                                  <a:pt x="2065" y="1885"/>
                                </a:lnTo>
                                <a:lnTo>
                                  <a:pt x="2069" y="1904"/>
                                </a:lnTo>
                                <a:lnTo>
                                  <a:pt x="2091" y="1896"/>
                                </a:lnTo>
                                <a:lnTo>
                                  <a:pt x="2114" y="1887"/>
                                </a:lnTo>
                                <a:lnTo>
                                  <a:pt x="2109" y="1867"/>
                                </a:lnTo>
                                <a:close/>
                                <a:moveTo>
                                  <a:pt x="2200" y="1834"/>
                                </a:moveTo>
                                <a:lnTo>
                                  <a:pt x="2155" y="1850"/>
                                </a:lnTo>
                                <a:lnTo>
                                  <a:pt x="2159" y="1870"/>
                                </a:lnTo>
                                <a:lnTo>
                                  <a:pt x="2204" y="1854"/>
                                </a:lnTo>
                                <a:lnTo>
                                  <a:pt x="2200" y="1834"/>
                                </a:lnTo>
                                <a:close/>
                                <a:moveTo>
                                  <a:pt x="2290" y="1800"/>
                                </a:moveTo>
                                <a:lnTo>
                                  <a:pt x="2245" y="1817"/>
                                </a:lnTo>
                                <a:lnTo>
                                  <a:pt x="2249" y="1837"/>
                                </a:lnTo>
                                <a:lnTo>
                                  <a:pt x="2294" y="1820"/>
                                </a:lnTo>
                                <a:lnTo>
                                  <a:pt x="2290" y="1800"/>
                                </a:lnTo>
                                <a:close/>
                                <a:moveTo>
                                  <a:pt x="2380" y="1767"/>
                                </a:moveTo>
                                <a:lnTo>
                                  <a:pt x="2335" y="1784"/>
                                </a:lnTo>
                                <a:lnTo>
                                  <a:pt x="2339" y="1804"/>
                                </a:lnTo>
                                <a:lnTo>
                                  <a:pt x="2384" y="1787"/>
                                </a:lnTo>
                                <a:lnTo>
                                  <a:pt x="2380" y="1767"/>
                                </a:lnTo>
                                <a:close/>
                                <a:moveTo>
                                  <a:pt x="2470" y="1734"/>
                                </a:moveTo>
                                <a:lnTo>
                                  <a:pt x="2425" y="1750"/>
                                </a:lnTo>
                                <a:lnTo>
                                  <a:pt x="2429" y="1770"/>
                                </a:lnTo>
                                <a:lnTo>
                                  <a:pt x="2474" y="1754"/>
                                </a:lnTo>
                                <a:lnTo>
                                  <a:pt x="2470" y="1734"/>
                                </a:lnTo>
                                <a:close/>
                                <a:moveTo>
                                  <a:pt x="2560" y="1700"/>
                                </a:moveTo>
                                <a:lnTo>
                                  <a:pt x="2515" y="1717"/>
                                </a:lnTo>
                                <a:lnTo>
                                  <a:pt x="2519" y="1737"/>
                                </a:lnTo>
                                <a:lnTo>
                                  <a:pt x="2564" y="1720"/>
                                </a:lnTo>
                                <a:lnTo>
                                  <a:pt x="2560" y="1700"/>
                                </a:lnTo>
                                <a:close/>
                                <a:moveTo>
                                  <a:pt x="2650" y="1666"/>
                                </a:moveTo>
                                <a:lnTo>
                                  <a:pt x="2605" y="1684"/>
                                </a:lnTo>
                                <a:lnTo>
                                  <a:pt x="2609" y="1703"/>
                                </a:lnTo>
                                <a:lnTo>
                                  <a:pt x="2654" y="1686"/>
                                </a:lnTo>
                                <a:lnTo>
                                  <a:pt x="2650" y="1666"/>
                                </a:lnTo>
                                <a:close/>
                                <a:moveTo>
                                  <a:pt x="2740" y="1633"/>
                                </a:moveTo>
                                <a:lnTo>
                                  <a:pt x="2695" y="1650"/>
                                </a:lnTo>
                                <a:lnTo>
                                  <a:pt x="2699" y="1670"/>
                                </a:lnTo>
                                <a:lnTo>
                                  <a:pt x="2744" y="1653"/>
                                </a:lnTo>
                                <a:lnTo>
                                  <a:pt x="2740" y="1633"/>
                                </a:lnTo>
                                <a:close/>
                                <a:moveTo>
                                  <a:pt x="2830" y="1598"/>
                                </a:moveTo>
                                <a:lnTo>
                                  <a:pt x="2785" y="1616"/>
                                </a:lnTo>
                                <a:lnTo>
                                  <a:pt x="2790" y="1636"/>
                                </a:lnTo>
                                <a:lnTo>
                                  <a:pt x="2834" y="1618"/>
                                </a:lnTo>
                                <a:lnTo>
                                  <a:pt x="2830" y="1598"/>
                                </a:lnTo>
                                <a:close/>
                                <a:moveTo>
                                  <a:pt x="2919" y="1561"/>
                                </a:moveTo>
                                <a:lnTo>
                                  <a:pt x="2874" y="1579"/>
                                </a:lnTo>
                                <a:lnTo>
                                  <a:pt x="2879" y="1600"/>
                                </a:lnTo>
                                <a:lnTo>
                                  <a:pt x="2923" y="1581"/>
                                </a:lnTo>
                                <a:lnTo>
                                  <a:pt x="2919" y="1561"/>
                                </a:lnTo>
                                <a:close/>
                                <a:moveTo>
                                  <a:pt x="3008" y="1525"/>
                                </a:moveTo>
                                <a:lnTo>
                                  <a:pt x="2963" y="1543"/>
                                </a:lnTo>
                                <a:lnTo>
                                  <a:pt x="2968" y="1563"/>
                                </a:lnTo>
                                <a:lnTo>
                                  <a:pt x="3013" y="1544"/>
                                </a:lnTo>
                                <a:lnTo>
                                  <a:pt x="3008" y="1525"/>
                                </a:lnTo>
                                <a:close/>
                                <a:moveTo>
                                  <a:pt x="3097" y="1488"/>
                                </a:moveTo>
                                <a:lnTo>
                                  <a:pt x="3053" y="1506"/>
                                </a:lnTo>
                                <a:lnTo>
                                  <a:pt x="3057" y="1526"/>
                                </a:lnTo>
                                <a:lnTo>
                                  <a:pt x="3102" y="1508"/>
                                </a:lnTo>
                                <a:lnTo>
                                  <a:pt x="3097" y="1488"/>
                                </a:lnTo>
                                <a:close/>
                                <a:moveTo>
                                  <a:pt x="3187" y="1451"/>
                                </a:moveTo>
                                <a:lnTo>
                                  <a:pt x="3142" y="1470"/>
                                </a:lnTo>
                                <a:lnTo>
                                  <a:pt x="3146" y="1489"/>
                                </a:lnTo>
                                <a:lnTo>
                                  <a:pt x="3191" y="1471"/>
                                </a:lnTo>
                                <a:lnTo>
                                  <a:pt x="3187" y="1451"/>
                                </a:lnTo>
                                <a:close/>
                                <a:moveTo>
                                  <a:pt x="3276" y="1414"/>
                                </a:moveTo>
                                <a:lnTo>
                                  <a:pt x="3231" y="1433"/>
                                </a:lnTo>
                                <a:lnTo>
                                  <a:pt x="3236" y="1453"/>
                                </a:lnTo>
                                <a:lnTo>
                                  <a:pt x="3280" y="1435"/>
                                </a:lnTo>
                                <a:lnTo>
                                  <a:pt x="3276" y="1414"/>
                                </a:lnTo>
                                <a:close/>
                                <a:moveTo>
                                  <a:pt x="3365" y="1378"/>
                                </a:moveTo>
                                <a:lnTo>
                                  <a:pt x="3320" y="1396"/>
                                </a:lnTo>
                                <a:lnTo>
                                  <a:pt x="3325" y="1416"/>
                                </a:lnTo>
                                <a:lnTo>
                                  <a:pt x="3370" y="1398"/>
                                </a:lnTo>
                                <a:lnTo>
                                  <a:pt x="3365" y="1378"/>
                                </a:lnTo>
                                <a:close/>
                                <a:moveTo>
                                  <a:pt x="3455" y="1341"/>
                                </a:moveTo>
                                <a:lnTo>
                                  <a:pt x="3410" y="1359"/>
                                </a:lnTo>
                                <a:lnTo>
                                  <a:pt x="3415" y="1379"/>
                                </a:lnTo>
                                <a:lnTo>
                                  <a:pt x="3459" y="1361"/>
                                </a:lnTo>
                                <a:lnTo>
                                  <a:pt x="3455" y="1341"/>
                                </a:lnTo>
                                <a:close/>
                                <a:moveTo>
                                  <a:pt x="3545" y="1309"/>
                                </a:moveTo>
                                <a:lnTo>
                                  <a:pt x="3500" y="1324"/>
                                </a:lnTo>
                                <a:lnTo>
                                  <a:pt x="3504" y="1344"/>
                                </a:lnTo>
                                <a:lnTo>
                                  <a:pt x="3549" y="1330"/>
                                </a:lnTo>
                                <a:lnTo>
                                  <a:pt x="3545" y="1309"/>
                                </a:lnTo>
                                <a:close/>
                                <a:moveTo>
                                  <a:pt x="3636" y="1280"/>
                                </a:moveTo>
                                <a:lnTo>
                                  <a:pt x="3591" y="1295"/>
                                </a:lnTo>
                                <a:lnTo>
                                  <a:pt x="3594" y="1315"/>
                                </a:lnTo>
                                <a:lnTo>
                                  <a:pt x="3640" y="1300"/>
                                </a:lnTo>
                                <a:lnTo>
                                  <a:pt x="3636" y="1280"/>
                                </a:lnTo>
                                <a:close/>
                                <a:moveTo>
                                  <a:pt x="3727" y="1251"/>
                                </a:moveTo>
                                <a:lnTo>
                                  <a:pt x="3682" y="1265"/>
                                </a:lnTo>
                                <a:lnTo>
                                  <a:pt x="3685" y="1285"/>
                                </a:lnTo>
                                <a:lnTo>
                                  <a:pt x="3731" y="1271"/>
                                </a:lnTo>
                                <a:lnTo>
                                  <a:pt x="3727" y="1251"/>
                                </a:lnTo>
                                <a:close/>
                                <a:moveTo>
                                  <a:pt x="3817" y="1221"/>
                                </a:moveTo>
                                <a:lnTo>
                                  <a:pt x="3772" y="1236"/>
                                </a:lnTo>
                                <a:lnTo>
                                  <a:pt x="3776" y="1256"/>
                                </a:lnTo>
                                <a:lnTo>
                                  <a:pt x="3821" y="1241"/>
                                </a:lnTo>
                                <a:lnTo>
                                  <a:pt x="3817" y="1221"/>
                                </a:lnTo>
                                <a:close/>
                                <a:moveTo>
                                  <a:pt x="3909" y="1191"/>
                                </a:moveTo>
                                <a:lnTo>
                                  <a:pt x="3863" y="1206"/>
                                </a:lnTo>
                                <a:lnTo>
                                  <a:pt x="3867" y="1226"/>
                                </a:lnTo>
                                <a:lnTo>
                                  <a:pt x="3912" y="1212"/>
                                </a:lnTo>
                                <a:lnTo>
                                  <a:pt x="3909" y="1191"/>
                                </a:lnTo>
                                <a:close/>
                                <a:moveTo>
                                  <a:pt x="3999" y="1162"/>
                                </a:moveTo>
                                <a:lnTo>
                                  <a:pt x="3954" y="1176"/>
                                </a:lnTo>
                                <a:lnTo>
                                  <a:pt x="3958" y="1197"/>
                                </a:lnTo>
                                <a:lnTo>
                                  <a:pt x="4003" y="1182"/>
                                </a:lnTo>
                                <a:lnTo>
                                  <a:pt x="3999" y="1162"/>
                                </a:lnTo>
                                <a:close/>
                                <a:moveTo>
                                  <a:pt x="4090" y="1132"/>
                                </a:moveTo>
                                <a:lnTo>
                                  <a:pt x="4044" y="1147"/>
                                </a:lnTo>
                                <a:lnTo>
                                  <a:pt x="4048" y="1167"/>
                                </a:lnTo>
                                <a:lnTo>
                                  <a:pt x="4094" y="1152"/>
                                </a:lnTo>
                                <a:lnTo>
                                  <a:pt x="4090" y="1132"/>
                                </a:lnTo>
                                <a:close/>
                                <a:moveTo>
                                  <a:pt x="4173" y="1105"/>
                                </a:moveTo>
                                <a:lnTo>
                                  <a:pt x="4136" y="1117"/>
                                </a:lnTo>
                                <a:lnTo>
                                  <a:pt x="4139" y="1137"/>
                                </a:lnTo>
                                <a:lnTo>
                                  <a:pt x="4177" y="1125"/>
                                </a:lnTo>
                                <a:lnTo>
                                  <a:pt x="4178" y="1125"/>
                                </a:lnTo>
                                <a:lnTo>
                                  <a:pt x="4185" y="1122"/>
                                </a:lnTo>
                                <a:lnTo>
                                  <a:pt x="4183" y="1115"/>
                                </a:lnTo>
                                <a:lnTo>
                                  <a:pt x="4175" y="1115"/>
                                </a:lnTo>
                                <a:lnTo>
                                  <a:pt x="4173" y="1105"/>
                                </a:lnTo>
                                <a:close/>
                                <a:moveTo>
                                  <a:pt x="4181" y="1105"/>
                                </a:moveTo>
                                <a:lnTo>
                                  <a:pt x="4173" y="1105"/>
                                </a:lnTo>
                                <a:lnTo>
                                  <a:pt x="4175" y="1115"/>
                                </a:lnTo>
                                <a:lnTo>
                                  <a:pt x="4183" y="1115"/>
                                </a:lnTo>
                                <a:lnTo>
                                  <a:pt x="4181" y="1105"/>
                                </a:lnTo>
                                <a:close/>
                                <a:moveTo>
                                  <a:pt x="4180" y="1102"/>
                                </a:moveTo>
                                <a:lnTo>
                                  <a:pt x="4172" y="1105"/>
                                </a:lnTo>
                                <a:lnTo>
                                  <a:pt x="4173" y="1105"/>
                                </a:lnTo>
                                <a:lnTo>
                                  <a:pt x="4181" y="1105"/>
                                </a:lnTo>
                                <a:lnTo>
                                  <a:pt x="4180" y="1102"/>
                                </a:lnTo>
                                <a:close/>
                                <a:moveTo>
                                  <a:pt x="4268" y="1062"/>
                                </a:moveTo>
                                <a:lnTo>
                                  <a:pt x="4224" y="1082"/>
                                </a:lnTo>
                                <a:lnTo>
                                  <a:pt x="4229" y="1102"/>
                                </a:lnTo>
                                <a:lnTo>
                                  <a:pt x="4274" y="1082"/>
                                </a:lnTo>
                                <a:lnTo>
                                  <a:pt x="4268" y="1062"/>
                                </a:lnTo>
                                <a:close/>
                                <a:moveTo>
                                  <a:pt x="4357" y="1022"/>
                                </a:moveTo>
                                <a:lnTo>
                                  <a:pt x="4313" y="1042"/>
                                </a:lnTo>
                                <a:lnTo>
                                  <a:pt x="4318" y="1061"/>
                                </a:lnTo>
                                <a:lnTo>
                                  <a:pt x="4362" y="1042"/>
                                </a:lnTo>
                                <a:lnTo>
                                  <a:pt x="4357" y="1022"/>
                                </a:lnTo>
                                <a:close/>
                                <a:moveTo>
                                  <a:pt x="4445" y="982"/>
                                </a:moveTo>
                                <a:lnTo>
                                  <a:pt x="4401" y="1002"/>
                                </a:lnTo>
                                <a:lnTo>
                                  <a:pt x="4406" y="1022"/>
                                </a:lnTo>
                                <a:lnTo>
                                  <a:pt x="4451" y="1002"/>
                                </a:lnTo>
                                <a:lnTo>
                                  <a:pt x="4445" y="982"/>
                                </a:lnTo>
                                <a:close/>
                                <a:moveTo>
                                  <a:pt x="4534" y="942"/>
                                </a:moveTo>
                                <a:lnTo>
                                  <a:pt x="4490" y="962"/>
                                </a:lnTo>
                                <a:lnTo>
                                  <a:pt x="4495" y="982"/>
                                </a:lnTo>
                                <a:lnTo>
                                  <a:pt x="4539" y="961"/>
                                </a:lnTo>
                                <a:lnTo>
                                  <a:pt x="4534" y="942"/>
                                </a:lnTo>
                                <a:close/>
                                <a:moveTo>
                                  <a:pt x="4623" y="902"/>
                                </a:moveTo>
                                <a:lnTo>
                                  <a:pt x="4578" y="922"/>
                                </a:lnTo>
                                <a:lnTo>
                                  <a:pt x="4583" y="942"/>
                                </a:lnTo>
                                <a:lnTo>
                                  <a:pt x="4628" y="922"/>
                                </a:lnTo>
                                <a:lnTo>
                                  <a:pt x="4623" y="902"/>
                                </a:lnTo>
                                <a:close/>
                                <a:moveTo>
                                  <a:pt x="4711" y="862"/>
                                </a:moveTo>
                                <a:lnTo>
                                  <a:pt x="4667" y="882"/>
                                </a:lnTo>
                                <a:lnTo>
                                  <a:pt x="4672" y="902"/>
                                </a:lnTo>
                                <a:lnTo>
                                  <a:pt x="4716" y="882"/>
                                </a:lnTo>
                                <a:lnTo>
                                  <a:pt x="4711" y="862"/>
                                </a:lnTo>
                                <a:close/>
                                <a:moveTo>
                                  <a:pt x="4800" y="822"/>
                                </a:moveTo>
                                <a:lnTo>
                                  <a:pt x="4755" y="842"/>
                                </a:lnTo>
                                <a:lnTo>
                                  <a:pt x="4760" y="862"/>
                                </a:lnTo>
                                <a:lnTo>
                                  <a:pt x="4804" y="842"/>
                                </a:lnTo>
                                <a:lnTo>
                                  <a:pt x="4800" y="822"/>
                                </a:lnTo>
                                <a:close/>
                                <a:moveTo>
                                  <a:pt x="4889" y="784"/>
                                </a:moveTo>
                                <a:lnTo>
                                  <a:pt x="4868" y="791"/>
                                </a:lnTo>
                                <a:lnTo>
                                  <a:pt x="4844" y="802"/>
                                </a:lnTo>
                                <a:lnTo>
                                  <a:pt x="4849" y="822"/>
                                </a:lnTo>
                                <a:lnTo>
                                  <a:pt x="4873" y="811"/>
                                </a:lnTo>
                                <a:lnTo>
                                  <a:pt x="4893" y="804"/>
                                </a:lnTo>
                                <a:lnTo>
                                  <a:pt x="4889" y="784"/>
                                </a:lnTo>
                                <a:close/>
                                <a:moveTo>
                                  <a:pt x="4979" y="752"/>
                                </a:moveTo>
                                <a:lnTo>
                                  <a:pt x="4934" y="768"/>
                                </a:lnTo>
                                <a:lnTo>
                                  <a:pt x="4938" y="788"/>
                                </a:lnTo>
                                <a:lnTo>
                                  <a:pt x="4983" y="772"/>
                                </a:lnTo>
                                <a:lnTo>
                                  <a:pt x="4979" y="752"/>
                                </a:lnTo>
                                <a:close/>
                                <a:moveTo>
                                  <a:pt x="5070" y="721"/>
                                </a:moveTo>
                                <a:lnTo>
                                  <a:pt x="5025" y="737"/>
                                </a:lnTo>
                                <a:lnTo>
                                  <a:pt x="5029" y="757"/>
                                </a:lnTo>
                                <a:lnTo>
                                  <a:pt x="5074" y="741"/>
                                </a:lnTo>
                                <a:lnTo>
                                  <a:pt x="5070" y="721"/>
                                </a:lnTo>
                                <a:close/>
                                <a:moveTo>
                                  <a:pt x="5160" y="689"/>
                                </a:moveTo>
                                <a:lnTo>
                                  <a:pt x="5115" y="705"/>
                                </a:lnTo>
                                <a:lnTo>
                                  <a:pt x="5119" y="725"/>
                                </a:lnTo>
                                <a:lnTo>
                                  <a:pt x="5164" y="710"/>
                                </a:lnTo>
                                <a:lnTo>
                                  <a:pt x="5160" y="689"/>
                                </a:lnTo>
                                <a:close/>
                                <a:moveTo>
                                  <a:pt x="5251" y="658"/>
                                </a:moveTo>
                                <a:lnTo>
                                  <a:pt x="5206" y="673"/>
                                </a:lnTo>
                                <a:lnTo>
                                  <a:pt x="5209" y="694"/>
                                </a:lnTo>
                                <a:lnTo>
                                  <a:pt x="5255" y="678"/>
                                </a:lnTo>
                                <a:lnTo>
                                  <a:pt x="5251" y="658"/>
                                </a:lnTo>
                                <a:close/>
                                <a:moveTo>
                                  <a:pt x="5341" y="626"/>
                                </a:moveTo>
                                <a:lnTo>
                                  <a:pt x="5296" y="642"/>
                                </a:lnTo>
                                <a:lnTo>
                                  <a:pt x="5300" y="662"/>
                                </a:lnTo>
                                <a:lnTo>
                                  <a:pt x="5345" y="646"/>
                                </a:lnTo>
                                <a:lnTo>
                                  <a:pt x="5341" y="626"/>
                                </a:lnTo>
                                <a:close/>
                                <a:moveTo>
                                  <a:pt x="5432" y="595"/>
                                </a:moveTo>
                                <a:lnTo>
                                  <a:pt x="5386" y="611"/>
                                </a:lnTo>
                                <a:lnTo>
                                  <a:pt x="5390" y="631"/>
                                </a:lnTo>
                                <a:lnTo>
                                  <a:pt x="5435" y="615"/>
                                </a:lnTo>
                                <a:lnTo>
                                  <a:pt x="5432" y="595"/>
                                </a:lnTo>
                                <a:close/>
                                <a:moveTo>
                                  <a:pt x="5522" y="563"/>
                                </a:moveTo>
                                <a:lnTo>
                                  <a:pt x="5477" y="579"/>
                                </a:lnTo>
                                <a:lnTo>
                                  <a:pt x="5481" y="599"/>
                                </a:lnTo>
                                <a:lnTo>
                                  <a:pt x="5526" y="583"/>
                                </a:lnTo>
                                <a:lnTo>
                                  <a:pt x="5522" y="563"/>
                                </a:lnTo>
                                <a:close/>
                                <a:moveTo>
                                  <a:pt x="5612" y="530"/>
                                </a:moveTo>
                                <a:lnTo>
                                  <a:pt x="5567" y="548"/>
                                </a:lnTo>
                                <a:lnTo>
                                  <a:pt x="5571" y="568"/>
                                </a:lnTo>
                                <a:lnTo>
                                  <a:pt x="5616" y="550"/>
                                </a:lnTo>
                                <a:lnTo>
                                  <a:pt x="5612" y="530"/>
                                </a:lnTo>
                                <a:close/>
                                <a:moveTo>
                                  <a:pt x="5702" y="496"/>
                                </a:moveTo>
                                <a:lnTo>
                                  <a:pt x="5657" y="513"/>
                                </a:lnTo>
                                <a:lnTo>
                                  <a:pt x="5661" y="533"/>
                                </a:lnTo>
                                <a:lnTo>
                                  <a:pt x="5706" y="516"/>
                                </a:lnTo>
                                <a:lnTo>
                                  <a:pt x="5702" y="496"/>
                                </a:lnTo>
                                <a:close/>
                                <a:moveTo>
                                  <a:pt x="5791" y="461"/>
                                </a:moveTo>
                                <a:lnTo>
                                  <a:pt x="5747" y="479"/>
                                </a:lnTo>
                                <a:lnTo>
                                  <a:pt x="5751" y="499"/>
                                </a:lnTo>
                                <a:lnTo>
                                  <a:pt x="5796" y="481"/>
                                </a:lnTo>
                                <a:lnTo>
                                  <a:pt x="5791" y="461"/>
                                </a:lnTo>
                                <a:close/>
                                <a:moveTo>
                                  <a:pt x="5881" y="427"/>
                                </a:moveTo>
                                <a:lnTo>
                                  <a:pt x="5837" y="444"/>
                                </a:lnTo>
                                <a:lnTo>
                                  <a:pt x="5841" y="464"/>
                                </a:lnTo>
                                <a:lnTo>
                                  <a:pt x="5886" y="447"/>
                                </a:lnTo>
                                <a:lnTo>
                                  <a:pt x="5881" y="427"/>
                                </a:lnTo>
                                <a:close/>
                                <a:moveTo>
                                  <a:pt x="5971" y="392"/>
                                </a:moveTo>
                                <a:lnTo>
                                  <a:pt x="5926" y="410"/>
                                </a:lnTo>
                                <a:lnTo>
                                  <a:pt x="5931" y="430"/>
                                </a:lnTo>
                                <a:lnTo>
                                  <a:pt x="5975" y="412"/>
                                </a:lnTo>
                                <a:lnTo>
                                  <a:pt x="5971" y="392"/>
                                </a:lnTo>
                                <a:close/>
                                <a:moveTo>
                                  <a:pt x="6061" y="358"/>
                                </a:moveTo>
                                <a:lnTo>
                                  <a:pt x="6016" y="375"/>
                                </a:lnTo>
                                <a:lnTo>
                                  <a:pt x="6021" y="395"/>
                                </a:lnTo>
                                <a:lnTo>
                                  <a:pt x="6065" y="378"/>
                                </a:lnTo>
                                <a:lnTo>
                                  <a:pt x="6061" y="358"/>
                                </a:lnTo>
                                <a:close/>
                                <a:moveTo>
                                  <a:pt x="6151" y="323"/>
                                </a:moveTo>
                                <a:lnTo>
                                  <a:pt x="6106" y="341"/>
                                </a:lnTo>
                                <a:lnTo>
                                  <a:pt x="6110" y="361"/>
                                </a:lnTo>
                                <a:lnTo>
                                  <a:pt x="6155" y="343"/>
                                </a:lnTo>
                                <a:lnTo>
                                  <a:pt x="6151" y="323"/>
                                </a:lnTo>
                                <a:close/>
                                <a:moveTo>
                                  <a:pt x="6241" y="289"/>
                                </a:moveTo>
                                <a:lnTo>
                                  <a:pt x="6196" y="306"/>
                                </a:lnTo>
                                <a:lnTo>
                                  <a:pt x="6200" y="326"/>
                                </a:lnTo>
                                <a:lnTo>
                                  <a:pt x="6245" y="309"/>
                                </a:lnTo>
                                <a:lnTo>
                                  <a:pt x="6241" y="289"/>
                                </a:lnTo>
                                <a:close/>
                                <a:moveTo>
                                  <a:pt x="6330" y="253"/>
                                </a:moveTo>
                                <a:lnTo>
                                  <a:pt x="6285" y="272"/>
                                </a:lnTo>
                                <a:lnTo>
                                  <a:pt x="6290" y="291"/>
                                </a:lnTo>
                                <a:lnTo>
                                  <a:pt x="6335" y="273"/>
                                </a:lnTo>
                                <a:lnTo>
                                  <a:pt x="6330" y="253"/>
                                </a:lnTo>
                                <a:close/>
                                <a:moveTo>
                                  <a:pt x="6419" y="217"/>
                                </a:moveTo>
                                <a:lnTo>
                                  <a:pt x="6375" y="235"/>
                                </a:lnTo>
                                <a:lnTo>
                                  <a:pt x="6380" y="255"/>
                                </a:lnTo>
                                <a:lnTo>
                                  <a:pt x="6424" y="237"/>
                                </a:lnTo>
                                <a:lnTo>
                                  <a:pt x="6419" y="217"/>
                                </a:lnTo>
                                <a:close/>
                                <a:moveTo>
                                  <a:pt x="6509" y="181"/>
                                </a:moveTo>
                                <a:lnTo>
                                  <a:pt x="6464" y="199"/>
                                </a:lnTo>
                                <a:lnTo>
                                  <a:pt x="6469" y="219"/>
                                </a:lnTo>
                                <a:lnTo>
                                  <a:pt x="6513" y="200"/>
                                </a:lnTo>
                                <a:lnTo>
                                  <a:pt x="6509" y="181"/>
                                </a:lnTo>
                                <a:close/>
                                <a:moveTo>
                                  <a:pt x="6598" y="145"/>
                                </a:moveTo>
                                <a:lnTo>
                                  <a:pt x="6554" y="162"/>
                                </a:lnTo>
                                <a:lnTo>
                                  <a:pt x="6558" y="183"/>
                                </a:lnTo>
                                <a:lnTo>
                                  <a:pt x="6603" y="164"/>
                                </a:lnTo>
                                <a:lnTo>
                                  <a:pt x="6598" y="145"/>
                                </a:lnTo>
                                <a:close/>
                                <a:moveTo>
                                  <a:pt x="6688" y="108"/>
                                </a:moveTo>
                                <a:lnTo>
                                  <a:pt x="6643" y="126"/>
                                </a:lnTo>
                                <a:lnTo>
                                  <a:pt x="6647" y="146"/>
                                </a:lnTo>
                                <a:lnTo>
                                  <a:pt x="6692" y="128"/>
                                </a:lnTo>
                                <a:lnTo>
                                  <a:pt x="6688" y="108"/>
                                </a:lnTo>
                                <a:close/>
                                <a:moveTo>
                                  <a:pt x="6777" y="72"/>
                                </a:moveTo>
                                <a:lnTo>
                                  <a:pt x="6732" y="90"/>
                                </a:lnTo>
                                <a:lnTo>
                                  <a:pt x="6737" y="110"/>
                                </a:lnTo>
                                <a:lnTo>
                                  <a:pt x="6781" y="92"/>
                                </a:lnTo>
                                <a:lnTo>
                                  <a:pt x="6777" y="72"/>
                                </a:lnTo>
                                <a:close/>
                                <a:moveTo>
                                  <a:pt x="6867" y="35"/>
                                </a:moveTo>
                                <a:lnTo>
                                  <a:pt x="6822" y="54"/>
                                </a:lnTo>
                                <a:lnTo>
                                  <a:pt x="6826" y="73"/>
                                </a:lnTo>
                                <a:lnTo>
                                  <a:pt x="6871" y="55"/>
                                </a:lnTo>
                                <a:lnTo>
                                  <a:pt x="6867" y="35"/>
                                </a:lnTo>
                                <a:close/>
                                <a:moveTo>
                                  <a:pt x="6955" y="0"/>
                                </a:moveTo>
                                <a:lnTo>
                                  <a:pt x="6911" y="18"/>
                                </a:lnTo>
                                <a:lnTo>
                                  <a:pt x="6916" y="37"/>
                                </a:lnTo>
                                <a:lnTo>
                                  <a:pt x="6959" y="19"/>
                                </a:lnTo>
                                <a:lnTo>
                                  <a:pt x="6955" y="0"/>
                                </a:lnTo>
                                <a:close/>
                                <a:moveTo>
                                  <a:pt x="45" y="2664"/>
                                </a:moveTo>
                                <a:lnTo>
                                  <a:pt x="0" y="2681"/>
                                </a:lnTo>
                                <a:lnTo>
                                  <a:pt x="4" y="2701"/>
                                </a:lnTo>
                                <a:lnTo>
                                  <a:pt x="49" y="2684"/>
                                </a:lnTo>
                                <a:lnTo>
                                  <a:pt x="45" y="2664"/>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0"/>
                        <wps:cNvSpPr>
                          <a:spLocks/>
                        </wps:cNvSpPr>
                        <wps:spPr bwMode="auto">
                          <a:xfrm>
                            <a:off x="2481" y="1652"/>
                            <a:ext cx="6956" cy="2388"/>
                          </a:xfrm>
                          <a:custGeom>
                            <a:avLst/>
                            <a:gdLst>
                              <a:gd name="T0" fmla="+- 0 2481 2481"/>
                              <a:gd name="T1" fmla="*/ T0 w 6956"/>
                              <a:gd name="T2" fmla="+- 0 4040 1652"/>
                              <a:gd name="T3" fmla="*/ 4040 h 2388"/>
                              <a:gd name="T4" fmla="+- 0 3177 2481"/>
                              <a:gd name="T5" fmla="*/ T4 w 6956"/>
                              <a:gd name="T6" fmla="+- 0 3803 1652"/>
                              <a:gd name="T7" fmla="*/ 3803 h 2388"/>
                              <a:gd name="T8" fmla="+- 0 3872 2481"/>
                              <a:gd name="T9" fmla="*/ T8 w 6956"/>
                              <a:gd name="T10" fmla="+- 0 3563 1652"/>
                              <a:gd name="T11" fmla="*/ 3563 h 2388"/>
                              <a:gd name="T12" fmla="+- 0 4567 2481"/>
                              <a:gd name="T13" fmla="*/ T12 w 6956"/>
                              <a:gd name="T14" fmla="+- 0 3335 1652"/>
                              <a:gd name="T15" fmla="*/ 3335 h 2388"/>
                              <a:gd name="T16" fmla="+- 0 5263 2481"/>
                              <a:gd name="T17" fmla="*/ T16 w 6956"/>
                              <a:gd name="T18" fmla="+- 0 3078 1652"/>
                              <a:gd name="T19" fmla="*/ 3078 h 2388"/>
                              <a:gd name="T20" fmla="+- 0 5959 2481"/>
                              <a:gd name="T21" fmla="*/ T20 w 6956"/>
                              <a:gd name="T22" fmla="+- 0 2858 1652"/>
                              <a:gd name="T23" fmla="*/ 2858 h 2388"/>
                              <a:gd name="T24" fmla="+- 0 6654 2481"/>
                              <a:gd name="T25" fmla="*/ T24 w 6956"/>
                              <a:gd name="T26" fmla="+- 0 2597 1652"/>
                              <a:gd name="T27" fmla="*/ 2597 h 2388"/>
                              <a:gd name="T28" fmla="+- 0 7350 2481"/>
                              <a:gd name="T29" fmla="*/ T28 w 6956"/>
                              <a:gd name="T30" fmla="+- 0 2364 1652"/>
                              <a:gd name="T31" fmla="*/ 2364 h 2388"/>
                              <a:gd name="T32" fmla="+- 0 8045 2481"/>
                              <a:gd name="T33" fmla="*/ T32 w 6956"/>
                              <a:gd name="T34" fmla="+- 0 2124 1652"/>
                              <a:gd name="T35" fmla="*/ 2124 h 2388"/>
                              <a:gd name="T36" fmla="+- 0 8741 2481"/>
                              <a:gd name="T37" fmla="*/ T36 w 6956"/>
                              <a:gd name="T38" fmla="+- 0 1889 1652"/>
                              <a:gd name="T39" fmla="*/ 1889 h 2388"/>
                              <a:gd name="T40" fmla="+- 0 9436 2481"/>
                              <a:gd name="T41" fmla="*/ T40 w 6956"/>
                              <a:gd name="T42" fmla="+- 0 1652 1652"/>
                              <a:gd name="T43" fmla="*/ 1652 h 2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956" h="2388">
                                <a:moveTo>
                                  <a:pt x="0" y="2388"/>
                                </a:moveTo>
                                <a:lnTo>
                                  <a:pt x="696" y="2151"/>
                                </a:lnTo>
                                <a:lnTo>
                                  <a:pt x="1391" y="1911"/>
                                </a:lnTo>
                                <a:lnTo>
                                  <a:pt x="2086" y="1683"/>
                                </a:lnTo>
                                <a:lnTo>
                                  <a:pt x="2782" y="1426"/>
                                </a:lnTo>
                                <a:lnTo>
                                  <a:pt x="3478" y="1206"/>
                                </a:lnTo>
                                <a:lnTo>
                                  <a:pt x="4173" y="945"/>
                                </a:lnTo>
                                <a:lnTo>
                                  <a:pt x="4869" y="712"/>
                                </a:lnTo>
                                <a:lnTo>
                                  <a:pt x="5564" y="472"/>
                                </a:lnTo>
                                <a:lnTo>
                                  <a:pt x="6260" y="237"/>
                                </a:lnTo>
                                <a:lnTo>
                                  <a:pt x="6955" y="0"/>
                                </a:lnTo>
                              </a:path>
                            </a:pathLst>
                          </a:custGeom>
                          <a:noFill/>
                          <a:ln w="12872">
                            <a:solidFill>
                              <a:srgbClr val="FF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 name="Picture 2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2417" y="3951"/>
                            <a:ext cx="135"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28"/>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3111" y="3717"/>
                            <a:ext cx="135"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 name="Picture 2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3806" y="3474"/>
                            <a:ext cx="135"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Picture 26"/>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4501" y="3248"/>
                            <a:ext cx="135"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 name="Picture 25"/>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5196" y="2990"/>
                            <a:ext cx="135"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 name="Picture 2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5891" y="2772"/>
                            <a:ext cx="135"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 name="Picture 2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6586" y="2514"/>
                            <a:ext cx="135"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2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7281" y="2279"/>
                            <a:ext cx="135"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2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7976" y="2037"/>
                            <a:ext cx="135"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20"/>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8671" y="1803"/>
                            <a:ext cx="135"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 name="Picture 19"/>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372" y="1569"/>
                            <a:ext cx="135"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Freeform 18"/>
                        <wps:cNvSpPr>
                          <a:spLocks/>
                        </wps:cNvSpPr>
                        <wps:spPr bwMode="auto">
                          <a:xfrm>
                            <a:off x="2481" y="2699"/>
                            <a:ext cx="6956" cy="1341"/>
                          </a:xfrm>
                          <a:custGeom>
                            <a:avLst/>
                            <a:gdLst>
                              <a:gd name="T0" fmla="+- 0 2481 2481"/>
                              <a:gd name="T1" fmla="*/ T0 w 6956"/>
                              <a:gd name="T2" fmla="+- 0 4040 2699"/>
                              <a:gd name="T3" fmla="*/ 4040 h 1341"/>
                              <a:gd name="T4" fmla="+- 0 3177 2481"/>
                              <a:gd name="T5" fmla="*/ T4 w 6956"/>
                              <a:gd name="T6" fmla="+- 0 3908 2699"/>
                              <a:gd name="T7" fmla="*/ 3908 h 1341"/>
                              <a:gd name="T8" fmla="+- 0 3872 2481"/>
                              <a:gd name="T9" fmla="*/ T8 w 6956"/>
                              <a:gd name="T10" fmla="+- 0 3778 2699"/>
                              <a:gd name="T11" fmla="*/ 3778 h 1341"/>
                              <a:gd name="T12" fmla="+- 0 4567 2481"/>
                              <a:gd name="T13" fmla="*/ T12 w 6956"/>
                              <a:gd name="T14" fmla="+- 0 3643 2699"/>
                              <a:gd name="T15" fmla="*/ 3643 h 1341"/>
                              <a:gd name="T16" fmla="+- 0 5263 2481"/>
                              <a:gd name="T17" fmla="*/ T16 w 6956"/>
                              <a:gd name="T18" fmla="+- 0 3503 2699"/>
                              <a:gd name="T19" fmla="*/ 3503 h 1341"/>
                              <a:gd name="T20" fmla="+- 0 5959 2481"/>
                              <a:gd name="T21" fmla="*/ T20 w 6956"/>
                              <a:gd name="T22" fmla="+- 0 3374 2699"/>
                              <a:gd name="T23" fmla="*/ 3374 h 1341"/>
                              <a:gd name="T24" fmla="+- 0 6654 2481"/>
                              <a:gd name="T25" fmla="*/ T24 w 6956"/>
                              <a:gd name="T26" fmla="+- 0 3233 2699"/>
                              <a:gd name="T27" fmla="*/ 3233 h 1341"/>
                              <a:gd name="T28" fmla="+- 0 7350 2481"/>
                              <a:gd name="T29" fmla="*/ T28 w 6956"/>
                              <a:gd name="T30" fmla="+- 0 3101 2699"/>
                              <a:gd name="T31" fmla="*/ 3101 h 1341"/>
                              <a:gd name="T32" fmla="+- 0 8045 2481"/>
                              <a:gd name="T33" fmla="*/ T32 w 6956"/>
                              <a:gd name="T34" fmla="+- 0 2980 2699"/>
                              <a:gd name="T35" fmla="*/ 2980 h 1341"/>
                              <a:gd name="T36" fmla="+- 0 8741 2481"/>
                              <a:gd name="T37" fmla="*/ T36 w 6956"/>
                              <a:gd name="T38" fmla="+- 0 2842 2699"/>
                              <a:gd name="T39" fmla="*/ 2842 h 1341"/>
                              <a:gd name="T40" fmla="+- 0 9436 2481"/>
                              <a:gd name="T41" fmla="*/ T40 w 6956"/>
                              <a:gd name="T42" fmla="+- 0 2699 2699"/>
                              <a:gd name="T43" fmla="*/ 2699 h 13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956" h="1341">
                                <a:moveTo>
                                  <a:pt x="0" y="1341"/>
                                </a:moveTo>
                                <a:lnTo>
                                  <a:pt x="696" y="1209"/>
                                </a:lnTo>
                                <a:lnTo>
                                  <a:pt x="1391" y="1079"/>
                                </a:lnTo>
                                <a:lnTo>
                                  <a:pt x="2086" y="944"/>
                                </a:lnTo>
                                <a:lnTo>
                                  <a:pt x="2782" y="804"/>
                                </a:lnTo>
                                <a:lnTo>
                                  <a:pt x="3478" y="675"/>
                                </a:lnTo>
                                <a:lnTo>
                                  <a:pt x="4173" y="534"/>
                                </a:lnTo>
                                <a:lnTo>
                                  <a:pt x="4869" y="402"/>
                                </a:lnTo>
                                <a:lnTo>
                                  <a:pt x="5564" y="281"/>
                                </a:lnTo>
                                <a:lnTo>
                                  <a:pt x="6260" y="143"/>
                                </a:lnTo>
                                <a:lnTo>
                                  <a:pt x="6955" y="0"/>
                                </a:lnTo>
                              </a:path>
                            </a:pathLst>
                          </a:custGeom>
                          <a:noFill/>
                          <a:ln w="13104">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AutoShape 17"/>
                        <wps:cNvSpPr>
                          <a:spLocks/>
                        </wps:cNvSpPr>
                        <wps:spPr bwMode="auto">
                          <a:xfrm>
                            <a:off x="20424" y="-41886"/>
                            <a:ext cx="268134" cy="42967"/>
                          </a:xfrm>
                          <a:custGeom>
                            <a:avLst/>
                            <a:gdLst>
                              <a:gd name="T0" fmla="+- 0 2406 20424"/>
                              <a:gd name="T1" fmla="*/ T0 w 268134"/>
                              <a:gd name="T2" fmla="+- 0 4036 -41886"/>
                              <a:gd name="T3" fmla="*/ 4036 h 42967"/>
                              <a:gd name="T4" fmla="+- 0 2523 20424"/>
                              <a:gd name="T5" fmla="*/ T4 w 268134"/>
                              <a:gd name="T6" fmla="+- 0 3946 -41886"/>
                              <a:gd name="T7" fmla="*/ 3946 h 42967"/>
                              <a:gd name="T8" fmla="+- 0 2523 20424"/>
                              <a:gd name="T9" fmla="*/ T8 w 268134"/>
                              <a:gd name="T10" fmla="+- 0 4126 -41886"/>
                              <a:gd name="T11" fmla="*/ 4126 h 42967"/>
                              <a:gd name="T12" fmla="+- 0 2406 20424"/>
                              <a:gd name="T13" fmla="*/ T12 w 268134"/>
                              <a:gd name="T14" fmla="+- 0 4036 -41886"/>
                              <a:gd name="T15" fmla="*/ 4036 h 42967"/>
                              <a:gd name="T16" fmla="+- 0 3101 20424"/>
                              <a:gd name="T17" fmla="*/ T16 w 268134"/>
                              <a:gd name="T18" fmla="+- 0 3911 -41886"/>
                              <a:gd name="T19" fmla="*/ 3911 h 42967"/>
                              <a:gd name="T20" fmla="+- 0 3218 20424"/>
                              <a:gd name="T21" fmla="*/ T20 w 268134"/>
                              <a:gd name="T22" fmla="+- 0 3821 -41886"/>
                              <a:gd name="T23" fmla="*/ 3821 h 42967"/>
                              <a:gd name="T24" fmla="+- 0 3218 20424"/>
                              <a:gd name="T25" fmla="*/ T24 w 268134"/>
                              <a:gd name="T26" fmla="+- 0 4001 -41886"/>
                              <a:gd name="T27" fmla="*/ 4001 h 42967"/>
                              <a:gd name="T28" fmla="+- 0 3101 20424"/>
                              <a:gd name="T29" fmla="*/ T28 w 268134"/>
                              <a:gd name="T30" fmla="+- 0 3911 -41886"/>
                              <a:gd name="T31" fmla="*/ 3911 h 42967"/>
                              <a:gd name="T32" fmla="+- 0 3796 20424"/>
                              <a:gd name="T33" fmla="*/ T32 w 268134"/>
                              <a:gd name="T34" fmla="+- 0 3778 -41886"/>
                              <a:gd name="T35" fmla="*/ 3778 h 42967"/>
                              <a:gd name="T36" fmla="+- 0 3913 20424"/>
                              <a:gd name="T37" fmla="*/ T36 w 268134"/>
                              <a:gd name="T38" fmla="+- 0 3688 -41886"/>
                              <a:gd name="T39" fmla="*/ 3688 h 42967"/>
                              <a:gd name="T40" fmla="+- 0 3913 20424"/>
                              <a:gd name="T41" fmla="*/ T40 w 268134"/>
                              <a:gd name="T42" fmla="+- 0 3868 -41886"/>
                              <a:gd name="T43" fmla="*/ 3868 h 42967"/>
                              <a:gd name="T44" fmla="+- 0 3796 20424"/>
                              <a:gd name="T45" fmla="*/ T44 w 268134"/>
                              <a:gd name="T46" fmla="+- 0 3778 -41886"/>
                              <a:gd name="T47" fmla="*/ 3778 h 42967"/>
                              <a:gd name="T48" fmla="+- 0 4491 20424"/>
                              <a:gd name="T49" fmla="*/ T48 w 268134"/>
                              <a:gd name="T50" fmla="+- 0 3645 -41886"/>
                              <a:gd name="T51" fmla="*/ 3645 h 42967"/>
                              <a:gd name="T52" fmla="+- 0 4608 20424"/>
                              <a:gd name="T53" fmla="*/ T52 w 268134"/>
                              <a:gd name="T54" fmla="+- 0 3556 -41886"/>
                              <a:gd name="T55" fmla="*/ 3556 h 42967"/>
                              <a:gd name="T56" fmla="+- 0 4608 20424"/>
                              <a:gd name="T57" fmla="*/ T56 w 268134"/>
                              <a:gd name="T58" fmla="+- 0 3736 -41886"/>
                              <a:gd name="T59" fmla="*/ 3736 h 42967"/>
                              <a:gd name="T60" fmla="+- 0 4491 20424"/>
                              <a:gd name="T61" fmla="*/ T60 w 268134"/>
                              <a:gd name="T62" fmla="+- 0 3645 -41886"/>
                              <a:gd name="T63" fmla="*/ 3645 h 42967"/>
                              <a:gd name="T64" fmla="+- 0 5186 20424"/>
                              <a:gd name="T65" fmla="*/ T64 w 268134"/>
                              <a:gd name="T66" fmla="+- 0 3505 -41886"/>
                              <a:gd name="T67" fmla="*/ 3505 h 42967"/>
                              <a:gd name="T68" fmla="+- 0 5302 20424"/>
                              <a:gd name="T69" fmla="*/ T68 w 268134"/>
                              <a:gd name="T70" fmla="+- 0 3415 -41886"/>
                              <a:gd name="T71" fmla="*/ 3415 h 42967"/>
                              <a:gd name="T72" fmla="+- 0 5302 20424"/>
                              <a:gd name="T73" fmla="*/ T72 w 268134"/>
                              <a:gd name="T74" fmla="+- 0 3595 -41886"/>
                              <a:gd name="T75" fmla="*/ 3595 h 42967"/>
                              <a:gd name="T76" fmla="+- 0 5186 20424"/>
                              <a:gd name="T77" fmla="*/ T76 w 268134"/>
                              <a:gd name="T78" fmla="+- 0 3505 -41886"/>
                              <a:gd name="T79" fmla="*/ 3505 h 42967"/>
                              <a:gd name="T80" fmla="+- 0 5881 20424"/>
                              <a:gd name="T81" fmla="*/ T80 w 268134"/>
                              <a:gd name="T82" fmla="+- 0 3372 -41886"/>
                              <a:gd name="T83" fmla="*/ 3372 h 42967"/>
                              <a:gd name="T84" fmla="+- 0 5998 20424"/>
                              <a:gd name="T85" fmla="*/ T84 w 268134"/>
                              <a:gd name="T86" fmla="+- 0 3282 -41886"/>
                              <a:gd name="T87" fmla="*/ 3282 h 42967"/>
                              <a:gd name="T88" fmla="+- 0 5998 20424"/>
                              <a:gd name="T89" fmla="*/ T88 w 268134"/>
                              <a:gd name="T90" fmla="+- 0 3463 -41886"/>
                              <a:gd name="T91" fmla="*/ 3463 h 42967"/>
                              <a:gd name="T92" fmla="+- 0 5881 20424"/>
                              <a:gd name="T93" fmla="*/ T92 w 268134"/>
                              <a:gd name="T94" fmla="+- 0 3372 -41886"/>
                              <a:gd name="T95" fmla="*/ 3372 h 42967"/>
                              <a:gd name="T96" fmla="+- 0 6576 20424"/>
                              <a:gd name="T97" fmla="*/ T96 w 268134"/>
                              <a:gd name="T98" fmla="+- 0 3231 -41886"/>
                              <a:gd name="T99" fmla="*/ 3231 h 42967"/>
                              <a:gd name="T100" fmla="+- 0 6692 20424"/>
                              <a:gd name="T101" fmla="*/ T100 w 268134"/>
                              <a:gd name="T102" fmla="+- 0 3142 -41886"/>
                              <a:gd name="T103" fmla="*/ 3142 h 42967"/>
                              <a:gd name="T104" fmla="+- 0 6692 20424"/>
                              <a:gd name="T105" fmla="*/ T104 w 268134"/>
                              <a:gd name="T106" fmla="+- 0 3322 -41886"/>
                              <a:gd name="T107" fmla="*/ 3322 h 42967"/>
                              <a:gd name="T108" fmla="+- 0 6576 20424"/>
                              <a:gd name="T109" fmla="*/ T108 w 268134"/>
                              <a:gd name="T110" fmla="+- 0 3231 -41886"/>
                              <a:gd name="T111" fmla="*/ 3231 h 42967"/>
                              <a:gd name="T112" fmla="+- 0 7271 20424"/>
                              <a:gd name="T113" fmla="*/ T112 w 268134"/>
                              <a:gd name="T114" fmla="+- 0 3099 -41886"/>
                              <a:gd name="T115" fmla="*/ 3099 h 42967"/>
                              <a:gd name="T116" fmla="+- 0 7387 20424"/>
                              <a:gd name="T117" fmla="*/ T116 w 268134"/>
                              <a:gd name="T118" fmla="+- 0 3009 -41886"/>
                              <a:gd name="T119" fmla="*/ 3009 h 42967"/>
                              <a:gd name="T120" fmla="+- 0 7387 20424"/>
                              <a:gd name="T121" fmla="*/ T120 w 268134"/>
                              <a:gd name="T122" fmla="+- 0 3189 -41886"/>
                              <a:gd name="T123" fmla="*/ 3189 h 42967"/>
                              <a:gd name="T124" fmla="+- 0 7271 20424"/>
                              <a:gd name="T125" fmla="*/ T124 w 268134"/>
                              <a:gd name="T126" fmla="+- 0 3099 -41886"/>
                              <a:gd name="T127" fmla="*/ 3099 h 42967"/>
                              <a:gd name="T128" fmla="+- 0 7966 20424"/>
                              <a:gd name="T129" fmla="*/ T128 w 268134"/>
                              <a:gd name="T130" fmla="+- 0 2982 -41886"/>
                              <a:gd name="T131" fmla="*/ 2982 h 42967"/>
                              <a:gd name="T132" fmla="+- 0 8082 20424"/>
                              <a:gd name="T133" fmla="*/ T132 w 268134"/>
                              <a:gd name="T134" fmla="+- 0 2892 -41886"/>
                              <a:gd name="T135" fmla="*/ 2892 h 42967"/>
                              <a:gd name="T136" fmla="+- 0 8082 20424"/>
                              <a:gd name="T137" fmla="*/ T136 w 268134"/>
                              <a:gd name="T138" fmla="+- 0 3072 -41886"/>
                              <a:gd name="T139" fmla="*/ 3072 h 42967"/>
                              <a:gd name="T140" fmla="+- 0 7966 20424"/>
                              <a:gd name="T141" fmla="*/ T140 w 268134"/>
                              <a:gd name="T142" fmla="+- 0 2982 -41886"/>
                              <a:gd name="T143" fmla="*/ 2982 h 42967"/>
                              <a:gd name="T144" fmla="+- 0 8660 20424"/>
                              <a:gd name="T145" fmla="*/ T144 w 268134"/>
                              <a:gd name="T146" fmla="+- 0 2841 -41886"/>
                              <a:gd name="T147" fmla="*/ 2841 h 42967"/>
                              <a:gd name="T148" fmla="+- 0 8777 20424"/>
                              <a:gd name="T149" fmla="*/ T148 w 268134"/>
                              <a:gd name="T150" fmla="+- 0 2751 -41886"/>
                              <a:gd name="T151" fmla="*/ 2751 h 42967"/>
                              <a:gd name="T152" fmla="+- 0 8777 20424"/>
                              <a:gd name="T153" fmla="*/ T152 w 268134"/>
                              <a:gd name="T154" fmla="+- 0 2931 -41886"/>
                              <a:gd name="T155" fmla="*/ 2931 h 42967"/>
                              <a:gd name="T156" fmla="+- 0 8660 20424"/>
                              <a:gd name="T157" fmla="*/ T156 w 268134"/>
                              <a:gd name="T158" fmla="+- 0 2841 -41886"/>
                              <a:gd name="T159" fmla="*/ 2841 h 42967"/>
                              <a:gd name="T160" fmla="+- 0 9361 20424"/>
                              <a:gd name="T161" fmla="*/ T160 w 268134"/>
                              <a:gd name="T162" fmla="+- 0 2701 -41886"/>
                              <a:gd name="T163" fmla="*/ 2701 h 42967"/>
                              <a:gd name="T164" fmla="+- 0 9478 20424"/>
                              <a:gd name="T165" fmla="*/ T164 w 268134"/>
                              <a:gd name="T166" fmla="+- 0 2611 -41886"/>
                              <a:gd name="T167" fmla="*/ 2611 h 42967"/>
                              <a:gd name="T168" fmla="+- 0 9478 20424"/>
                              <a:gd name="T169" fmla="*/ T168 w 268134"/>
                              <a:gd name="T170" fmla="+- 0 2790 -41886"/>
                              <a:gd name="T171" fmla="*/ 2790 h 42967"/>
                              <a:gd name="T172" fmla="+- 0 9361 20424"/>
                              <a:gd name="T173" fmla="*/ T172 w 268134"/>
                              <a:gd name="T174" fmla="+- 0 2701 -41886"/>
                              <a:gd name="T175" fmla="*/ 2701 h 429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68134" h="42967">
                                <a:moveTo>
                                  <a:pt x="-18018" y="45922"/>
                                </a:moveTo>
                                <a:lnTo>
                                  <a:pt x="-17901" y="45832"/>
                                </a:lnTo>
                                <a:lnTo>
                                  <a:pt x="-17901" y="46012"/>
                                </a:lnTo>
                                <a:lnTo>
                                  <a:pt x="-18018" y="45922"/>
                                </a:lnTo>
                                <a:close/>
                                <a:moveTo>
                                  <a:pt x="-17323" y="45797"/>
                                </a:moveTo>
                                <a:lnTo>
                                  <a:pt x="-17206" y="45707"/>
                                </a:lnTo>
                                <a:lnTo>
                                  <a:pt x="-17206" y="45887"/>
                                </a:lnTo>
                                <a:lnTo>
                                  <a:pt x="-17323" y="45797"/>
                                </a:lnTo>
                                <a:close/>
                                <a:moveTo>
                                  <a:pt x="-16628" y="45664"/>
                                </a:moveTo>
                                <a:lnTo>
                                  <a:pt x="-16511" y="45574"/>
                                </a:lnTo>
                                <a:lnTo>
                                  <a:pt x="-16511" y="45754"/>
                                </a:lnTo>
                                <a:lnTo>
                                  <a:pt x="-16628" y="45664"/>
                                </a:lnTo>
                                <a:close/>
                                <a:moveTo>
                                  <a:pt x="-15933" y="45531"/>
                                </a:moveTo>
                                <a:lnTo>
                                  <a:pt x="-15816" y="45442"/>
                                </a:lnTo>
                                <a:lnTo>
                                  <a:pt x="-15816" y="45622"/>
                                </a:lnTo>
                                <a:lnTo>
                                  <a:pt x="-15933" y="45531"/>
                                </a:lnTo>
                                <a:close/>
                                <a:moveTo>
                                  <a:pt x="-15238" y="45391"/>
                                </a:moveTo>
                                <a:lnTo>
                                  <a:pt x="-15122" y="45301"/>
                                </a:lnTo>
                                <a:lnTo>
                                  <a:pt x="-15122" y="45481"/>
                                </a:lnTo>
                                <a:lnTo>
                                  <a:pt x="-15238" y="45391"/>
                                </a:lnTo>
                                <a:close/>
                                <a:moveTo>
                                  <a:pt x="-14543" y="45258"/>
                                </a:moveTo>
                                <a:lnTo>
                                  <a:pt x="-14426" y="45168"/>
                                </a:lnTo>
                                <a:lnTo>
                                  <a:pt x="-14426" y="45349"/>
                                </a:lnTo>
                                <a:lnTo>
                                  <a:pt x="-14543" y="45258"/>
                                </a:lnTo>
                                <a:close/>
                                <a:moveTo>
                                  <a:pt x="-13848" y="45117"/>
                                </a:moveTo>
                                <a:lnTo>
                                  <a:pt x="-13732" y="45028"/>
                                </a:lnTo>
                                <a:lnTo>
                                  <a:pt x="-13732" y="45208"/>
                                </a:lnTo>
                                <a:lnTo>
                                  <a:pt x="-13848" y="45117"/>
                                </a:lnTo>
                                <a:close/>
                                <a:moveTo>
                                  <a:pt x="-13153" y="44985"/>
                                </a:moveTo>
                                <a:lnTo>
                                  <a:pt x="-13037" y="44895"/>
                                </a:lnTo>
                                <a:lnTo>
                                  <a:pt x="-13037" y="45075"/>
                                </a:lnTo>
                                <a:lnTo>
                                  <a:pt x="-13153" y="44985"/>
                                </a:lnTo>
                                <a:close/>
                                <a:moveTo>
                                  <a:pt x="-12458" y="44868"/>
                                </a:moveTo>
                                <a:lnTo>
                                  <a:pt x="-12342" y="44778"/>
                                </a:lnTo>
                                <a:lnTo>
                                  <a:pt x="-12342" y="44958"/>
                                </a:lnTo>
                                <a:lnTo>
                                  <a:pt x="-12458" y="44868"/>
                                </a:lnTo>
                                <a:close/>
                                <a:moveTo>
                                  <a:pt x="-11764" y="44727"/>
                                </a:moveTo>
                                <a:lnTo>
                                  <a:pt x="-11647" y="44637"/>
                                </a:lnTo>
                                <a:lnTo>
                                  <a:pt x="-11647" y="44817"/>
                                </a:lnTo>
                                <a:lnTo>
                                  <a:pt x="-11764" y="44727"/>
                                </a:lnTo>
                                <a:close/>
                                <a:moveTo>
                                  <a:pt x="-11063" y="44587"/>
                                </a:moveTo>
                                <a:lnTo>
                                  <a:pt x="-10946" y="44497"/>
                                </a:lnTo>
                                <a:lnTo>
                                  <a:pt x="-10946" y="44676"/>
                                </a:lnTo>
                                <a:lnTo>
                                  <a:pt x="-11063" y="44587"/>
                                </a:lnTo>
                                <a:close/>
                              </a:path>
                            </a:pathLst>
                          </a:custGeom>
                          <a:noFill/>
                          <a:ln w="11556">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16"/>
                        <wps:cNvSpPr>
                          <a:spLocks/>
                        </wps:cNvSpPr>
                        <wps:spPr bwMode="auto">
                          <a:xfrm>
                            <a:off x="2481" y="2757"/>
                            <a:ext cx="6956" cy="1284"/>
                          </a:xfrm>
                          <a:custGeom>
                            <a:avLst/>
                            <a:gdLst>
                              <a:gd name="T0" fmla="+- 0 2481 2481"/>
                              <a:gd name="T1" fmla="*/ T0 w 6956"/>
                              <a:gd name="T2" fmla="+- 0 4040 2757"/>
                              <a:gd name="T3" fmla="*/ 4040 h 1284"/>
                              <a:gd name="T4" fmla="+- 0 3177 2481"/>
                              <a:gd name="T5" fmla="*/ T4 w 6956"/>
                              <a:gd name="T6" fmla="+- 0 3911 2757"/>
                              <a:gd name="T7" fmla="*/ 3911 h 1284"/>
                              <a:gd name="T8" fmla="+- 0 3872 2481"/>
                              <a:gd name="T9" fmla="*/ T8 w 6956"/>
                              <a:gd name="T10" fmla="+- 0 3783 2757"/>
                              <a:gd name="T11" fmla="*/ 3783 h 1284"/>
                              <a:gd name="T12" fmla="+- 0 4567 2481"/>
                              <a:gd name="T13" fmla="*/ T12 w 6956"/>
                              <a:gd name="T14" fmla="+- 0 3655 2757"/>
                              <a:gd name="T15" fmla="*/ 3655 h 1284"/>
                              <a:gd name="T16" fmla="+- 0 5263 2481"/>
                              <a:gd name="T17" fmla="*/ T16 w 6956"/>
                              <a:gd name="T18" fmla="+- 0 3526 2757"/>
                              <a:gd name="T19" fmla="*/ 3526 h 1284"/>
                              <a:gd name="T20" fmla="+- 0 5959 2481"/>
                              <a:gd name="T21" fmla="*/ T20 w 6956"/>
                              <a:gd name="T22" fmla="+- 0 3398 2757"/>
                              <a:gd name="T23" fmla="*/ 3398 h 1284"/>
                              <a:gd name="T24" fmla="+- 0 6654 2481"/>
                              <a:gd name="T25" fmla="*/ T24 w 6956"/>
                              <a:gd name="T26" fmla="+- 0 3270 2757"/>
                              <a:gd name="T27" fmla="*/ 3270 h 1284"/>
                              <a:gd name="T28" fmla="+- 0 7350 2481"/>
                              <a:gd name="T29" fmla="*/ T28 w 6956"/>
                              <a:gd name="T30" fmla="+- 0 3142 2757"/>
                              <a:gd name="T31" fmla="*/ 3142 h 1284"/>
                              <a:gd name="T32" fmla="+- 0 8045 2481"/>
                              <a:gd name="T33" fmla="*/ T32 w 6956"/>
                              <a:gd name="T34" fmla="+- 0 3013 2757"/>
                              <a:gd name="T35" fmla="*/ 3013 h 1284"/>
                              <a:gd name="T36" fmla="+- 0 8741 2481"/>
                              <a:gd name="T37" fmla="*/ T36 w 6956"/>
                              <a:gd name="T38" fmla="+- 0 2885 2757"/>
                              <a:gd name="T39" fmla="*/ 2885 h 1284"/>
                              <a:gd name="T40" fmla="+- 0 9436 2481"/>
                              <a:gd name="T41" fmla="*/ T40 w 6956"/>
                              <a:gd name="T42" fmla="+- 0 2757 2757"/>
                              <a:gd name="T43" fmla="*/ 2757 h 12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956" h="1284">
                                <a:moveTo>
                                  <a:pt x="0" y="1283"/>
                                </a:moveTo>
                                <a:lnTo>
                                  <a:pt x="696" y="1154"/>
                                </a:lnTo>
                                <a:lnTo>
                                  <a:pt x="1391" y="1026"/>
                                </a:lnTo>
                                <a:lnTo>
                                  <a:pt x="2086" y="898"/>
                                </a:lnTo>
                                <a:lnTo>
                                  <a:pt x="2782" y="769"/>
                                </a:lnTo>
                                <a:lnTo>
                                  <a:pt x="3478" y="641"/>
                                </a:lnTo>
                                <a:lnTo>
                                  <a:pt x="4173" y="513"/>
                                </a:lnTo>
                                <a:lnTo>
                                  <a:pt x="4869" y="385"/>
                                </a:lnTo>
                                <a:lnTo>
                                  <a:pt x="5564" y="256"/>
                                </a:lnTo>
                                <a:lnTo>
                                  <a:pt x="6260" y="128"/>
                                </a:lnTo>
                                <a:lnTo>
                                  <a:pt x="6955" y="0"/>
                                </a:lnTo>
                              </a:path>
                            </a:pathLst>
                          </a:custGeom>
                          <a:noFill/>
                          <a:ln w="131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15"/>
                        <wps:cNvCnPr/>
                        <wps:spPr bwMode="auto">
                          <a:xfrm>
                            <a:off x="2549" y="340"/>
                            <a:ext cx="337" cy="0"/>
                          </a:xfrm>
                          <a:prstGeom prst="line">
                            <a:avLst/>
                          </a:prstGeom>
                          <a:noFill/>
                          <a:ln w="13224">
                            <a:solidFill>
                              <a:srgbClr val="0000FF"/>
                            </a:solidFill>
                            <a:prstDash val="solid"/>
                            <a:round/>
                            <a:headEnd/>
                            <a:tailEnd/>
                          </a:ln>
                          <a:extLst>
                            <a:ext uri="{909E8E84-426E-40DD-AFC4-6F175D3DCCD1}">
                              <a14:hiddenFill xmlns:a14="http://schemas.microsoft.com/office/drawing/2010/main">
                                <a:noFill/>
                              </a14:hiddenFill>
                            </a:ext>
                          </a:extLst>
                        </wps:spPr>
                        <wps:bodyPr/>
                      </wps:wsp>
                      <wps:wsp>
                        <wps:cNvPr id="82" name="Freeform 14"/>
                        <wps:cNvSpPr>
                          <a:spLocks/>
                        </wps:cNvSpPr>
                        <wps:spPr bwMode="auto">
                          <a:xfrm>
                            <a:off x="2659" y="238"/>
                            <a:ext cx="117" cy="209"/>
                          </a:xfrm>
                          <a:custGeom>
                            <a:avLst/>
                            <a:gdLst>
                              <a:gd name="T0" fmla="+- 0 2718 2659"/>
                              <a:gd name="T1" fmla="*/ T0 w 117"/>
                              <a:gd name="T2" fmla="+- 0 446 238"/>
                              <a:gd name="T3" fmla="*/ 446 h 209"/>
                              <a:gd name="T4" fmla="+- 0 2776 2659"/>
                              <a:gd name="T5" fmla="*/ T4 w 117"/>
                              <a:gd name="T6" fmla="+- 0 342 238"/>
                              <a:gd name="T7" fmla="*/ 342 h 209"/>
                              <a:gd name="T8" fmla="+- 0 2718 2659"/>
                              <a:gd name="T9" fmla="*/ T8 w 117"/>
                              <a:gd name="T10" fmla="+- 0 238 238"/>
                              <a:gd name="T11" fmla="*/ 238 h 209"/>
                              <a:gd name="T12" fmla="+- 0 2659 2659"/>
                              <a:gd name="T13" fmla="*/ T12 w 117"/>
                              <a:gd name="T14" fmla="+- 0 342 238"/>
                              <a:gd name="T15" fmla="*/ 342 h 209"/>
                              <a:gd name="T16" fmla="+- 0 2718 2659"/>
                              <a:gd name="T17" fmla="*/ T16 w 117"/>
                              <a:gd name="T18" fmla="+- 0 446 238"/>
                              <a:gd name="T19" fmla="*/ 446 h 209"/>
                            </a:gdLst>
                            <a:ahLst/>
                            <a:cxnLst>
                              <a:cxn ang="0">
                                <a:pos x="T1" y="T3"/>
                              </a:cxn>
                              <a:cxn ang="0">
                                <a:pos x="T5" y="T7"/>
                              </a:cxn>
                              <a:cxn ang="0">
                                <a:pos x="T9" y="T11"/>
                              </a:cxn>
                              <a:cxn ang="0">
                                <a:pos x="T13" y="T15"/>
                              </a:cxn>
                              <a:cxn ang="0">
                                <a:pos x="T17" y="T19"/>
                              </a:cxn>
                            </a:cxnLst>
                            <a:rect l="0" t="0" r="r" b="b"/>
                            <a:pathLst>
                              <a:path w="117" h="209">
                                <a:moveTo>
                                  <a:pt x="59" y="208"/>
                                </a:moveTo>
                                <a:lnTo>
                                  <a:pt x="117" y="104"/>
                                </a:lnTo>
                                <a:lnTo>
                                  <a:pt x="59" y="0"/>
                                </a:lnTo>
                                <a:lnTo>
                                  <a:pt x="0" y="104"/>
                                </a:lnTo>
                                <a:lnTo>
                                  <a:pt x="59" y="208"/>
                                </a:lnTo>
                                <a:close/>
                              </a:path>
                            </a:pathLst>
                          </a:custGeom>
                          <a:noFill/>
                          <a:ln w="10689">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Line 13"/>
                        <wps:cNvCnPr/>
                        <wps:spPr bwMode="auto">
                          <a:xfrm>
                            <a:off x="2642" y="599"/>
                            <a:ext cx="47" cy="0"/>
                          </a:xfrm>
                          <a:prstGeom prst="line">
                            <a:avLst/>
                          </a:prstGeom>
                          <a:noFill/>
                          <a:ln w="13142">
                            <a:solidFill>
                              <a:srgbClr val="007F00"/>
                            </a:solidFill>
                            <a:prstDash val="solid"/>
                            <a:round/>
                            <a:headEnd/>
                            <a:tailEnd/>
                          </a:ln>
                          <a:extLst>
                            <a:ext uri="{909E8E84-426E-40DD-AFC4-6F175D3DCCD1}">
                              <a14:hiddenFill xmlns:a14="http://schemas.microsoft.com/office/drawing/2010/main">
                                <a:noFill/>
                              </a14:hiddenFill>
                            </a:ext>
                          </a:extLst>
                        </wps:spPr>
                        <wps:bodyPr/>
                      </wps:wsp>
                      <wps:wsp>
                        <wps:cNvPr id="84" name="Line 12"/>
                        <wps:cNvCnPr/>
                        <wps:spPr bwMode="auto">
                          <a:xfrm>
                            <a:off x="2735" y="599"/>
                            <a:ext cx="47" cy="0"/>
                          </a:xfrm>
                          <a:prstGeom prst="line">
                            <a:avLst/>
                          </a:prstGeom>
                          <a:noFill/>
                          <a:ln w="13142">
                            <a:solidFill>
                              <a:srgbClr val="007F00"/>
                            </a:solidFill>
                            <a:prstDash val="solid"/>
                            <a:round/>
                            <a:headEnd/>
                            <a:tailEnd/>
                          </a:ln>
                          <a:extLst>
                            <a:ext uri="{909E8E84-426E-40DD-AFC4-6F175D3DCCD1}">
                              <a14:hiddenFill xmlns:a14="http://schemas.microsoft.com/office/drawing/2010/main">
                                <a:noFill/>
                              </a14:hiddenFill>
                            </a:ext>
                          </a:extLst>
                        </wps:spPr>
                        <wps:bodyPr/>
                      </wps:wsp>
                      <wps:wsp>
                        <wps:cNvPr id="85" name="Line 11"/>
                        <wps:cNvCnPr/>
                        <wps:spPr bwMode="auto">
                          <a:xfrm>
                            <a:off x="2829" y="599"/>
                            <a:ext cx="46" cy="0"/>
                          </a:xfrm>
                          <a:prstGeom prst="line">
                            <a:avLst/>
                          </a:prstGeom>
                          <a:noFill/>
                          <a:ln w="13142">
                            <a:solidFill>
                              <a:srgbClr val="007F00"/>
                            </a:solidFill>
                            <a:prstDash val="solid"/>
                            <a:round/>
                            <a:headEnd/>
                            <a:tailEnd/>
                          </a:ln>
                          <a:extLst>
                            <a:ext uri="{909E8E84-426E-40DD-AFC4-6F175D3DCCD1}">
                              <a14:hiddenFill xmlns:a14="http://schemas.microsoft.com/office/drawing/2010/main">
                                <a:noFill/>
                              </a14:hiddenFill>
                            </a:ext>
                          </a:extLst>
                        </wps:spPr>
                        <wps:bodyPr/>
                      </wps:wsp>
                      <wps:wsp>
                        <wps:cNvPr id="86" name="Line 10"/>
                        <wps:cNvCnPr/>
                        <wps:spPr bwMode="auto">
                          <a:xfrm>
                            <a:off x="2549" y="599"/>
                            <a:ext cx="46" cy="0"/>
                          </a:xfrm>
                          <a:prstGeom prst="line">
                            <a:avLst/>
                          </a:prstGeom>
                          <a:noFill/>
                          <a:ln w="13142">
                            <a:solidFill>
                              <a:srgbClr val="007F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 name="Picture 9"/>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2538" y="772"/>
                            <a:ext cx="358"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Line 8"/>
                        <wps:cNvCnPr/>
                        <wps:spPr bwMode="auto">
                          <a:xfrm>
                            <a:off x="2549" y="1116"/>
                            <a:ext cx="337" cy="0"/>
                          </a:xfrm>
                          <a:prstGeom prst="line">
                            <a:avLst/>
                          </a:prstGeom>
                          <a:noFill/>
                          <a:ln w="13224">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89" name="Freeform 7"/>
                        <wps:cNvSpPr>
                          <a:spLocks/>
                        </wps:cNvSpPr>
                        <wps:spPr bwMode="auto">
                          <a:xfrm>
                            <a:off x="2640" y="1025"/>
                            <a:ext cx="117" cy="181"/>
                          </a:xfrm>
                          <a:custGeom>
                            <a:avLst/>
                            <a:gdLst>
                              <a:gd name="T0" fmla="+- 0 2640 2640"/>
                              <a:gd name="T1" fmla="*/ T0 w 117"/>
                              <a:gd name="T2" fmla="+- 0 1115 1025"/>
                              <a:gd name="T3" fmla="*/ 1115 h 181"/>
                              <a:gd name="T4" fmla="+- 0 2757 2640"/>
                              <a:gd name="T5" fmla="*/ T4 w 117"/>
                              <a:gd name="T6" fmla="+- 0 1025 1025"/>
                              <a:gd name="T7" fmla="*/ 1025 h 181"/>
                              <a:gd name="T8" fmla="+- 0 2757 2640"/>
                              <a:gd name="T9" fmla="*/ T8 w 117"/>
                              <a:gd name="T10" fmla="+- 0 1206 1025"/>
                              <a:gd name="T11" fmla="*/ 1206 h 181"/>
                              <a:gd name="T12" fmla="+- 0 2640 2640"/>
                              <a:gd name="T13" fmla="*/ T12 w 117"/>
                              <a:gd name="T14" fmla="+- 0 1115 1025"/>
                              <a:gd name="T15" fmla="*/ 1115 h 181"/>
                            </a:gdLst>
                            <a:ahLst/>
                            <a:cxnLst>
                              <a:cxn ang="0">
                                <a:pos x="T1" y="T3"/>
                              </a:cxn>
                              <a:cxn ang="0">
                                <a:pos x="T5" y="T7"/>
                              </a:cxn>
                              <a:cxn ang="0">
                                <a:pos x="T9" y="T11"/>
                              </a:cxn>
                              <a:cxn ang="0">
                                <a:pos x="T13" y="T15"/>
                              </a:cxn>
                            </a:cxnLst>
                            <a:rect l="0" t="0" r="r" b="b"/>
                            <a:pathLst>
                              <a:path w="117" h="181">
                                <a:moveTo>
                                  <a:pt x="0" y="90"/>
                                </a:moveTo>
                                <a:lnTo>
                                  <a:pt x="117" y="0"/>
                                </a:lnTo>
                                <a:lnTo>
                                  <a:pt x="117" y="181"/>
                                </a:lnTo>
                                <a:lnTo>
                                  <a:pt x="0" y="90"/>
                                </a:lnTo>
                                <a:close/>
                              </a:path>
                            </a:pathLst>
                          </a:custGeom>
                          <a:noFill/>
                          <a:ln w="10874">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Line 6"/>
                        <wps:cNvCnPr/>
                        <wps:spPr bwMode="auto">
                          <a:xfrm>
                            <a:off x="2549" y="1375"/>
                            <a:ext cx="337" cy="0"/>
                          </a:xfrm>
                          <a:prstGeom prst="line">
                            <a:avLst/>
                          </a:prstGeom>
                          <a:noFill/>
                          <a:ln w="132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Rectangle 5"/>
                        <wps:cNvSpPr>
                          <a:spLocks noChangeArrowheads="1"/>
                        </wps:cNvSpPr>
                        <wps:spPr bwMode="auto">
                          <a:xfrm>
                            <a:off x="2481" y="190"/>
                            <a:ext cx="2091" cy="1335"/>
                          </a:xfrm>
                          <a:prstGeom prst="rect">
                            <a:avLst/>
                          </a:prstGeom>
                          <a:noFill/>
                          <a:ln w="3064">
                            <a:solidFill>
                              <a:srgbClr val="25252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Text Box 4"/>
                        <wps:cNvSpPr txBox="1">
                          <a:spLocks noChangeArrowheads="1"/>
                        </wps:cNvSpPr>
                        <wps:spPr bwMode="auto">
                          <a:xfrm>
                            <a:off x="2481" y="190"/>
                            <a:ext cx="2091" cy="1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8844A" w14:textId="77777777" w:rsidR="003D49A1" w:rsidRDefault="003D49A1">
                              <w:pPr>
                                <w:spacing w:before="28"/>
                                <w:ind w:left="438"/>
                                <w:rPr>
                                  <w:rFonts w:ascii="Calibri"/>
                                  <w:sz w:val="21"/>
                                </w:rPr>
                              </w:pPr>
                              <w:r>
                                <w:rPr>
                                  <w:rFonts w:ascii="Calibri"/>
                                  <w:w w:val="75"/>
                                  <w:sz w:val="21"/>
                                </w:rPr>
                                <w:t>Conventional FSA</w:t>
                              </w:r>
                            </w:p>
                            <w:p w14:paraId="4597D0F1" w14:textId="77777777" w:rsidR="003D49A1" w:rsidRDefault="003D49A1">
                              <w:pPr>
                                <w:spacing w:before="2"/>
                                <w:ind w:left="438"/>
                                <w:rPr>
                                  <w:rFonts w:ascii="Calibri"/>
                                  <w:sz w:val="21"/>
                                </w:rPr>
                              </w:pPr>
                              <w:r>
                                <w:rPr>
                                  <w:rFonts w:ascii="Calibri"/>
                                  <w:w w:val="75"/>
                                  <w:sz w:val="21"/>
                                </w:rPr>
                                <w:t>C. Angerer</w:t>
                              </w:r>
                            </w:p>
                            <w:p w14:paraId="6C378105" w14:textId="77777777" w:rsidR="003D49A1" w:rsidRDefault="003D49A1">
                              <w:pPr>
                                <w:spacing w:before="2" w:line="242" w:lineRule="auto"/>
                                <w:ind w:left="438" w:right="538"/>
                                <w:rPr>
                                  <w:rFonts w:ascii="Calibri"/>
                                  <w:sz w:val="21"/>
                                </w:rPr>
                              </w:pPr>
                              <w:r>
                                <w:rPr>
                                  <w:rFonts w:ascii="Calibri"/>
                                  <w:w w:val="85"/>
                                  <w:sz w:val="21"/>
                                </w:rPr>
                                <w:t xml:space="preserve">J. Kaitovic </w:t>
                              </w:r>
                              <w:r>
                                <w:rPr>
                                  <w:rFonts w:ascii="Calibri"/>
                                  <w:w w:val="75"/>
                                  <w:sz w:val="21"/>
                                </w:rPr>
                                <w:t>Proposed system Theoretical Limit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76DF73" id="Group 3" o:spid="_x0000_s1195" style="position:absolute;left:0;text-align:left;margin-left:119.85pt;margin-top:9.25pt;width:355.5pt;height:198.2pt;z-index:-35536;mso-position-horizontal-relative:page;mso-position-vertical-relative:text" coordorigin="2397,185" coordsize="7110,3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">
                <v:shape id="Picture 63" o:spid="_x0000_s1196" type="#_x0000_t75" style="position:absolute;left:2479;top:187;width:6959;height:3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">
                  <v:imagedata r:id="rId233" o:title=""/>
                </v:shape>
                <v:line id="Line 62" o:spid="_x0000_s1197" style="position:absolute;visibility:visible;mso-wrap-style:square" from="2481,4040" to="9438,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" strokecolor="#252525" strokeweight=".09128mm"/>
                <v:line id="Line 61" o:spid="_x0000_s1198" style="position:absolute;visibility:visible;mso-wrap-style:square" from="2481,190" to="9438,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" strokecolor="#252525" strokeweight=".09122mm"/>
                <v:line id="Line 60" o:spid="_x0000_s1199" style="position:absolute;visibility:visible;mso-wrap-style:square" from="2481,3944" to="248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" strokecolor="#252525" strokeweight=".06825mm"/>
                <v:line id="Line 59" o:spid="_x0000_s1200" style="position:absolute;visibility:visible;mso-wrap-style:square" from="3176,3944" to="3176,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" strokecolor="#252525" strokeweight=".06822mm"/>
                <v:line id="Line 58" o:spid="_x0000_s1201" style="position:absolute;visibility:visible;mso-wrap-style:square" from="3872,3944" to="3872,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" strokecolor="#252525" strokeweight=".06825mm"/>
                <v:line id="Line 57" o:spid="_x0000_s1202" style="position:absolute;visibility:visible;mso-wrap-style:square" from="4568,3944" to="4568,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" strokecolor="#252525" strokeweight=".06822mm"/>
                <v:line id="Line 56" o:spid="_x0000_s1203" style="position:absolute;visibility:visible;mso-wrap-style:square" from="5263,3944" to="5263,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" strokecolor="#252525" strokeweight=".06825mm"/>
                <v:line id="Line 55" o:spid="_x0000_s1204" style="position:absolute;visibility:visible;mso-wrap-style:square" from="5959,3944" to="5959,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" strokecolor="#252525" strokeweight=".06822mm"/>
                <v:line id="Line 54" o:spid="_x0000_s1205" style="position:absolute;visibility:visible;mso-wrap-style:square" from="6654,3944" to="6654,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" strokecolor="#252525" strokeweight=".06825mm"/>
                <v:line id="Line 53" o:spid="_x0000_s1206" style="position:absolute;visibility:visible;mso-wrap-style:square" from="7350,3944" to="7350,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" strokecolor="#252525" strokeweight=".07581mm"/>
                <v:shape id="AutoShape 52" o:spid="_x0000_s1207" style="position:absolute;left:8045;top:3944;width:1392;height:96;visibility:visible;mso-wrap-style:square;v-text-anchor:top" coordsize="13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" path="m,l,96m695,r,96m1391,r,96e" filled="f" strokecolor="#252525" strokeweight=".06825mm">
                  <v:path arrowok="t" o:connecttype="custom" o:connectlocs="0,3944;0,4040;695,3944;695,4040;1391,3944;1391,4040" o:connectangles="0,0,0,0,0,0"/>
                </v:shape>
                <v:line id="Line 51" o:spid="_x0000_s1208" style="position:absolute;visibility:visible;mso-wrap-style:square" from="2481,190" to="2481,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" strokecolor="#252525" strokeweight=".06825mm"/>
                <v:line id="Line 50" o:spid="_x0000_s1209" style="position:absolute;visibility:visible;mso-wrap-style:square" from="4568,190" to="456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" strokecolor="#252525" strokeweight=".06822mm"/>
                <v:line id="Line 49" o:spid="_x0000_s1210" style="position:absolute;visibility:visible;mso-wrap-style:square" from="5263,190" to="526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" strokecolor="#252525" strokeweight=".06825mm"/>
                <v:line id="Line 48" o:spid="_x0000_s1211" style="position:absolute;visibility:visible;mso-wrap-style:square" from="5959,190" to="595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" strokecolor="#252525" strokeweight=".06822mm"/>
                <v:line id="Line 47" o:spid="_x0000_s1212" style="position:absolute;visibility:visible;mso-wrap-style:square" from="6654,190" to="665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" strokecolor="#252525" strokeweight=".06825mm"/>
                <v:line id="Line 46" o:spid="_x0000_s1213" style="position:absolute;visibility:visible;mso-wrap-style:square" from="7350,190" to="7350,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" strokecolor="#252525" strokeweight=".07581mm"/>
                <v:shape id="AutoShape 45" o:spid="_x0000_s1214" style="position:absolute;left:8045;top:190;width:1392;height:96;visibility:visible;mso-wrap-style:square;v-text-anchor:top" coordsize="13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" path="m,l,96m695,r,96m1391,r,96e" filled="f" strokecolor="#252525" strokeweight=".06825mm">
                  <v:path arrowok="t" o:connecttype="custom" o:connectlocs="0,190;0,286;695,190;695,286;1391,190;1391,286" o:connectangles="0,0,0,0,0,0"/>
                </v:shape>
                <v:line id="Line 44" o:spid="_x0000_s1215" style="position:absolute;visibility:visible;mso-wrap-style:square" from="2481,187" to="248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" strokecolor="#252525" strokeweight=".06825mm"/>
                <v:line id="Line 43" o:spid="_x0000_s1216" style="position:absolute;visibility:visible;mso-wrap-style:square" from="9436,187" to="9436,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" strokecolor="#252525" strokeweight=".06825mm"/>
                <v:shape id="AutoShape 42" o:spid="_x0000_s1217" style="position:absolute;left:2481;top:3398;width:72;height:642;visibility:visible;mso-wrap-style:square;v-text-anchor:top" coordsize="7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" path="m,642r72,m,l72,e" filled="f" strokecolor="#252525" strokeweight=".09128mm">
                  <v:path arrowok="t" o:connecttype="custom" o:connectlocs="0,4040;72,4040;0,3398;72,3398" o:connectangles="0,0,0,0"/>
                </v:shape>
                <v:line id="Line 41" o:spid="_x0000_s1218" style="position:absolute;visibility:visible;mso-wrap-style:square" from="2481,2757" to="2553,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" strokecolor="#252525" strokeweight=".1014mm"/>
                <v:line id="Line 40" o:spid="_x0000_s1219" style="position:absolute;visibility:visible;mso-wrap-style:square" from="2481,2115" to="2553,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" strokecolor="#252525" strokeweight=".09128mm"/>
                <v:line id="Line 39" o:spid="_x0000_s1220" style="position:absolute;visibility:visible;mso-wrap-style:square" from="2481,190" to="2553,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" strokecolor="#252525" strokeweight=".09122mm"/>
                <v:shape id="AutoShape 38" o:spid="_x0000_s1221" style="position:absolute;left:9365;top:3398;width:72;height:642;visibility:visible;mso-wrap-style:square;v-text-anchor:top" coordsize="7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" path="m,642r71,m,l71,e" filled="f" strokecolor="#252525" strokeweight=".09128mm">
                  <v:path arrowok="t" o:connecttype="custom" o:connectlocs="0,4040;71,4040;0,3398;71,3398" o:connectangles="0,0,0,0"/>
                </v:shape>
                <v:line id="Line 37" o:spid="_x0000_s1222" style="position:absolute;visibility:visible;mso-wrap-style:square" from="9365,2757" to="9436,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" strokecolor="#252525" strokeweight=".1014mm"/>
                <v:line id="Line 36" o:spid="_x0000_s1223" style="position:absolute;visibility:visible;mso-wrap-style:square" from="9365,2115" to="9436,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" strokecolor="#252525" strokeweight=".09128mm"/>
                <v:line id="Line 35" o:spid="_x0000_s1224" style="position:absolute;visibility:visible;mso-wrap-style:square" from="9365,1473" to="943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" strokecolor="#252525" strokeweight=".09128mm"/>
                <v:shape id="AutoShape 34" o:spid="_x0000_s1225" style="position:absolute;left:9365;top:190;width:72;height:642;visibility:visible;mso-wrap-style:square;v-text-anchor:top" coordsize="7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" path="m,642r71,m,l71,e" filled="f" strokecolor="#252525" strokeweight=".09122mm">
                  <v:path arrowok="t" o:connecttype="custom" o:connectlocs="0,832;71,832;0,190;71,190" o:connectangles="0,0,0,0"/>
                </v:shape>
                <v:shape id="Freeform 33" o:spid="_x0000_s1226" style="position:absolute;left:2481;top:551;width:6956;height:3489;visibility:visible;mso-wrap-style:square;v-text-anchor:top" coordsize="6956,3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" path="m,3489l696,3157r695,-369l2086,2464r696,-368l3478,1719r695,-330l4869,1115,5564,739,6260,377,6955,e" filled="f" strokecolor="blue" strokeweight=".34869mm">
                  <v:path arrowok="t" o:connecttype="custom" o:connectlocs="0,4040;696,3708;1391,3339;2086,3015;2782,2647;3478,2270;4173,1940;4869,1666;5564,1290;6260,928;6955,551" o:connectangles="0,0,0,0,0,0,0,0,0,0,0"/>
                </v:shape>
                <v:shape id="AutoShape 32" o:spid="_x0000_s1227" style="position:absolute;left:21157;top:-103174;width:268135;height:104663;visibility:visible;mso-wrap-style:square;v-text-anchor:top" coordsize="268135,104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" path="m-18673,107314r58,-104l-18673,107106r-58,104l-18673,107314xm-17978,106986r58,-104l-17978,106778r-59,104l-17978,106986xm-17283,106619r58,-104l-17283,106411r-58,104l-17283,106619xm-16588,106291r58,-104l-16588,106083r-59,104l-16588,106291xm-15893,105924r58,-104l-15893,105716r-59,104l-15893,105924xm-15198,105549r58,-104l-15198,105341r-59,104l-15198,105549xm-14503,105221r58,-104l-14503,105013r-59,104l-14503,105221xm-13809,104948r59,-104l-13809,104739r-58,105l-13809,104948xm-13114,104565r59,-104l-13114,104357r-58,104l-13114,104565xm-12419,104206r59,-104l-12419,103998r-58,104l-12419,104206xm-11718,103831r58,-104l-11718,103623r-58,104l-11718,103831xe" filled="f" strokecolor="blue" strokeweight=".321mm">
                  <v:path arrowok="t" o:connecttype="custom" o:connectlocs="-18673,4140;-18615,4036;-18673,3932;-18731,4036;-18673,4140;-17978,3812;-17920,3708;-17978,3604;-18037,3708;-17978,3812;-17283,3445;-17225,3341;-17283,3237;-17341,3341;-17283,3445;-16588,3117;-16530,3013;-16588,2909;-16647,3013;-16588,3117;-15893,2750;-15835,2646;-15893,2542;-15952,2646;-15893,2750;-15198,2375;-15140,2271;-15198,2167;-15257,2271;-15198,2375;-14503,2047;-14445,1943;-14503,1839;-14562,1943;-14503,2047;-13809,1774;-13750,1670;-13809,1565;-13867,1670;-13809,1774;-13114,1391;-13055,1287;-13114,1183;-13172,1287;-13114,1391;-12419,1032;-12360,928;-12419,824;-12477,928;-12419,1032;-11718,657;-11660,553;-11718,449;-11776,553;-11718,657" o:connectangles="0,0,0,0,0,0,0,0,0,0,0,0,0,0,0,0,0,0,0,0,0,0,0,0,0,0,0,0,0,0,0,0,0,0,0,0,0,0,0,0,0,0,0,0,0,0,0,0,0,0,0,0,0,0,0"/>
                </v:shape>
                <v:shape id="AutoShape 31" o:spid="_x0000_s1228" style="position:absolute;left:2479;top:1349;width:6960;height:2702;visibility:visible;mso-wrap-style:square;v-text-anchor:top" coordsize="6960,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" path="m135,2632r-45,16l94,2668r45,-16l135,2632xm226,2599r-45,16l184,2635r46,-16l226,2599xm316,2567r-45,16l275,2603r45,-16l316,2567xm406,2534r-45,16l365,2570r45,-16l406,2534xm496,2501r-45,17l455,2537r45,-16l496,2501xm586,2468r-45,17l545,2505r45,-17l586,2468xm677,2435r-45,17l635,2472r46,-16l677,2435xm766,2401r-45,18l726,2438r44,-17l766,2401xm856,2366r-45,17l815,2403r45,-18l856,2366xm945,2330r-44,18l905,2368r45,-18l945,2330xm1035,2295r-45,17l995,2333r44,-18l1035,2295xm1125,2260r-45,17l1084,2297r45,-17l1125,2260xm1214,2224r-45,18l1174,2262r45,-17l1214,2224xm1304,2189r-45,18l1263,2227r45,-18l1304,2189xm1393,2154r-2,1l1349,2172r4,19l1395,2174r3,l1393,2154xm1483,2118r-45,18l1443,2155r44,-17l1483,2118xm1573,2082r-45,18l1532,2120r45,-18l1573,2082xm1662,2046r-45,18l1622,2084r44,-18l1662,2046xm1751,2010r-44,18l1711,2048r45,-18l1751,2010xm1841,1974r-45,18l1801,2012r45,-17l1841,1974xm1930,1938r-45,19l1890,1976r45,-18l1930,1938xm2020,1903r-45,17l1980,1940r44,-17l2020,1903xm2109,1867r-22,9l2065,1885r4,19l2091,1896r23,-9l2109,1867xm2200,1834r-45,16l2159,1870r45,-16l2200,1834xm2290,1800r-45,17l2249,1837r45,-17l2290,1800xm2380,1767r-45,17l2339,1804r45,-17l2380,1767xm2470,1734r-45,16l2429,1770r45,-16l2470,1734xm2560,1700r-45,17l2519,1737r45,-17l2560,1700xm2650,1666r-45,18l2609,1703r45,-17l2650,1666xm2740,1633r-45,17l2699,1670r45,-17l2740,1633xm2830,1598r-45,18l2790,1636r44,-18l2830,1598xm2919,1561r-45,18l2879,1600r44,-19l2919,1561xm3008,1525r-45,18l2968,1563r45,-19l3008,1525xm3097,1488r-44,18l3057,1526r45,-18l3097,1488xm3187,1451r-45,19l3146,1489r45,-18l3187,1451xm3276,1414r-45,19l3236,1453r44,-18l3276,1414xm3365,1378r-45,18l3325,1416r45,-18l3365,1378xm3455,1341r-45,18l3415,1379r44,-18l3455,1341xm3545,1309r-45,15l3504,1344r45,-14l3545,1309xm3636,1280r-45,15l3594,1315r46,-15l3636,1280xm3727,1251r-45,14l3685,1285r46,-14l3727,1251xm3817,1221r-45,15l3776,1256r45,-15l3817,1221xm3909,1191r-46,15l3867,1226r45,-14l3909,1191xm3999,1162r-45,14l3958,1197r45,-15l3999,1162xm4090,1132r-46,15l4048,1167r46,-15l4090,1132xm4173,1105r-37,12l4139,1137r38,-12l4178,1125r7,-3l4183,1115r-8,l4173,1105xm4181,1105r-8,l4175,1115r8,l4181,1105xm4180,1102r-8,3l4173,1105r8,l4180,1102xm4268,1062r-44,20l4229,1102r45,-20l4268,1062xm4357,1022r-44,20l4318,1061r44,-19l4357,1022xm4445,982r-44,20l4406,1022r45,-20l4445,982xm4534,942r-44,20l4495,982r44,-21l4534,942xm4623,902r-45,20l4583,942r45,-20l4623,902xm4711,862r-44,20l4672,902r44,-20l4711,862xm4800,822r-45,20l4760,862r44,-20l4800,822xm4889,784r-21,7l4844,802r5,20l4873,811r20,-7l4889,784xm4979,752r-45,16l4938,788r45,-16l4979,752xm5070,721r-45,16l5029,757r45,-16l5070,721xm5160,689r-45,16l5119,725r45,-15l5160,689xm5251,658r-45,15l5209,694r46,-16l5251,658xm5341,626r-45,16l5300,662r45,-16l5341,626xm5432,595r-46,16l5390,631r45,-16l5432,595xm5522,563r-45,16l5481,599r45,-16l5522,563xm5612,530r-45,18l5571,568r45,-18l5612,530xm5702,496r-45,17l5661,533r45,-17l5702,496xm5791,461r-44,18l5751,499r45,-18l5791,461xm5881,427r-44,17l5841,464r45,-17l5881,427xm5971,392r-45,18l5931,430r44,-18l5971,392xm6061,358r-45,17l6021,395r44,-17l6061,358xm6151,323r-45,18l6110,361r45,-18l6151,323xm6241,289r-45,17l6200,326r45,-17l6241,289xm6330,253r-45,19l6290,291r45,-18l6330,253xm6419,217r-44,18l6380,255r44,-18l6419,217xm6509,181r-45,18l6469,219r44,-19l6509,181xm6598,145r-44,17l6558,183r45,-19l6598,145xm6688,108r-45,18l6647,146r45,-18l6688,108xm6777,72r-45,18l6737,110r44,-18l6777,72xm6867,35r-45,19l6826,73r45,-18l6867,35xm6955,r-44,18l6916,37r43,-18l6955,xm45,2664l,2681r4,20l49,2684r-4,-20xe" fillcolor="#007f00" stroked="f">
                  <v:path arrowok="t" o:connecttype="custom" o:connectlocs="181,3964;320,3936;496,3850;545,3854;677,3784;811,3732;950,3699;1125,3609;1174,3611;1304,3538;1393,3503;1528,3449;1666,3415;1841,3323;1890,3325;2020,3252;2109,3216;2245,3166;2384,3136;2560,3049;2609,3052;2740,2982;2874,2928;3013,2893;3187,2800;3236,2802;3365,2727;3500,2673;3640,2649;3817,2570;3867,2575;3999,2511;4136,2466;4173,2454;4172,2454;4229,2451;4357,2371;4490,2311;4628,2271;4800,2171;4844,2151;4938,2137;5070,2070;5206,2022;5345,1995;5522,1912;5571,1917;5702,1845;5837,1793;5975,1761;6151,1672;6200,1675;6330,1602;6464,1548;6603,1513;6777,1421;6826,1422;6955,1349" o:connectangles="0,0,0,0,0,0,0,0,0,0,0,0,0,0,0,0,0,0,0,0,0,0,0,0,0,0,0,0,0,0,0,0,0,0,0,0,0,0,0,0,0,0,0,0,0,0,0,0,0,0,0,0,0,0,0,0,0,0"/>
                </v:shape>
                <v:shape id="Freeform 30" o:spid="_x0000_s1229" style="position:absolute;left:2481;top:1652;width:6956;height:2388;visibility:visible;mso-wrap-style:square;v-text-anchor:top" coordsize="6956,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" path="m,2388l696,2151r695,-240l2086,1683r696,-257l3478,1206,4173,945,4869,712,5564,472,6260,237,6955,e" filled="f" strokecolor="fuchsia" strokeweight=".35756mm">
                  <v:path arrowok="t" o:connecttype="custom" o:connectlocs="0,4040;696,3803;1391,3563;2086,3335;2782,3078;3478,2858;4173,2597;4869,2364;5564,2124;6260,1889;6955,1652" o:connectangles="0,0,0,0,0,0,0,0,0,0,0"/>
                </v:shape>
                <v:shape id="Picture 29" o:spid="_x0000_s1230" type="#_x0000_t75" style="position:absolute;left:2417;top:3951;width:135;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">
                  <v:imagedata r:id="rId234" o:title=""/>
                </v:shape>
                <v:shape id="Picture 28" o:spid="_x0000_s1231" type="#_x0000_t75" style="position:absolute;left:3111;top:3717;width:135;height: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">
                  <v:imagedata r:id="rId235" o:title=""/>
                </v:shape>
                <v:shape id="Picture 27" o:spid="_x0000_s1232" type="#_x0000_t75" style="position:absolute;left:3806;top:3474;width:135;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">
                  <v:imagedata r:id="rId236" o:title=""/>
                </v:shape>
                <v:shape id="Picture 26" o:spid="_x0000_s1233" type="#_x0000_t75" style="position:absolute;left:4501;top:3248;width:135;height: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">
                  <v:imagedata r:id="rId237" o:title=""/>
                </v:shape>
                <v:shape id="Picture 25" o:spid="_x0000_s1234" type="#_x0000_t75" style="position:absolute;left:5196;top:2990;width:135;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">
                  <v:imagedata r:id="rId238" o:title=""/>
                </v:shape>
                <v:shape id="Picture 24" o:spid="_x0000_s1235" type="#_x0000_t75" style="position:absolute;left:5891;top:2772;width:135;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">
                  <v:imagedata r:id="rId239" o:title=""/>
                </v:shape>
                <v:shape id="Picture 23" o:spid="_x0000_s1236" type="#_x0000_t75" style="position:absolute;left:6586;top:2514;width:135;height: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">
                  <v:imagedata r:id="rId240" o:title=""/>
                </v:shape>
                <v:shape id="Picture 22" o:spid="_x0000_s1237" type="#_x0000_t75" style="position:absolute;left:7281;top:2279;width:135;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">
                  <v:imagedata r:id="rId241" o:title=""/>
                </v:shape>
                <v:shape id="Picture 21" o:spid="_x0000_s1238" type="#_x0000_t75" style="position:absolute;left:7976;top:2037;width:135;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">
                  <v:imagedata r:id="rId242" o:title=""/>
                </v:shape>
                <v:shape id="Picture 20" o:spid="_x0000_s1239" type="#_x0000_t75" style="position:absolute;left:8671;top:1803;width:135;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">
                  <v:imagedata r:id="rId243" o:title=""/>
                </v:shape>
                <v:shape id="Picture 19" o:spid="_x0000_s1240" type="#_x0000_t75" style="position:absolute;left:9372;top:1569;width:135;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">
                  <v:imagedata r:id="rId244" o:title=""/>
                </v:shape>
                <v:shape id="Freeform 18" o:spid="_x0000_s1241" style="position:absolute;left:2481;top:2699;width:6956;height:1341;visibility:visible;mso-wrap-style:square;v-text-anchor:top" coordsize="6956,1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" path="m,1341l696,1209r695,-130l2086,944,2782,804,3478,675,4173,534,4869,402,5564,281,6260,143,6955,e" filled="f" strokecolor="red" strokeweight=".364mm">
                  <v:path arrowok="t" o:connecttype="custom" o:connectlocs="0,4040;696,3908;1391,3778;2086,3643;2782,3503;3478,3374;4173,3233;4869,3101;5564,2980;6260,2842;6955,2699" o:connectangles="0,0,0,0,0,0,0,0,0,0,0"/>
                </v:shape>
                <v:shape id="AutoShape 17" o:spid="_x0000_s1242" style="position:absolute;left:20424;top:-41886;width:268134;height:42967;visibility:visible;mso-wrap-style:square;v-text-anchor:top" coordsize="268134,42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" path="m-18018,45922r117,-90l-17901,46012r-117,-90xm-17323,45797r117,-90l-17206,45887r-117,-90xm-16628,45664r117,-90l-16511,45754r-117,-90xm-15933,45531r117,-89l-15816,45622r-117,-91xm-15238,45391r116,-90l-15122,45481r-116,-90xm-14543,45258r117,-90l-14426,45349r-117,-91xm-13848,45117r116,-89l-13732,45208r-116,-91xm-13153,44985r116,-90l-13037,45075r-116,-90xm-12458,44868r116,-90l-12342,44958r-116,-90xm-11764,44727r117,-90l-11647,44817r-117,-90xm-11063,44587r117,-90l-10946,44676r-117,-89xe" filled="f" strokecolor="red" strokeweight=".321mm">
                  <v:path arrowok="t" o:connecttype="custom" o:connectlocs="-18018,4036;-17901,3946;-17901,4126;-18018,4036;-17323,3911;-17206,3821;-17206,4001;-17323,3911;-16628,3778;-16511,3688;-16511,3868;-16628,3778;-15933,3645;-15816,3556;-15816,3736;-15933,3645;-15238,3505;-15122,3415;-15122,3595;-15238,3505;-14543,3372;-14426,3282;-14426,3463;-14543,3372;-13848,3231;-13732,3142;-13732,3322;-13848,3231;-13153,3099;-13037,3009;-13037,3189;-13153,3099;-12458,2982;-12342,2892;-12342,3072;-12458,2982;-11764,2841;-11647,2751;-11647,2931;-11764,2841;-11063,2701;-10946,2611;-10946,2790;-11063,2701" o:connectangles="0,0,0,0,0,0,0,0,0,0,0,0,0,0,0,0,0,0,0,0,0,0,0,0,0,0,0,0,0,0,0,0,0,0,0,0,0,0,0,0,0,0,0,0"/>
                </v:shape>
                <v:shape id="Freeform 16" o:spid="_x0000_s1243" style="position:absolute;left:2481;top:2757;width:6956;height:1284;visibility:visible;mso-wrap-style:square;v-text-anchor:top" coordsize="6956,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" path="m,1283l696,1154r695,-128l2086,898,2782,769,3478,641,4173,513,4869,385,5564,256,6260,128,6955,e" filled="f" strokeweight=".36428mm">
                  <v:path arrowok="t" o:connecttype="custom" o:connectlocs="0,4040;696,3911;1391,3783;2086,3655;2782,3526;3478,3398;4173,3270;4869,3142;5564,3013;6260,2885;6955,2757" o:connectangles="0,0,0,0,0,0,0,0,0,0,0"/>
                </v:shape>
                <v:line id="Line 15" o:spid="_x0000_s1244" style="position:absolute;visibility:visible;mso-wrap-style:square" from="2549,340" to="288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" strokecolor="blue" strokeweight=".36733mm"/>
                <v:shape id="Freeform 14" o:spid="_x0000_s1245" style="position:absolute;left:2659;top:238;width:117;height:209;visibility:visible;mso-wrap-style:square;v-text-anchor:top" coordsize="11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" path="m59,208l117,104,59,,,104,59,208xe" filled="f" strokecolor="blue" strokeweight=".29692mm">
                  <v:path arrowok="t" o:connecttype="custom" o:connectlocs="59,446;117,342;59,238;0,342;59,446" o:connectangles="0,0,0,0,0"/>
                </v:shape>
                <v:line id="Line 13" o:spid="_x0000_s1246" style="position:absolute;visibility:visible;mso-wrap-style:square" from="2642,599" to="268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" strokecolor="#007f00" strokeweight=".36506mm"/>
                <v:line id="Line 12" o:spid="_x0000_s1247" style="position:absolute;visibility:visible;mso-wrap-style:square" from="2735,599" to="2782,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" strokecolor="#007f00" strokeweight=".36506mm"/>
                <v:line id="Line 11" o:spid="_x0000_s1248" style="position:absolute;visibility:visible;mso-wrap-style:square" from="2829,599" to="2875,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" strokecolor="#007f00" strokeweight=".36506mm"/>
                <v:line id="Line 10" o:spid="_x0000_s1249" style="position:absolute;visibility:visible;mso-wrap-style:square" from="2549,599" to="2595,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" strokecolor="#007f00" strokeweight=".36506mm"/>
                <v:shape id="Picture 9" o:spid="_x0000_s1250" type="#_x0000_t75" style="position:absolute;left:2538;top:772;width:358;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">
                  <v:imagedata r:id="rId245" o:title=""/>
                </v:shape>
                <v:line id="Line 8" o:spid="_x0000_s1251" style="position:absolute;visibility:visible;mso-wrap-style:square" from="2549,1116" to="2886,1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" strokecolor="red" strokeweight=".36733mm"/>
                <v:shape id="Freeform 7" o:spid="_x0000_s1252" style="position:absolute;left:2640;top:1025;width:117;height:181;visibility:visible;mso-wrap-style:square;v-text-anchor:top" coordsize="117,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" path="m,90l117,r,181l,90xe" filled="f" strokecolor="red" strokeweight=".30206mm">
                  <v:path arrowok="t" o:connecttype="custom" o:connectlocs="0,1115;117,1025;117,1206;0,1115" o:connectangles="0,0,0,0"/>
                </v:shape>
                <v:line id="Line 6" o:spid="_x0000_s1253" style="position:absolute;visibility:visible;mso-wrap-style:square" from="2549,1375" to="2886,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" strokeweight=".36733mm"/>
                <v:rect id="Rectangle 5" o:spid="_x0000_s1254" style="position:absolute;left:2481;top:190;width:2091;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" filled="f" strokecolor="#252525" strokeweight=".08511mm"/>
                <v:shape id="_x0000_s1255" type="#_x0000_t202" style="position:absolute;left:2481;top:190;width:2091;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mfswwAAANwAAAAPAAAAZHJzL2Rvd25yZXYueG1sRE/Pa8Iw&#10;FL4L+x/CE3bTVBm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5Lpn7MMAAADcAAAADwAA&#10;AAAAAAAAAAAAAAAHAgAAZHJzL2Rvd25yZXYueG1sUEsFBgAAAAADAAMAtwAAAPcCAAAAAA==&#10;" filled="f" stroked="f">
                  <v:textbox inset="0,0,0,0">
                    <w:txbxContent>
                      <w:p w14:paraId="1618844A" w14:textId="77777777" w:rsidR="003D49A1" w:rsidRDefault="003D49A1">
                        <w:pPr>
                          <w:spacing w:before="28"/>
                          <w:ind w:left="438"/>
                          <w:rPr>
                            <w:rFonts w:ascii="Calibri"/>
                            <w:sz w:val="21"/>
                          </w:rPr>
                        </w:pPr>
                        <w:r>
                          <w:rPr>
                            <w:rFonts w:ascii="Calibri"/>
                            <w:w w:val="75"/>
                            <w:sz w:val="21"/>
                          </w:rPr>
                          <w:t>Conventional FSA</w:t>
                        </w:r>
                      </w:p>
                      <w:p w14:paraId="4597D0F1" w14:textId="77777777" w:rsidR="003D49A1" w:rsidRDefault="003D49A1">
                        <w:pPr>
                          <w:spacing w:before="2"/>
                          <w:ind w:left="438"/>
                          <w:rPr>
                            <w:rFonts w:ascii="Calibri"/>
                            <w:sz w:val="21"/>
                          </w:rPr>
                        </w:pPr>
                        <w:r>
                          <w:rPr>
                            <w:rFonts w:ascii="Calibri"/>
                            <w:w w:val="75"/>
                            <w:sz w:val="21"/>
                          </w:rPr>
                          <w:t>C. Angerer</w:t>
                        </w:r>
                      </w:p>
                      <w:p w14:paraId="6C378105" w14:textId="77777777" w:rsidR="003D49A1" w:rsidRDefault="003D49A1">
                        <w:pPr>
                          <w:spacing w:before="2" w:line="242" w:lineRule="auto"/>
                          <w:ind w:left="438" w:right="538"/>
                          <w:rPr>
                            <w:rFonts w:ascii="Calibri"/>
                            <w:sz w:val="21"/>
                          </w:rPr>
                        </w:pPr>
                        <w:r>
                          <w:rPr>
                            <w:rFonts w:ascii="Calibri"/>
                            <w:w w:val="85"/>
                            <w:sz w:val="21"/>
                          </w:rPr>
                          <w:t xml:space="preserve">J. Kaitovic </w:t>
                        </w:r>
                        <w:r>
                          <w:rPr>
                            <w:rFonts w:ascii="Calibri"/>
                            <w:w w:val="75"/>
                            <w:sz w:val="21"/>
                          </w:rPr>
                          <w:t>Proposed system Theoretical Limit</w:t>
                        </w:r>
                      </w:p>
                    </w:txbxContent>
                  </v:textbox>
                </v:shape>
                <w10:wrap anchorx="page"/>
              </v:group>
            </w:pict>
          </mc:Fallback>
        </mc:AlternateContent>
      </w:r>
      <w:r w:rsidR="00E142A3">
        <w:rPr>
          <w:rFonts w:ascii="Calibri"/>
          <w:color w:val="252525"/>
          <w:w w:val="85"/>
          <w:sz w:val="21"/>
        </w:rPr>
        <w:t>3000</w:t>
      </w:r>
    </w:p>
    <w:p w14:paraId="1AE9FA80" w14:textId="77777777" w:rsidR="0092676A" w:rsidRDefault="0092676A">
      <w:pPr>
        <w:pStyle w:val="BodyText"/>
        <w:rPr>
          <w:rFonts w:ascii="Calibri"/>
          <w:sz w:val="26"/>
        </w:rPr>
      </w:pPr>
    </w:p>
    <w:p w14:paraId="1D3BBF98" w14:textId="77777777" w:rsidR="0092676A" w:rsidRDefault="00AC2220">
      <w:pPr>
        <w:spacing w:before="67"/>
        <w:ind w:left="493"/>
        <w:rPr>
          <w:rFonts w:ascii="Calibri"/>
          <w:sz w:val="21"/>
        </w:rPr>
      </w:pPr>
      <w:r>
        <w:rPr>
          <w:noProof/>
        </w:rPr>
        <mc:AlternateContent>
          <mc:Choice Requires="wps">
            <w:drawing>
              <wp:anchor distT="0" distB="0" distL="114300" distR="114300" simplePos="0" relativeHeight="503280968" behindDoc="1" locked="0" layoutInCell="1" allowOverlap="1" wp14:anchorId="1B4651DC" wp14:editId="73BF27AE">
                <wp:simplePos x="0" y="0"/>
                <wp:positionH relativeFrom="page">
                  <wp:posOffset>1211580</wp:posOffset>
                </wp:positionH>
                <wp:positionV relativeFrom="paragraph">
                  <wp:posOffset>73025</wp:posOffset>
                </wp:positionV>
                <wp:extent cx="133350" cy="1727835"/>
                <wp:effectExtent l="1905"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72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D85C3" w14:textId="77777777" w:rsidR="003D49A1" w:rsidRDefault="003D49A1">
                            <w:pPr>
                              <w:spacing w:line="201" w:lineRule="exact"/>
                              <w:ind w:left="20" w:right="-582"/>
                              <w:rPr>
                                <w:rFonts w:ascii="Calibri"/>
                                <w:sz w:val="17"/>
                              </w:rPr>
                            </w:pPr>
                            <w:r>
                              <w:rPr>
                                <w:rFonts w:ascii="Calibri"/>
                                <w:color w:val="252525"/>
                                <w:w w:val="133"/>
                                <w:sz w:val="17"/>
                              </w:rPr>
                              <w:t>Ave</w:t>
                            </w:r>
                            <w:r>
                              <w:rPr>
                                <w:rFonts w:ascii="Calibri"/>
                                <w:color w:val="252525"/>
                                <w:w w:val="132"/>
                                <w:sz w:val="17"/>
                              </w:rPr>
                              <w:t>r</w:t>
                            </w:r>
                            <w:r>
                              <w:rPr>
                                <w:rFonts w:ascii="Calibri"/>
                                <w:color w:val="252525"/>
                                <w:spacing w:val="-1"/>
                                <w:w w:val="133"/>
                                <w:sz w:val="17"/>
                              </w:rPr>
                              <w:t>a</w:t>
                            </w:r>
                            <w:r>
                              <w:rPr>
                                <w:rFonts w:ascii="Calibri"/>
                                <w:color w:val="252525"/>
                                <w:w w:val="132"/>
                                <w:sz w:val="17"/>
                              </w:rPr>
                              <w:t>g</w:t>
                            </w:r>
                            <w:r>
                              <w:rPr>
                                <w:rFonts w:ascii="Calibri"/>
                                <w:color w:val="252525"/>
                                <w:w w:val="133"/>
                                <w:sz w:val="17"/>
                              </w:rPr>
                              <w:t>e</w:t>
                            </w:r>
                            <w:r>
                              <w:rPr>
                                <w:rFonts w:ascii="Calibri"/>
                                <w:color w:val="252525"/>
                                <w:spacing w:val="12"/>
                                <w:sz w:val="17"/>
                              </w:rPr>
                              <w:t xml:space="preserve"> </w:t>
                            </w:r>
                            <w:r>
                              <w:rPr>
                                <w:rFonts w:ascii="Calibri"/>
                                <w:color w:val="252525"/>
                                <w:w w:val="133"/>
                                <w:sz w:val="17"/>
                              </w:rPr>
                              <w:t>Re</w:t>
                            </w:r>
                            <w:r>
                              <w:rPr>
                                <w:rFonts w:ascii="Calibri"/>
                                <w:color w:val="252525"/>
                                <w:spacing w:val="-1"/>
                                <w:w w:val="133"/>
                                <w:sz w:val="17"/>
                              </w:rPr>
                              <w:t>ad</w:t>
                            </w:r>
                            <w:r>
                              <w:rPr>
                                <w:rFonts w:ascii="Calibri"/>
                                <w:color w:val="252525"/>
                                <w:w w:val="132"/>
                                <w:sz w:val="17"/>
                              </w:rPr>
                              <w:t>i</w:t>
                            </w:r>
                            <w:r>
                              <w:rPr>
                                <w:rFonts w:ascii="Calibri"/>
                                <w:color w:val="252525"/>
                                <w:spacing w:val="-1"/>
                                <w:w w:val="133"/>
                                <w:sz w:val="17"/>
                              </w:rPr>
                              <w:t>n</w:t>
                            </w:r>
                            <w:r>
                              <w:rPr>
                                <w:rFonts w:ascii="Calibri"/>
                                <w:color w:val="252525"/>
                                <w:w w:val="132"/>
                                <w:sz w:val="17"/>
                              </w:rPr>
                              <w:t>g</w:t>
                            </w:r>
                            <w:r>
                              <w:rPr>
                                <w:rFonts w:ascii="Calibri"/>
                                <w:color w:val="252525"/>
                                <w:spacing w:val="12"/>
                                <w:sz w:val="17"/>
                              </w:rPr>
                              <w:t xml:space="preserve"> </w:t>
                            </w:r>
                            <w:r>
                              <w:rPr>
                                <w:rFonts w:ascii="Calibri"/>
                                <w:color w:val="252525"/>
                                <w:spacing w:val="-1"/>
                                <w:w w:val="133"/>
                                <w:sz w:val="17"/>
                              </w:rPr>
                              <w:t>T</w:t>
                            </w:r>
                            <w:r>
                              <w:rPr>
                                <w:rFonts w:ascii="Calibri"/>
                                <w:color w:val="252525"/>
                                <w:w w:val="133"/>
                                <w:sz w:val="17"/>
                              </w:rPr>
                              <w:t>i</w:t>
                            </w:r>
                            <w:r>
                              <w:rPr>
                                <w:rFonts w:ascii="Calibri"/>
                                <w:color w:val="252525"/>
                                <w:spacing w:val="-1"/>
                                <w:w w:val="133"/>
                                <w:sz w:val="17"/>
                              </w:rPr>
                              <w:t>m</w:t>
                            </w:r>
                            <w:r>
                              <w:rPr>
                                <w:rFonts w:ascii="Calibri"/>
                                <w:color w:val="252525"/>
                                <w:w w:val="133"/>
                                <w:sz w:val="17"/>
                              </w:rPr>
                              <w:t>e</w:t>
                            </w:r>
                            <w:r>
                              <w:rPr>
                                <w:rFonts w:ascii="Calibri"/>
                                <w:color w:val="252525"/>
                                <w:spacing w:val="13"/>
                                <w:sz w:val="17"/>
                              </w:rPr>
                              <w:t xml:space="preserve"> </w:t>
                            </w:r>
                            <w:r>
                              <w:rPr>
                                <w:rFonts w:ascii="Calibri"/>
                                <w:color w:val="252525"/>
                                <w:spacing w:val="-1"/>
                                <w:w w:val="133"/>
                                <w:sz w:val="17"/>
                              </w:rPr>
                              <w:t>(S</w:t>
                            </w:r>
                            <w:r>
                              <w:rPr>
                                <w:rFonts w:ascii="Calibri"/>
                                <w:color w:val="252525"/>
                                <w:w w:val="132"/>
                                <w:sz w:val="17"/>
                              </w:rPr>
                              <w:t>l</w:t>
                            </w:r>
                            <w:r>
                              <w:rPr>
                                <w:rFonts w:ascii="Calibri"/>
                                <w:color w:val="252525"/>
                                <w:w w:val="133"/>
                                <w:sz w:val="17"/>
                              </w:rPr>
                              <w:t>ot</w:t>
                            </w:r>
                            <w:r>
                              <w:rPr>
                                <w:rFonts w:ascii="Calibri"/>
                                <w:color w:val="252525"/>
                                <w:spacing w:val="-1"/>
                                <w:w w:val="133"/>
                                <w:sz w:val="17"/>
                              </w:rPr>
                              <w:t>s</w:t>
                            </w:r>
                            <w:r>
                              <w:rPr>
                                <w:rFonts w:ascii="Calibri"/>
                                <w:color w:val="252525"/>
                                <w:w w:val="133"/>
                                <w:sz w:val="17"/>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4651DC" id="Text Box 2" o:spid="_x0000_s1256" type="#_x0000_t202" style="position:absolute;left:0;text-align:left;margin-left:95.4pt;margin-top:5.75pt;width:10.5pt;height:136.05pt;z-index:-35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" filled="f" stroked="f">
                <v:textbox style="layout-flow:vertical;mso-layout-flow-alt:bottom-to-top" inset="0,0,0,0">
                  <w:txbxContent>
                    <w:p w14:paraId="269D85C3" w14:textId="77777777" w:rsidR="003D49A1" w:rsidRDefault="003D49A1">
                      <w:pPr>
                        <w:spacing w:line="201" w:lineRule="exact"/>
                        <w:ind w:left="20" w:right="-582"/>
                        <w:rPr>
                          <w:rFonts w:ascii="Calibri"/>
                          <w:sz w:val="17"/>
                        </w:rPr>
                      </w:pPr>
                      <w:r>
                        <w:rPr>
                          <w:rFonts w:ascii="Calibri"/>
                          <w:color w:val="252525"/>
                          <w:w w:val="133"/>
                          <w:sz w:val="17"/>
                        </w:rPr>
                        <w:t>Ave</w:t>
                      </w:r>
                      <w:r>
                        <w:rPr>
                          <w:rFonts w:ascii="Calibri"/>
                          <w:color w:val="252525"/>
                          <w:w w:val="132"/>
                          <w:sz w:val="17"/>
                        </w:rPr>
                        <w:t>r</w:t>
                      </w:r>
                      <w:r>
                        <w:rPr>
                          <w:rFonts w:ascii="Calibri"/>
                          <w:color w:val="252525"/>
                          <w:spacing w:val="-1"/>
                          <w:w w:val="133"/>
                          <w:sz w:val="17"/>
                        </w:rPr>
                        <w:t>a</w:t>
                      </w:r>
                      <w:r>
                        <w:rPr>
                          <w:rFonts w:ascii="Calibri"/>
                          <w:color w:val="252525"/>
                          <w:w w:val="132"/>
                          <w:sz w:val="17"/>
                        </w:rPr>
                        <w:t>g</w:t>
                      </w:r>
                      <w:r>
                        <w:rPr>
                          <w:rFonts w:ascii="Calibri"/>
                          <w:color w:val="252525"/>
                          <w:w w:val="133"/>
                          <w:sz w:val="17"/>
                        </w:rPr>
                        <w:t>e</w:t>
                      </w:r>
                      <w:r>
                        <w:rPr>
                          <w:rFonts w:ascii="Calibri"/>
                          <w:color w:val="252525"/>
                          <w:spacing w:val="12"/>
                          <w:sz w:val="17"/>
                        </w:rPr>
                        <w:t xml:space="preserve"> </w:t>
                      </w:r>
                      <w:r>
                        <w:rPr>
                          <w:rFonts w:ascii="Calibri"/>
                          <w:color w:val="252525"/>
                          <w:w w:val="133"/>
                          <w:sz w:val="17"/>
                        </w:rPr>
                        <w:t>Re</w:t>
                      </w:r>
                      <w:r>
                        <w:rPr>
                          <w:rFonts w:ascii="Calibri"/>
                          <w:color w:val="252525"/>
                          <w:spacing w:val="-1"/>
                          <w:w w:val="133"/>
                          <w:sz w:val="17"/>
                        </w:rPr>
                        <w:t>ad</w:t>
                      </w:r>
                      <w:r>
                        <w:rPr>
                          <w:rFonts w:ascii="Calibri"/>
                          <w:color w:val="252525"/>
                          <w:w w:val="132"/>
                          <w:sz w:val="17"/>
                        </w:rPr>
                        <w:t>i</w:t>
                      </w:r>
                      <w:r>
                        <w:rPr>
                          <w:rFonts w:ascii="Calibri"/>
                          <w:color w:val="252525"/>
                          <w:spacing w:val="-1"/>
                          <w:w w:val="133"/>
                          <w:sz w:val="17"/>
                        </w:rPr>
                        <w:t>n</w:t>
                      </w:r>
                      <w:r>
                        <w:rPr>
                          <w:rFonts w:ascii="Calibri"/>
                          <w:color w:val="252525"/>
                          <w:w w:val="132"/>
                          <w:sz w:val="17"/>
                        </w:rPr>
                        <w:t>g</w:t>
                      </w:r>
                      <w:r>
                        <w:rPr>
                          <w:rFonts w:ascii="Calibri"/>
                          <w:color w:val="252525"/>
                          <w:spacing w:val="12"/>
                          <w:sz w:val="17"/>
                        </w:rPr>
                        <w:t xml:space="preserve"> </w:t>
                      </w:r>
                      <w:r>
                        <w:rPr>
                          <w:rFonts w:ascii="Calibri"/>
                          <w:color w:val="252525"/>
                          <w:spacing w:val="-1"/>
                          <w:w w:val="133"/>
                          <w:sz w:val="17"/>
                        </w:rPr>
                        <w:t>T</w:t>
                      </w:r>
                      <w:r>
                        <w:rPr>
                          <w:rFonts w:ascii="Calibri"/>
                          <w:color w:val="252525"/>
                          <w:w w:val="133"/>
                          <w:sz w:val="17"/>
                        </w:rPr>
                        <w:t>i</w:t>
                      </w:r>
                      <w:r>
                        <w:rPr>
                          <w:rFonts w:ascii="Calibri"/>
                          <w:color w:val="252525"/>
                          <w:spacing w:val="-1"/>
                          <w:w w:val="133"/>
                          <w:sz w:val="17"/>
                        </w:rPr>
                        <w:t>m</w:t>
                      </w:r>
                      <w:r>
                        <w:rPr>
                          <w:rFonts w:ascii="Calibri"/>
                          <w:color w:val="252525"/>
                          <w:w w:val="133"/>
                          <w:sz w:val="17"/>
                        </w:rPr>
                        <w:t>e</w:t>
                      </w:r>
                      <w:r>
                        <w:rPr>
                          <w:rFonts w:ascii="Calibri"/>
                          <w:color w:val="252525"/>
                          <w:spacing w:val="13"/>
                          <w:sz w:val="17"/>
                        </w:rPr>
                        <w:t xml:space="preserve"> </w:t>
                      </w:r>
                      <w:r>
                        <w:rPr>
                          <w:rFonts w:ascii="Calibri"/>
                          <w:color w:val="252525"/>
                          <w:spacing w:val="-1"/>
                          <w:w w:val="133"/>
                          <w:sz w:val="17"/>
                        </w:rPr>
                        <w:t>(S</w:t>
                      </w:r>
                      <w:r>
                        <w:rPr>
                          <w:rFonts w:ascii="Calibri"/>
                          <w:color w:val="252525"/>
                          <w:w w:val="132"/>
                          <w:sz w:val="17"/>
                        </w:rPr>
                        <w:t>l</w:t>
                      </w:r>
                      <w:r>
                        <w:rPr>
                          <w:rFonts w:ascii="Calibri"/>
                          <w:color w:val="252525"/>
                          <w:w w:val="133"/>
                          <w:sz w:val="17"/>
                        </w:rPr>
                        <w:t>ot</w:t>
                      </w:r>
                      <w:r>
                        <w:rPr>
                          <w:rFonts w:ascii="Calibri"/>
                          <w:color w:val="252525"/>
                          <w:spacing w:val="-1"/>
                          <w:w w:val="133"/>
                          <w:sz w:val="17"/>
                        </w:rPr>
                        <w:t>s</w:t>
                      </w:r>
                      <w:r>
                        <w:rPr>
                          <w:rFonts w:ascii="Calibri"/>
                          <w:color w:val="252525"/>
                          <w:w w:val="133"/>
                          <w:sz w:val="17"/>
                        </w:rPr>
                        <w:t>)</w:t>
                      </w:r>
                    </w:p>
                  </w:txbxContent>
                </v:textbox>
                <w10:wrap anchorx="page"/>
              </v:shape>
            </w:pict>
          </mc:Fallback>
        </mc:AlternateContent>
      </w:r>
      <w:r w:rsidR="00E142A3">
        <w:rPr>
          <w:rFonts w:ascii="Calibri"/>
          <w:color w:val="252525"/>
          <w:w w:val="85"/>
          <w:sz w:val="21"/>
        </w:rPr>
        <w:t>2500</w:t>
      </w:r>
    </w:p>
    <w:p w14:paraId="1831DB73" w14:textId="77777777" w:rsidR="0092676A" w:rsidRDefault="0092676A">
      <w:pPr>
        <w:pStyle w:val="BodyText"/>
        <w:rPr>
          <w:rFonts w:ascii="Calibri"/>
          <w:sz w:val="20"/>
        </w:rPr>
      </w:pPr>
    </w:p>
    <w:p w14:paraId="4BBC8B37" w14:textId="77777777" w:rsidR="0092676A" w:rsidRDefault="00E142A3">
      <w:pPr>
        <w:spacing w:before="140"/>
        <w:ind w:left="493"/>
        <w:rPr>
          <w:rFonts w:ascii="Calibri"/>
          <w:sz w:val="21"/>
        </w:rPr>
      </w:pPr>
      <w:r>
        <w:rPr>
          <w:rFonts w:ascii="Calibri"/>
          <w:color w:val="252525"/>
          <w:w w:val="85"/>
          <w:sz w:val="21"/>
        </w:rPr>
        <w:t>2000</w:t>
      </w:r>
    </w:p>
    <w:p w14:paraId="1B359EEA" w14:textId="77777777" w:rsidR="0092676A" w:rsidRDefault="0092676A">
      <w:pPr>
        <w:pStyle w:val="BodyText"/>
        <w:spacing w:before="12"/>
        <w:rPr>
          <w:rFonts w:ascii="Calibri"/>
          <w:sz w:val="25"/>
        </w:rPr>
      </w:pPr>
    </w:p>
    <w:p w14:paraId="731E39FE" w14:textId="77777777" w:rsidR="0092676A" w:rsidRDefault="00E142A3">
      <w:pPr>
        <w:spacing w:before="67"/>
        <w:ind w:left="493"/>
        <w:rPr>
          <w:rFonts w:ascii="Calibri"/>
          <w:sz w:val="21"/>
        </w:rPr>
      </w:pPr>
      <w:r>
        <w:rPr>
          <w:rFonts w:ascii="Calibri"/>
          <w:color w:val="252525"/>
          <w:w w:val="85"/>
          <w:sz w:val="21"/>
        </w:rPr>
        <w:t>1500</w:t>
      </w:r>
    </w:p>
    <w:p w14:paraId="69A3ADF2" w14:textId="77777777" w:rsidR="0092676A" w:rsidRDefault="0092676A">
      <w:pPr>
        <w:pStyle w:val="BodyText"/>
        <w:spacing w:before="12"/>
        <w:rPr>
          <w:rFonts w:ascii="Calibri"/>
          <w:sz w:val="25"/>
        </w:rPr>
      </w:pPr>
    </w:p>
    <w:p w14:paraId="475513AD" w14:textId="77777777" w:rsidR="0092676A" w:rsidRDefault="00E142A3">
      <w:pPr>
        <w:spacing w:before="67"/>
        <w:ind w:left="493"/>
        <w:rPr>
          <w:rFonts w:ascii="Calibri"/>
          <w:sz w:val="21"/>
        </w:rPr>
      </w:pPr>
      <w:r>
        <w:rPr>
          <w:rFonts w:ascii="Calibri"/>
          <w:color w:val="252525"/>
          <w:w w:val="85"/>
          <w:sz w:val="21"/>
        </w:rPr>
        <w:t>1000</w:t>
      </w:r>
    </w:p>
    <w:p w14:paraId="25E0A9DE" w14:textId="77777777" w:rsidR="0092676A" w:rsidRDefault="0092676A">
      <w:pPr>
        <w:pStyle w:val="BodyText"/>
        <w:spacing w:before="12"/>
        <w:rPr>
          <w:rFonts w:ascii="Calibri"/>
          <w:sz w:val="25"/>
        </w:rPr>
      </w:pPr>
    </w:p>
    <w:p w14:paraId="36E17135" w14:textId="77777777" w:rsidR="0092676A" w:rsidRDefault="00E142A3">
      <w:pPr>
        <w:spacing w:before="67"/>
        <w:ind w:left="568"/>
        <w:rPr>
          <w:rFonts w:ascii="Calibri"/>
          <w:sz w:val="21"/>
        </w:rPr>
      </w:pPr>
      <w:r>
        <w:rPr>
          <w:rFonts w:ascii="Calibri"/>
          <w:color w:val="252525"/>
          <w:w w:val="85"/>
          <w:sz w:val="21"/>
        </w:rPr>
        <w:t>500</w:t>
      </w:r>
    </w:p>
    <w:p w14:paraId="01C0C3A4" w14:textId="77777777" w:rsidR="0092676A" w:rsidRDefault="0092676A">
      <w:pPr>
        <w:pStyle w:val="BodyText"/>
        <w:spacing w:before="12"/>
        <w:rPr>
          <w:rFonts w:ascii="Calibri"/>
          <w:sz w:val="25"/>
        </w:rPr>
      </w:pPr>
    </w:p>
    <w:p w14:paraId="5B1E25B2" w14:textId="77777777" w:rsidR="0092676A" w:rsidRDefault="00E142A3">
      <w:pPr>
        <w:spacing w:before="67" w:line="214" w:lineRule="exact"/>
        <w:ind w:left="732"/>
        <w:rPr>
          <w:rFonts w:ascii="Calibri"/>
          <w:sz w:val="21"/>
        </w:rPr>
      </w:pPr>
      <w:r>
        <w:rPr>
          <w:rFonts w:ascii="Calibri"/>
          <w:color w:val="252525"/>
          <w:w w:val="75"/>
          <w:sz w:val="21"/>
        </w:rPr>
        <w:t>0</w:t>
      </w:r>
    </w:p>
    <w:p w14:paraId="2E990392" w14:textId="77777777" w:rsidR="0092676A" w:rsidRDefault="00E142A3">
      <w:pPr>
        <w:tabs>
          <w:tab w:val="left" w:pos="613"/>
          <w:tab w:val="left" w:pos="1309"/>
          <w:tab w:val="left" w:pos="2005"/>
          <w:tab w:val="left" w:pos="2700"/>
          <w:tab w:val="left" w:pos="3395"/>
          <w:tab w:val="left" w:pos="4091"/>
          <w:tab w:val="left" w:pos="4787"/>
          <w:tab w:val="left" w:pos="5482"/>
          <w:tab w:val="left" w:pos="6178"/>
          <w:tab w:val="left" w:pos="6836"/>
        </w:tabs>
        <w:spacing w:line="200" w:lineRule="exact"/>
        <w:ind w:right="1487"/>
        <w:jc w:val="center"/>
        <w:rPr>
          <w:rFonts w:ascii="Calibri"/>
          <w:sz w:val="21"/>
        </w:rPr>
      </w:pPr>
      <w:r>
        <w:rPr>
          <w:rFonts w:ascii="Calibri"/>
          <w:color w:val="252525"/>
          <w:w w:val="85"/>
          <w:sz w:val="21"/>
        </w:rPr>
        <w:t>0</w:t>
      </w:r>
      <w:r>
        <w:rPr>
          <w:rFonts w:ascii="Calibri"/>
          <w:color w:val="252525"/>
          <w:w w:val="85"/>
          <w:sz w:val="21"/>
        </w:rPr>
        <w:tab/>
        <w:t>100</w:t>
      </w:r>
      <w:r>
        <w:rPr>
          <w:rFonts w:ascii="Calibri"/>
          <w:color w:val="252525"/>
          <w:w w:val="85"/>
          <w:sz w:val="21"/>
        </w:rPr>
        <w:tab/>
        <w:t>200</w:t>
      </w:r>
      <w:r>
        <w:rPr>
          <w:rFonts w:ascii="Calibri"/>
          <w:color w:val="252525"/>
          <w:w w:val="85"/>
          <w:sz w:val="21"/>
        </w:rPr>
        <w:tab/>
        <w:t>300</w:t>
      </w:r>
      <w:r>
        <w:rPr>
          <w:rFonts w:ascii="Calibri"/>
          <w:color w:val="252525"/>
          <w:w w:val="85"/>
          <w:sz w:val="21"/>
        </w:rPr>
        <w:tab/>
        <w:t>400</w:t>
      </w:r>
      <w:r>
        <w:rPr>
          <w:rFonts w:ascii="Calibri"/>
          <w:color w:val="252525"/>
          <w:w w:val="85"/>
          <w:sz w:val="21"/>
        </w:rPr>
        <w:tab/>
        <w:t>500</w:t>
      </w:r>
      <w:r>
        <w:rPr>
          <w:rFonts w:ascii="Calibri"/>
          <w:color w:val="252525"/>
          <w:w w:val="85"/>
          <w:sz w:val="21"/>
        </w:rPr>
        <w:tab/>
        <w:t>600</w:t>
      </w:r>
      <w:r>
        <w:rPr>
          <w:rFonts w:ascii="Calibri"/>
          <w:color w:val="252525"/>
          <w:w w:val="85"/>
          <w:sz w:val="21"/>
        </w:rPr>
        <w:tab/>
        <w:t>700</w:t>
      </w:r>
      <w:r>
        <w:rPr>
          <w:rFonts w:ascii="Calibri"/>
          <w:color w:val="252525"/>
          <w:w w:val="85"/>
          <w:sz w:val="21"/>
        </w:rPr>
        <w:tab/>
        <w:t>800</w:t>
      </w:r>
      <w:r>
        <w:rPr>
          <w:rFonts w:ascii="Calibri"/>
          <w:color w:val="252525"/>
          <w:w w:val="85"/>
          <w:sz w:val="21"/>
        </w:rPr>
        <w:tab/>
        <w:t>900</w:t>
      </w:r>
      <w:r>
        <w:rPr>
          <w:rFonts w:ascii="Calibri"/>
          <w:color w:val="252525"/>
          <w:w w:val="85"/>
          <w:sz w:val="21"/>
        </w:rPr>
        <w:tab/>
        <w:t>1000</w:t>
      </w:r>
    </w:p>
    <w:p w14:paraId="3F2AC3B8" w14:textId="77777777" w:rsidR="0092676A" w:rsidRDefault="00E142A3">
      <w:pPr>
        <w:spacing w:line="254" w:lineRule="exact"/>
        <w:ind w:right="1610"/>
        <w:jc w:val="center"/>
        <w:rPr>
          <w:rFonts w:ascii="Calibri"/>
        </w:rPr>
      </w:pPr>
      <w:r>
        <w:rPr>
          <w:rFonts w:ascii="Calibri"/>
          <w:color w:val="252525"/>
          <w:w w:val="80"/>
        </w:rPr>
        <w:t>Number of Tags (n)</w:t>
      </w:r>
    </w:p>
    <w:p w14:paraId="66A32EDA" w14:textId="77777777" w:rsidR="0092676A" w:rsidRDefault="00E142A3">
      <w:pPr>
        <w:pStyle w:val="BodyText"/>
        <w:spacing w:before="211"/>
        <w:ind w:left="108"/>
        <w:jc w:val="both"/>
      </w:pPr>
      <w:r>
        <w:rPr>
          <w:w w:val="105"/>
        </w:rPr>
        <w:t xml:space="preserve">Figure 6.9:    </w:t>
      </w:r>
      <w:r>
        <w:rPr>
          <w:spacing w:val="52"/>
          <w:w w:val="105"/>
        </w:rPr>
        <w:t xml:space="preserve"> </w:t>
      </w:r>
      <w:r>
        <w:rPr>
          <w:w w:val="105"/>
        </w:rPr>
        <w:t>Comparison between the average reading time for different systems</w:t>
      </w:r>
    </w:p>
    <w:p w14:paraId="1D494633" w14:textId="77777777" w:rsidR="0092676A" w:rsidRDefault="0092676A">
      <w:pPr>
        <w:pStyle w:val="BodyText"/>
        <w:rPr>
          <w:sz w:val="34"/>
        </w:rPr>
      </w:pPr>
    </w:p>
    <w:p w14:paraId="1F16E6AD" w14:textId="77777777" w:rsidR="0092676A" w:rsidRDefault="00E142A3" w:rsidP="00953128">
      <w:pPr>
        <w:pStyle w:val="BodyText"/>
        <w:spacing w:before="280" w:line="358" w:lineRule="exact"/>
        <w:ind w:left="108" w:right="2157"/>
        <w:jc w:val="both"/>
      </w:pPr>
      <w:r>
        <w:rPr>
          <w:w w:val="110"/>
        </w:rPr>
        <w:t xml:space="preserve">that, 2 tags on average are identified per slot. </w:t>
      </w:r>
      <w:r>
        <w:rPr>
          <w:spacing w:val="-3"/>
          <w:w w:val="110"/>
        </w:rPr>
        <w:t xml:space="preserve">However, </w:t>
      </w:r>
      <w:r>
        <w:rPr>
          <w:w w:val="110"/>
        </w:rPr>
        <w:t xml:space="preserve">this method is not compatible with the EPCglobal C1 G2 standard and can not </w:t>
      </w:r>
      <w:r>
        <w:rPr>
          <w:spacing w:val="3"/>
          <w:w w:val="110"/>
        </w:rPr>
        <w:t xml:space="preserve">be </w:t>
      </w:r>
      <w:r>
        <w:rPr>
          <w:w w:val="110"/>
        </w:rPr>
        <w:t xml:space="preserve">applied in practice, because it </w:t>
      </w:r>
      <w:del w:id="64" w:author="Raghda Wahdan" w:date="2017-11-14T15:06:00Z">
        <w:r w:rsidDel="002A7A80">
          <w:rPr>
            <w:w w:val="110"/>
          </w:rPr>
          <w:delText xml:space="preserve">it </w:delText>
        </w:r>
      </w:del>
      <w:r>
        <w:rPr>
          <w:w w:val="110"/>
        </w:rPr>
        <w:t>will produce collision in the tag side. The second sce</w:t>
      </w:r>
      <w:del w:id="65" w:author="Raghda Wahdan" w:date="2017-11-14T15:06:00Z">
        <w:r w:rsidDel="002A7A80">
          <w:rPr>
            <w:w w:val="110"/>
          </w:rPr>
          <w:delText xml:space="preserve">- </w:delText>
        </w:r>
      </w:del>
      <w:r>
        <w:rPr>
          <w:w w:val="110"/>
        </w:rPr>
        <w:t>nario</w:t>
      </w:r>
      <w:r>
        <w:rPr>
          <w:spacing w:val="-11"/>
          <w:w w:val="110"/>
        </w:rPr>
        <w:t xml:space="preserve"> </w:t>
      </w:r>
      <w:r>
        <w:rPr>
          <w:w w:val="110"/>
        </w:rPr>
        <w:t>uses</w:t>
      </w:r>
      <w:r>
        <w:rPr>
          <w:spacing w:val="-11"/>
          <w:w w:val="110"/>
        </w:rPr>
        <w:t xml:space="preserve"> </w:t>
      </w:r>
      <w:r>
        <w:rPr>
          <w:w w:val="110"/>
        </w:rPr>
        <w:t>only</w:t>
      </w:r>
      <w:r>
        <w:rPr>
          <w:spacing w:val="-11"/>
          <w:w w:val="110"/>
        </w:rPr>
        <w:t xml:space="preserve"> </w:t>
      </w:r>
      <w:r>
        <w:rPr>
          <w:w w:val="110"/>
        </w:rPr>
        <w:t>single</w:t>
      </w:r>
      <w:r>
        <w:rPr>
          <w:spacing w:val="-11"/>
          <w:w w:val="110"/>
        </w:rPr>
        <w:t xml:space="preserve"> </w:t>
      </w:r>
      <w:del w:id="66" w:author="Raghda Wahdan" w:date="2017-11-14T15:09:00Z">
        <w:r w:rsidDel="002A7A80">
          <w:rPr>
            <w:w w:val="110"/>
          </w:rPr>
          <w:delText>acknowldgment</w:delText>
        </w:r>
      </w:del>
      <w:ins w:id="67" w:author="Raghda Wahdan" w:date="2017-11-14T15:09:00Z">
        <w:r w:rsidR="002A7A80">
          <w:rPr>
            <w:w w:val="110"/>
          </w:rPr>
          <w:t>acknowledgment</w:t>
        </w:r>
      </w:ins>
      <w:r>
        <w:rPr>
          <w:spacing w:val="-11"/>
          <w:w w:val="110"/>
        </w:rPr>
        <w:t xml:space="preserve"> </w:t>
      </w:r>
      <w:r>
        <w:rPr>
          <w:w w:val="110"/>
        </w:rPr>
        <w:t>system.</w:t>
      </w:r>
      <w:r>
        <w:rPr>
          <w:spacing w:val="19"/>
          <w:w w:val="110"/>
        </w:rPr>
        <w:t xml:space="preserve"> </w:t>
      </w:r>
      <w:r>
        <w:rPr>
          <w:w w:val="110"/>
        </w:rPr>
        <w:t>It</w:t>
      </w:r>
      <w:r>
        <w:rPr>
          <w:spacing w:val="-11"/>
          <w:w w:val="110"/>
        </w:rPr>
        <w:t xml:space="preserve"> </w:t>
      </w:r>
      <w:r>
        <w:rPr>
          <w:w w:val="110"/>
        </w:rPr>
        <w:t>acknowledges</w:t>
      </w:r>
      <w:r>
        <w:rPr>
          <w:spacing w:val="-11"/>
          <w:w w:val="110"/>
        </w:rPr>
        <w:t xml:space="preserve"> </w:t>
      </w:r>
      <w:r>
        <w:rPr>
          <w:w w:val="110"/>
        </w:rPr>
        <w:t>only</w:t>
      </w:r>
      <w:r>
        <w:rPr>
          <w:spacing w:val="-11"/>
          <w:w w:val="110"/>
        </w:rPr>
        <w:t xml:space="preserve"> </w:t>
      </w:r>
      <w:r>
        <w:rPr>
          <w:w w:val="110"/>
        </w:rPr>
        <w:t>a</w:t>
      </w:r>
      <w:r>
        <w:rPr>
          <w:spacing w:val="-11"/>
          <w:w w:val="110"/>
        </w:rPr>
        <w:t xml:space="preserve"> </w:t>
      </w:r>
      <w:r>
        <w:rPr>
          <w:w w:val="110"/>
        </w:rPr>
        <w:t>single</w:t>
      </w:r>
      <w:r>
        <w:rPr>
          <w:spacing w:val="-11"/>
          <w:w w:val="110"/>
        </w:rPr>
        <w:t xml:space="preserve"> </w:t>
      </w:r>
      <w:r>
        <w:rPr>
          <w:w w:val="110"/>
        </w:rPr>
        <w:t xml:space="preserve">tag and neglect the other tags replies. It results </w:t>
      </w:r>
      <w:r>
        <w:rPr>
          <w:rFonts w:ascii="Arial Unicode MS"/>
          <w:w w:val="110"/>
        </w:rPr>
        <w:t>67</w:t>
      </w:r>
      <w:r>
        <w:rPr>
          <w:rFonts w:ascii="Arial Unicode MS"/>
          <w:spacing w:val="-62"/>
          <w:w w:val="110"/>
        </w:rPr>
        <w:t xml:space="preserve"> </w:t>
      </w:r>
      <w:r>
        <w:rPr>
          <w:rFonts w:ascii="Arial Unicode MS"/>
          <w:w w:val="110"/>
        </w:rPr>
        <w:t xml:space="preserve">% </w:t>
      </w:r>
      <w:r>
        <w:rPr>
          <w:w w:val="110"/>
        </w:rPr>
        <w:t xml:space="preserve">maximum reading efficiency. This system does not benefit from the strong collision </w:t>
      </w:r>
      <w:r>
        <w:rPr>
          <w:spacing w:val="-3"/>
          <w:w w:val="110"/>
        </w:rPr>
        <w:t xml:space="preserve">recovery </w:t>
      </w:r>
      <w:r>
        <w:rPr>
          <w:w w:val="110"/>
        </w:rPr>
        <w:t>capability of the reader. The third one is the proposed pseudo parallel successful slot</w:t>
      </w:r>
      <w:ins w:id="68" w:author="Raghda Wahdan" w:date="2017-11-14T15:11:00Z">
        <w:r w:rsidR="002A7A80">
          <w:rPr>
            <w:w w:val="110"/>
          </w:rPr>
          <w:t>;</w:t>
        </w:r>
      </w:ins>
      <w:del w:id="69" w:author="Raghda Wahdan" w:date="2017-11-14T15:11:00Z">
        <w:r w:rsidDel="002A7A80">
          <w:rPr>
            <w:w w:val="110"/>
          </w:rPr>
          <w:delText>.</w:delText>
        </w:r>
      </w:del>
      <w:r>
        <w:rPr>
          <w:w w:val="110"/>
        </w:rPr>
        <w:t xml:space="preserve"> </w:t>
      </w:r>
      <w:ins w:id="70" w:author="Raghda Wahdan" w:date="2017-11-14T15:11:00Z">
        <w:r w:rsidR="002A7A80">
          <w:rPr>
            <w:w w:val="110"/>
          </w:rPr>
          <w:t>t</w:t>
        </w:r>
      </w:ins>
      <w:del w:id="71" w:author="Raghda Wahdan" w:date="2017-11-14T15:11:00Z">
        <w:r w:rsidDel="002A7A80">
          <w:rPr>
            <w:w w:val="110"/>
          </w:rPr>
          <w:delText>T</w:delText>
        </w:r>
      </w:del>
      <w:r>
        <w:rPr>
          <w:w w:val="110"/>
        </w:rPr>
        <w:t>his system</w:t>
      </w:r>
      <w:r>
        <w:rPr>
          <w:spacing w:val="-7"/>
          <w:w w:val="110"/>
        </w:rPr>
        <w:t xml:space="preserve"> </w:t>
      </w:r>
      <w:r>
        <w:rPr>
          <w:w w:val="110"/>
        </w:rPr>
        <w:t>compromises</w:t>
      </w:r>
      <w:r>
        <w:rPr>
          <w:spacing w:val="-8"/>
          <w:w w:val="110"/>
        </w:rPr>
        <w:t xml:space="preserve"> </w:t>
      </w:r>
      <w:r>
        <w:rPr>
          <w:w w:val="110"/>
        </w:rPr>
        <w:t>between</w:t>
      </w:r>
      <w:r>
        <w:rPr>
          <w:spacing w:val="-7"/>
          <w:w w:val="110"/>
        </w:rPr>
        <w:t xml:space="preserve"> </w:t>
      </w:r>
      <w:r>
        <w:rPr>
          <w:w w:val="110"/>
        </w:rPr>
        <w:t>the</w:t>
      </w:r>
      <w:r>
        <w:rPr>
          <w:spacing w:val="-7"/>
          <w:w w:val="110"/>
        </w:rPr>
        <w:t xml:space="preserve"> </w:t>
      </w:r>
      <w:r>
        <w:rPr>
          <w:w w:val="110"/>
        </w:rPr>
        <w:t>single</w:t>
      </w:r>
      <w:r>
        <w:rPr>
          <w:spacing w:val="-7"/>
          <w:w w:val="110"/>
        </w:rPr>
        <w:t xml:space="preserve"> </w:t>
      </w:r>
      <w:r>
        <w:rPr>
          <w:w w:val="110"/>
        </w:rPr>
        <w:t>tag</w:t>
      </w:r>
      <w:r>
        <w:rPr>
          <w:spacing w:val="-7"/>
          <w:w w:val="110"/>
        </w:rPr>
        <w:t xml:space="preserve"> </w:t>
      </w:r>
      <w:r>
        <w:rPr>
          <w:w w:val="110"/>
        </w:rPr>
        <w:t>acknowledgment</w:t>
      </w:r>
      <w:r>
        <w:rPr>
          <w:spacing w:val="-7"/>
          <w:w w:val="110"/>
        </w:rPr>
        <w:t xml:space="preserve"> </w:t>
      </w:r>
      <w:r>
        <w:rPr>
          <w:w w:val="110"/>
        </w:rPr>
        <w:t>and</w:t>
      </w:r>
      <w:r>
        <w:rPr>
          <w:spacing w:val="-7"/>
          <w:w w:val="110"/>
        </w:rPr>
        <w:t xml:space="preserve"> </w:t>
      </w:r>
      <w:r>
        <w:rPr>
          <w:w w:val="110"/>
        </w:rPr>
        <w:t>the</w:t>
      </w:r>
      <w:r>
        <w:rPr>
          <w:spacing w:val="-7"/>
          <w:w w:val="110"/>
        </w:rPr>
        <w:t xml:space="preserve"> </w:t>
      </w:r>
      <w:r>
        <w:rPr>
          <w:w w:val="110"/>
        </w:rPr>
        <w:t>fully</w:t>
      </w:r>
      <w:r>
        <w:rPr>
          <w:spacing w:val="-7"/>
          <w:w w:val="110"/>
        </w:rPr>
        <w:t xml:space="preserve"> </w:t>
      </w:r>
      <w:r>
        <w:rPr>
          <w:w w:val="110"/>
        </w:rPr>
        <w:t>par</w:t>
      </w:r>
      <w:del w:id="72" w:author="Raghda Wahdan" w:date="2017-11-14T15:11:00Z">
        <w:r w:rsidDel="002A7A80">
          <w:rPr>
            <w:w w:val="110"/>
          </w:rPr>
          <w:delText xml:space="preserve">- </w:delText>
        </w:r>
      </w:del>
      <w:r>
        <w:rPr>
          <w:w w:val="110"/>
        </w:rPr>
        <w:t>allel</w:t>
      </w:r>
      <w:r>
        <w:rPr>
          <w:spacing w:val="-28"/>
          <w:w w:val="110"/>
        </w:rPr>
        <w:t xml:space="preserve"> </w:t>
      </w:r>
      <w:r>
        <w:rPr>
          <w:w w:val="110"/>
        </w:rPr>
        <w:t>acknowledgment.</w:t>
      </w:r>
      <w:r>
        <w:rPr>
          <w:spacing w:val="-5"/>
          <w:w w:val="110"/>
        </w:rPr>
        <w:t xml:space="preserve"> </w:t>
      </w:r>
      <w:r>
        <w:rPr>
          <w:w w:val="110"/>
        </w:rPr>
        <w:t>It</w:t>
      </w:r>
      <w:r>
        <w:rPr>
          <w:spacing w:val="-28"/>
          <w:w w:val="110"/>
        </w:rPr>
        <w:t xml:space="preserve"> </w:t>
      </w:r>
      <w:r>
        <w:rPr>
          <w:w w:val="110"/>
        </w:rPr>
        <w:t>results</w:t>
      </w:r>
      <w:r>
        <w:rPr>
          <w:spacing w:val="-28"/>
          <w:w w:val="110"/>
        </w:rPr>
        <w:t xml:space="preserve"> </w:t>
      </w:r>
      <w:r>
        <w:rPr>
          <w:rFonts w:ascii="Arial Unicode MS"/>
          <w:w w:val="110"/>
        </w:rPr>
        <w:t>100%</w:t>
      </w:r>
      <w:r>
        <w:rPr>
          <w:rFonts w:ascii="Arial Unicode MS"/>
          <w:spacing w:val="-35"/>
          <w:w w:val="110"/>
        </w:rPr>
        <w:t xml:space="preserve"> </w:t>
      </w:r>
      <w:r>
        <w:rPr>
          <w:w w:val="110"/>
        </w:rPr>
        <w:t>maximum</w:t>
      </w:r>
      <w:r>
        <w:rPr>
          <w:spacing w:val="-28"/>
          <w:w w:val="110"/>
        </w:rPr>
        <w:t xml:space="preserve"> </w:t>
      </w:r>
      <w:r>
        <w:rPr>
          <w:w w:val="110"/>
        </w:rPr>
        <w:t>reading</w:t>
      </w:r>
      <w:r>
        <w:rPr>
          <w:spacing w:val="-28"/>
          <w:w w:val="110"/>
        </w:rPr>
        <w:t xml:space="preserve"> </w:t>
      </w:r>
      <w:r>
        <w:rPr>
          <w:w w:val="110"/>
        </w:rPr>
        <w:t>efficiency.</w:t>
      </w:r>
      <w:r>
        <w:rPr>
          <w:spacing w:val="-5"/>
          <w:w w:val="110"/>
        </w:rPr>
        <w:t xml:space="preserve"> </w:t>
      </w:r>
      <w:r>
        <w:rPr>
          <w:w w:val="110"/>
        </w:rPr>
        <w:t>This</w:t>
      </w:r>
      <w:r>
        <w:rPr>
          <w:spacing w:val="-28"/>
          <w:w w:val="110"/>
        </w:rPr>
        <w:t xml:space="preserve"> </w:t>
      </w:r>
      <w:r>
        <w:rPr>
          <w:w w:val="110"/>
        </w:rPr>
        <w:t xml:space="preserve">means that it approaches the theoretical </w:t>
      </w:r>
      <w:r>
        <w:rPr>
          <w:spacing w:val="-3"/>
          <w:w w:val="110"/>
        </w:rPr>
        <w:t xml:space="preserve">lower </w:t>
      </w:r>
      <w:r>
        <w:rPr>
          <w:w w:val="110"/>
        </w:rPr>
        <w:t>reading time limit of the EPCglobal</w:t>
      </w:r>
      <w:r>
        <w:rPr>
          <w:spacing w:val="66"/>
          <w:w w:val="110"/>
        </w:rPr>
        <w:t xml:space="preserve"> </w:t>
      </w:r>
      <w:r>
        <w:rPr>
          <w:w w:val="110"/>
        </w:rPr>
        <w:t>C1 G2 standard</w:t>
      </w:r>
      <w:r>
        <w:rPr>
          <w:spacing w:val="7"/>
          <w:w w:val="110"/>
        </w:rPr>
        <w:t xml:space="preserve"> </w:t>
      </w:r>
      <w:r>
        <w:rPr>
          <w:w w:val="110"/>
        </w:rPr>
        <w:t>[11].</w:t>
      </w:r>
    </w:p>
    <w:p w14:paraId="4C9C2DA6" w14:textId="77777777" w:rsidR="0092676A" w:rsidRDefault="00E142A3">
      <w:pPr>
        <w:pStyle w:val="BodyText"/>
        <w:spacing w:before="8" w:line="358" w:lineRule="exact"/>
        <w:ind w:left="108" w:right="2157" w:firstLine="351"/>
        <w:jc w:val="both"/>
      </w:pPr>
      <w:r>
        <w:rPr>
          <w:w w:val="110"/>
        </w:rPr>
        <w:t>Figure</w:t>
      </w:r>
      <w:r>
        <w:rPr>
          <w:spacing w:val="-17"/>
          <w:w w:val="110"/>
        </w:rPr>
        <w:t xml:space="preserve"> </w:t>
      </w:r>
      <w:r>
        <w:rPr>
          <w:w w:val="110"/>
        </w:rPr>
        <w:t>6.9</w:t>
      </w:r>
      <w:r>
        <w:rPr>
          <w:spacing w:val="-17"/>
          <w:w w:val="110"/>
        </w:rPr>
        <w:t xml:space="preserve"> </w:t>
      </w:r>
      <w:r>
        <w:rPr>
          <w:w w:val="110"/>
        </w:rPr>
        <w:t>shows</w:t>
      </w:r>
      <w:r>
        <w:rPr>
          <w:spacing w:val="-17"/>
          <w:w w:val="110"/>
        </w:rPr>
        <w:t xml:space="preserve"> </w:t>
      </w:r>
      <w:r>
        <w:rPr>
          <w:w w:val="110"/>
        </w:rPr>
        <w:t>the</w:t>
      </w:r>
      <w:r>
        <w:rPr>
          <w:spacing w:val="-17"/>
          <w:w w:val="110"/>
        </w:rPr>
        <w:t xml:space="preserve"> </w:t>
      </w:r>
      <w:r>
        <w:rPr>
          <w:w w:val="110"/>
        </w:rPr>
        <w:t>average</w:t>
      </w:r>
      <w:r>
        <w:rPr>
          <w:spacing w:val="-17"/>
          <w:w w:val="110"/>
        </w:rPr>
        <w:t xml:space="preserve"> </w:t>
      </w:r>
      <w:r>
        <w:rPr>
          <w:w w:val="110"/>
        </w:rPr>
        <w:t>reading</w:t>
      </w:r>
      <w:r>
        <w:rPr>
          <w:spacing w:val="-17"/>
          <w:w w:val="110"/>
        </w:rPr>
        <w:t xml:space="preserve"> </w:t>
      </w:r>
      <w:r>
        <w:rPr>
          <w:w w:val="110"/>
        </w:rPr>
        <w:t>time</w:t>
      </w:r>
      <w:r>
        <w:rPr>
          <w:spacing w:val="-17"/>
          <w:w w:val="110"/>
        </w:rPr>
        <w:t xml:space="preserve"> </w:t>
      </w:r>
      <w:r>
        <w:rPr>
          <w:w w:val="110"/>
        </w:rPr>
        <w:t>of</w:t>
      </w:r>
      <w:r>
        <w:rPr>
          <w:spacing w:val="-17"/>
          <w:w w:val="110"/>
        </w:rPr>
        <w:t xml:space="preserve"> </w:t>
      </w:r>
      <w:r>
        <w:rPr>
          <w:w w:val="110"/>
        </w:rPr>
        <w:t>the</w:t>
      </w:r>
      <w:r>
        <w:rPr>
          <w:spacing w:val="-17"/>
          <w:w w:val="110"/>
        </w:rPr>
        <w:t xml:space="preserve"> </w:t>
      </w:r>
      <w:r>
        <w:rPr>
          <w:w w:val="110"/>
        </w:rPr>
        <w:t>proposed</w:t>
      </w:r>
      <w:r>
        <w:rPr>
          <w:spacing w:val="-17"/>
          <w:w w:val="110"/>
        </w:rPr>
        <w:t xml:space="preserve"> </w:t>
      </w:r>
      <w:r>
        <w:rPr>
          <w:w w:val="110"/>
        </w:rPr>
        <w:t>system</w:t>
      </w:r>
      <w:r>
        <w:rPr>
          <w:spacing w:val="-17"/>
          <w:w w:val="110"/>
        </w:rPr>
        <w:t xml:space="preserve"> </w:t>
      </w:r>
      <w:r>
        <w:rPr>
          <w:w w:val="110"/>
        </w:rPr>
        <w:t>compared to</w:t>
      </w:r>
      <w:r>
        <w:rPr>
          <w:spacing w:val="-18"/>
          <w:w w:val="110"/>
        </w:rPr>
        <w:t xml:space="preserve"> </w:t>
      </w:r>
      <w:r>
        <w:rPr>
          <w:w w:val="110"/>
        </w:rPr>
        <w:t>the</w:t>
      </w:r>
      <w:r>
        <w:rPr>
          <w:spacing w:val="-18"/>
          <w:w w:val="110"/>
        </w:rPr>
        <w:t xml:space="preserve"> </w:t>
      </w:r>
      <w:r>
        <w:rPr>
          <w:spacing w:val="-3"/>
          <w:w w:val="110"/>
        </w:rPr>
        <w:t>conventional</w:t>
      </w:r>
      <w:r>
        <w:rPr>
          <w:spacing w:val="-18"/>
          <w:w w:val="110"/>
        </w:rPr>
        <w:t xml:space="preserve"> </w:t>
      </w:r>
      <w:r>
        <w:rPr>
          <w:w w:val="110"/>
        </w:rPr>
        <w:t>FSA</w:t>
      </w:r>
      <w:r>
        <w:rPr>
          <w:spacing w:val="-18"/>
          <w:w w:val="110"/>
        </w:rPr>
        <w:t xml:space="preserve"> </w:t>
      </w:r>
      <w:r>
        <w:rPr>
          <w:w w:val="110"/>
        </w:rPr>
        <w:t>and</w:t>
      </w:r>
      <w:r>
        <w:rPr>
          <w:spacing w:val="-18"/>
          <w:w w:val="110"/>
        </w:rPr>
        <w:t xml:space="preserve"> </w:t>
      </w:r>
      <w:r>
        <w:rPr>
          <w:w w:val="110"/>
        </w:rPr>
        <w:t>other</w:t>
      </w:r>
      <w:r>
        <w:rPr>
          <w:spacing w:val="-18"/>
          <w:w w:val="110"/>
        </w:rPr>
        <w:t xml:space="preserve"> </w:t>
      </w:r>
      <w:r>
        <w:rPr>
          <w:w w:val="110"/>
        </w:rPr>
        <w:t>recent</w:t>
      </w:r>
      <w:r>
        <w:rPr>
          <w:spacing w:val="-18"/>
          <w:w w:val="110"/>
        </w:rPr>
        <w:t xml:space="preserve"> </w:t>
      </w:r>
      <w:r>
        <w:rPr>
          <w:w w:val="110"/>
        </w:rPr>
        <w:t>EPCglobal</w:t>
      </w:r>
      <w:r>
        <w:rPr>
          <w:spacing w:val="-19"/>
          <w:w w:val="110"/>
        </w:rPr>
        <w:t xml:space="preserve"> </w:t>
      </w:r>
      <w:r>
        <w:rPr>
          <w:w w:val="110"/>
        </w:rPr>
        <w:t>C1</w:t>
      </w:r>
      <w:r>
        <w:rPr>
          <w:spacing w:val="-19"/>
          <w:w w:val="110"/>
        </w:rPr>
        <w:t xml:space="preserve"> </w:t>
      </w:r>
      <w:r>
        <w:rPr>
          <w:w w:val="110"/>
        </w:rPr>
        <w:t>G2</w:t>
      </w:r>
      <w:r>
        <w:rPr>
          <w:spacing w:val="-18"/>
          <w:w w:val="110"/>
        </w:rPr>
        <w:t xml:space="preserve"> </w:t>
      </w:r>
      <w:r>
        <w:rPr>
          <w:w w:val="110"/>
        </w:rPr>
        <w:t>compatible</w:t>
      </w:r>
      <w:r>
        <w:rPr>
          <w:spacing w:val="-19"/>
          <w:w w:val="110"/>
        </w:rPr>
        <w:t xml:space="preserve"> </w:t>
      </w:r>
      <w:r>
        <w:rPr>
          <w:w w:val="110"/>
        </w:rPr>
        <w:t>systems using</w:t>
      </w:r>
      <w:r>
        <w:rPr>
          <w:spacing w:val="-16"/>
          <w:w w:val="110"/>
        </w:rPr>
        <w:t xml:space="preserve"> </w:t>
      </w:r>
      <w:r>
        <w:rPr>
          <w:w w:val="110"/>
        </w:rPr>
        <w:t>collision</w:t>
      </w:r>
      <w:r>
        <w:rPr>
          <w:spacing w:val="-16"/>
          <w:w w:val="110"/>
        </w:rPr>
        <w:t xml:space="preserve"> </w:t>
      </w:r>
      <w:r>
        <w:rPr>
          <w:spacing w:val="-3"/>
          <w:w w:val="110"/>
        </w:rPr>
        <w:t>recovery</w:t>
      </w:r>
      <w:r>
        <w:rPr>
          <w:spacing w:val="-16"/>
          <w:w w:val="110"/>
        </w:rPr>
        <w:t xml:space="preserve"> </w:t>
      </w:r>
      <w:r>
        <w:rPr>
          <w:w w:val="110"/>
        </w:rPr>
        <w:t>techniques.</w:t>
      </w:r>
      <w:r>
        <w:rPr>
          <w:spacing w:val="12"/>
          <w:w w:val="110"/>
        </w:rPr>
        <w:t xml:space="preserve"> </w:t>
      </w:r>
      <w:r>
        <w:rPr>
          <w:w w:val="110"/>
        </w:rPr>
        <w:t>According</w:t>
      </w:r>
      <w:r>
        <w:rPr>
          <w:spacing w:val="-17"/>
          <w:w w:val="110"/>
        </w:rPr>
        <w:t xml:space="preserve"> </w:t>
      </w:r>
      <w:r>
        <w:rPr>
          <w:w w:val="110"/>
        </w:rPr>
        <w:t>to</w:t>
      </w:r>
      <w:r>
        <w:rPr>
          <w:spacing w:val="-16"/>
          <w:w w:val="110"/>
        </w:rPr>
        <w:t xml:space="preserve"> </w:t>
      </w:r>
      <w:ins w:id="73" w:author="Raghda Wahdan" w:date="2017-11-14T15:20:00Z">
        <w:r w:rsidR="006E2B6A">
          <w:rPr>
            <w:w w:val="110"/>
          </w:rPr>
          <w:t>F</w:t>
        </w:r>
      </w:ins>
      <w:del w:id="74" w:author="Raghda Wahdan" w:date="2017-11-14T15:20:00Z">
        <w:r w:rsidDel="006E2B6A">
          <w:rPr>
            <w:w w:val="110"/>
          </w:rPr>
          <w:delText>f</w:delText>
        </w:r>
      </w:del>
      <w:r>
        <w:rPr>
          <w:w w:val="110"/>
        </w:rPr>
        <w:t>igure</w:t>
      </w:r>
      <w:r>
        <w:rPr>
          <w:spacing w:val="-16"/>
          <w:w w:val="110"/>
        </w:rPr>
        <w:t xml:space="preserve"> </w:t>
      </w:r>
      <w:r>
        <w:rPr>
          <w:w w:val="110"/>
        </w:rPr>
        <w:t>6.9,</w:t>
      </w:r>
      <w:r>
        <w:rPr>
          <w:spacing w:val="-14"/>
          <w:w w:val="110"/>
        </w:rPr>
        <w:t xml:space="preserve"> </w:t>
      </w:r>
      <w:r>
        <w:rPr>
          <w:w w:val="110"/>
        </w:rPr>
        <w:t>the</w:t>
      </w:r>
      <w:r>
        <w:rPr>
          <w:spacing w:val="-16"/>
          <w:w w:val="110"/>
        </w:rPr>
        <w:t xml:space="preserve"> </w:t>
      </w:r>
      <w:r>
        <w:rPr>
          <w:w w:val="110"/>
        </w:rPr>
        <w:t>average</w:t>
      </w:r>
      <w:r>
        <w:rPr>
          <w:spacing w:val="-16"/>
          <w:w w:val="110"/>
        </w:rPr>
        <w:t xml:space="preserve"> </w:t>
      </w:r>
      <w:r>
        <w:rPr>
          <w:w w:val="110"/>
        </w:rPr>
        <w:t xml:space="preserve">reading time of the proposed system is decreased compared to the </w:t>
      </w:r>
      <w:r>
        <w:rPr>
          <w:spacing w:val="-3"/>
          <w:w w:val="110"/>
        </w:rPr>
        <w:t xml:space="preserve">conventional </w:t>
      </w:r>
      <w:r>
        <w:rPr>
          <w:w w:val="110"/>
        </w:rPr>
        <w:t xml:space="preserve">FSA </w:t>
      </w:r>
      <w:r>
        <w:rPr>
          <w:spacing w:val="-4"/>
          <w:w w:val="110"/>
        </w:rPr>
        <w:t xml:space="preserve">by </w:t>
      </w:r>
      <w:r>
        <w:rPr>
          <w:rFonts w:ascii="Arial Unicode MS"/>
          <w:w w:val="110"/>
        </w:rPr>
        <w:t>60%</w:t>
      </w:r>
      <w:r>
        <w:rPr>
          <w:w w:val="110"/>
        </w:rPr>
        <w:t xml:space="preserve">. In [81] the authors proposed a collision </w:t>
      </w:r>
      <w:r>
        <w:rPr>
          <w:spacing w:val="-3"/>
          <w:w w:val="110"/>
        </w:rPr>
        <w:t xml:space="preserve">recovery </w:t>
      </w:r>
      <w:r>
        <w:rPr>
          <w:w w:val="110"/>
        </w:rPr>
        <w:t xml:space="preserve">system that is able to </w:t>
      </w:r>
      <w:r>
        <w:rPr>
          <w:spacing w:val="-3"/>
          <w:w w:val="110"/>
        </w:rPr>
        <w:t xml:space="preserve">recover </w:t>
      </w:r>
      <w:r>
        <w:rPr>
          <w:w w:val="110"/>
        </w:rPr>
        <w:t xml:space="preserve">up to </w:t>
      </w:r>
      <w:r>
        <w:rPr>
          <w:spacing w:val="-5"/>
          <w:w w:val="110"/>
        </w:rPr>
        <w:t xml:space="preserve">two  </w:t>
      </w:r>
      <w:r>
        <w:rPr>
          <w:w w:val="110"/>
        </w:rPr>
        <w:t xml:space="preserve">collided tags.  </w:t>
      </w:r>
      <w:r>
        <w:rPr>
          <w:spacing w:val="-3"/>
          <w:w w:val="110"/>
        </w:rPr>
        <w:t xml:space="preserve">Accordingly,  </w:t>
      </w:r>
      <w:r>
        <w:rPr>
          <w:w w:val="110"/>
        </w:rPr>
        <w:t xml:space="preserve">the </w:t>
      </w:r>
      <w:r>
        <w:rPr>
          <w:spacing w:val="-3"/>
          <w:w w:val="110"/>
        </w:rPr>
        <w:t xml:space="preserve">average </w:t>
      </w:r>
      <w:r>
        <w:rPr>
          <w:w w:val="110"/>
        </w:rPr>
        <w:t xml:space="preserve">reading time   </w:t>
      </w:r>
      <w:r>
        <w:rPr>
          <w:spacing w:val="11"/>
          <w:w w:val="110"/>
        </w:rPr>
        <w:t xml:space="preserve"> </w:t>
      </w:r>
      <w:r>
        <w:rPr>
          <w:w w:val="110"/>
        </w:rPr>
        <w:t>of</w:t>
      </w:r>
    </w:p>
    <w:p w14:paraId="1E9018FE" w14:textId="77777777" w:rsidR="0092676A" w:rsidRDefault="0092676A">
      <w:pPr>
        <w:spacing w:line="358" w:lineRule="exact"/>
        <w:jc w:val="both"/>
        <w:sectPr w:rsidR="0092676A">
          <w:pgSz w:w="11910" w:h="16840"/>
          <w:pgMar w:top="1920" w:right="0" w:bottom="280" w:left="1620" w:header="1603" w:footer="0" w:gutter="0"/>
          <w:cols w:space="720"/>
        </w:sectPr>
      </w:pPr>
    </w:p>
    <w:p w14:paraId="191B7A07" w14:textId="77777777" w:rsidR="0092676A" w:rsidRDefault="0092676A">
      <w:pPr>
        <w:pStyle w:val="BodyText"/>
        <w:spacing w:before="9"/>
        <w:rPr>
          <w:sz w:val="20"/>
        </w:rPr>
      </w:pPr>
    </w:p>
    <w:p w14:paraId="4E252965" w14:textId="77777777" w:rsidR="0092676A" w:rsidRDefault="00E142A3">
      <w:pPr>
        <w:pStyle w:val="BodyText"/>
        <w:spacing w:before="83" w:line="358" w:lineRule="exact"/>
        <w:ind w:left="480" w:right="105"/>
        <w:jc w:val="both"/>
      </w:pPr>
      <w:r>
        <w:rPr>
          <w:w w:val="110"/>
        </w:rPr>
        <w:t xml:space="preserve">the proposed system is </w:t>
      </w:r>
      <w:r>
        <w:rPr>
          <w:spacing w:val="-3"/>
          <w:w w:val="110"/>
        </w:rPr>
        <w:t xml:space="preserve">lower </w:t>
      </w:r>
      <w:r>
        <w:rPr>
          <w:w w:val="110"/>
        </w:rPr>
        <w:t xml:space="preserve">than the reading time of [81] and [98] </w:t>
      </w:r>
      <w:r>
        <w:rPr>
          <w:spacing w:val="-4"/>
          <w:w w:val="110"/>
        </w:rPr>
        <w:t xml:space="preserve">by </w:t>
      </w:r>
      <w:r>
        <w:rPr>
          <w:rFonts w:ascii="Arial Unicode MS"/>
          <w:w w:val="110"/>
        </w:rPr>
        <w:t xml:space="preserve">50% </w:t>
      </w:r>
      <w:r>
        <w:rPr>
          <w:w w:val="110"/>
        </w:rPr>
        <w:t>and</w:t>
      </w:r>
      <w:r>
        <w:rPr>
          <w:spacing w:val="-10"/>
          <w:w w:val="110"/>
        </w:rPr>
        <w:t xml:space="preserve"> </w:t>
      </w:r>
      <w:r>
        <w:rPr>
          <w:rFonts w:ascii="Arial Unicode MS"/>
          <w:w w:val="110"/>
        </w:rPr>
        <w:t>35%</w:t>
      </w:r>
      <w:r>
        <w:rPr>
          <w:w w:val="110"/>
        </w:rPr>
        <w:t>,</w:t>
      </w:r>
      <w:r>
        <w:rPr>
          <w:spacing w:val="-9"/>
          <w:w w:val="110"/>
        </w:rPr>
        <w:t xml:space="preserve"> </w:t>
      </w:r>
      <w:r>
        <w:rPr>
          <w:w w:val="110"/>
        </w:rPr>
        <w:t>respectively.</w:t>
      </w:r>
      <w:r>
        <w:rPr>
          <w:spacing w:val="16"/>
          <w:w w:val="110"/>
        </w:rPr>
        <w:t xml:space="preserve"> </w:t>
      </w:r>
      <w:r>
        <w:rPr>
          <w:spacing w:val="-3"/>
          <w:w w:val="110"/>
        </w:rPr>
        <w:t>Finally,</w:t>
      </w:r>
      <w:r>
        <w:rPr>
          <w:spacing w:val="-9"/>
          <w:w w:val="110"/>
        </w:rPr>
        <w:t xml:space="preserve"> </w:t>
      </w:r>
      <w:r>
        <w:rPr>
          <w:w w:val="110"/>
        </w:rPr>
        <w:t>the</w:t>
      </w:r>
      <w:r>
        <w:rPr>
          <w:spacing w:val="-10"/>
          <w:w w:val="110"/>
        </w:rPr>
        <w:t xml:space="preserve"> </w:t>
      </w:r>
      <w:r>
        <w:rPr>
          <w:w w:val="110"/>
        </w:rPr>
        <w:t>proposed</w:t>
      </w:r>
      <w:r>
        <w:rPr>
          <w:spacing w:val="-10"/>
          <w:w w:val="110"/>
        </w:rPr>
        <w:t xml:space="preserve"> </w:t>
      </w:r>
      <w:r>
        <w:rPr>
          <w:w w:val="110"/>
        </w:rPr>
        <w:t>system</w:t>
      </w:r>
      <w:r>
        <w:rPr>
          <w:spacing w:val="-10"/>
          <w:w w:val="110"/>
        </w:rPr>
        <w:t xml:space="preserve"> </w:t>
      </w:r>
      <w:r>
        <w:rPr>
          <w:w w:val="110"/>
        </w:rPr>
        <w:t>approaches</w:t>
      </w:r>
      <w:r>
        <w:rPr>
          <w:spacing w:val="-10"/>
          <w:w w:val="110"/>
        </w:rPr>
        <w:t xml:space="preserve"> </w:t>
      </w:r>
      <w:r>
        <w:rPr>
          <w:w w:val="110"/>
        </w:rPr>
        <w:t>the</w:t>
      </w:r>
      <w:r>
        <w:rPr>
          <w:spacing w:val="-10"/>
          <w:w w:val="110"/>
        </w:rPr>
        <w:t xml:space="preserve"> </w:t>
      </w:r>
      <w:r>
        <w:rPr>
          <w:w w:val="110"/>
        </w:rPr>
        <w:t xml:space="preserve">theoretical limit of the EPCglobal C1 G2 standards [11]. This </w:t>
      </w:r>
      <w:commentRangeStart w:id="75"/>
      <w:r>
        <w:rPr>
          <w:w w:val="110"/>
        </w:rPr>
        <w:t>gain</w:t>
      </w:r>
      <w:commentRangeEnd w:id="75"/>
      <w:r w:rsidR="006E2B6A">
        <w:rPr>
          <w:rStyle w:val="CommentReference"/>
        </w:rPr>
        <w:commentReference w:id="75"/>
      </w:r>
      <w:r>
        <w:rPr>
          <w:w w:val="110"/>
        </w:rPr>
        <w:t xml:space="preserve"> is only attainable using the modified compatible tags. </w:t>
      </w:r>
      <w:r>
        <w:rPr>
          <w:spacing w:val="-3"/>
          <w:w w:val="110"/>
        </w:rPr>
        <w:t xml:space="preserve">However, </w:t>
      </w:r>
      <w:r>
        <w:rPr>
          <w:w w:val="110"/>
        </w:rPr>
        <w:t xml:space="preserve">the proposed maximum performance using the </w:t>
      </w:r>
      <w:r>
        <w:rPr>
          <w:spacing w:val="-3"/>
          <w:w w:val="110"/>
        </w:rPr>
        <w:t xml:space="preserve">conventional </w:t>
      </w:r>
      <w:r>
        <w:rPr>
          <w:w w:val="110"/>
        </w:rPr>
        <w:t xml:space="preserve">tags is presented in the results of chapter </w:t>
      </w:r>
      <w:r>
        <w:rPr>
          <w:spacing w:val="6"/>
          <w:w w:val="110"/>
        </w:rPr>
        <w:t xml:space="preserve"> </w:t>
      </w:r>
      <w:r>
        <w:rPr>
          <w:w w:val="110"/>
        </w:rPr>
        <w:t>5.</w:t>
      </w:r>
    </w:p>
    <w:p w14:paraId="02B1F325" w14:textId="77777777" w:rsidR="0092676A" w:rsidRDefault="0092676A">
      <w:pPr>
        <w:spacing w:line="358" w:lineRule="exact"/>
        <w:jc w:val="both"/>
        <w:sectPr w:rsidR="0092676A">
          <w:pgSz w:w="11910" w:h="16840"/>
          <w:pgMar w:top="1920" w:right="1620" w:bottom="280" w:left="1680" w:header="1603" w:footer="0" w:gutter="0"/>
          <w:cols w:space="720"/>
        </w:sectPr>
      </w:pPr>
      <w:bookmarkStart w:id="76" w:name="_GoBack"/>
      <w:bookmarkEnd w:id="76"/>
    </w:p>
    <w:p w14:paraId="7FC971AF" w14:textId="77777777" w:rsidR="0092676A" w:rsidRDefault="0092676A">
      <w:pPr>
        <w:pStyle w:val="BodyText"/>
        <w:spacing w:before="4"/>
        <w:rPr>
          <w:rFonts w:ascii="Times New Roman"/>
          <w:sz w:val="17"/>
        </w:rPr>
      </w:pPr>
    </w:p>
    <w:sectPr w:rsidR="0092676A">
      <w:pgSz w:w="11910" w:h="16840"/>
      <w:pgMar w:top="1920" w:right="1680" w:bottom="280" w:left="1620" w:header="1603"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5" w:author="Raghda Wahdan" w:date="2017-11-14T15:24:00Z" w:initials="RW">
    <w:p w14:paraId="5E1864CE" w14:textId="77777777" w:rsidR="006E2B6A" w:rsidRDefault="006E2B6A">
      <w:pPr>
        <w:pStyle w:val="CommentText"/>
        <w:rPr>
          <w:noProof/>
        </w:rPr>
      </w:pPr>
      <w:r>
        <w:rPr>
          <w:rStyle w:val="CommentReference"/>
        </w:rPr>
        <w:annotationRef/>
      </w:r>
      <w:r w:rsidR="000E503D">
        <w:rPr>
          <w:noProof/>
        </w:rPr>
        <w:t>what do you mean to say here ?</w:t>
      </w:r>
    </w:p>
    <w:p w14:paraId="68E00EB2" w14:textId="77777777" w:rsidR="006E2B6A" w:rsidRDefault="006E2B6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E00EB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B5903D" w14:textId="77777777" w:rsidR="000E503D" w:rsidRDefault="000E503D">
      <w:r>
        <w:separator/>
      </w:r>
    </w:p>
  </w:endnote>
  <w:endnote w:type="continuationSeparator" w:id="0">
    <w:p w14:paraId="1F8A3A7C" w14:textId="77777777" w:rsidR="000E503D" w:rsidRDefault="000E5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Trebuchet MS">
    <w:altName w:val="Trebuchet MS"/>
    <w:panose1 w:val="020B0603020202020204"/>
    <w:charset w:val="00"/>
    <w:family w:val="swiss"/>
    <w:pitch w:val="variable"/>
    <w:sig w:usb0="00000287" w:usb1="00000003"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872CC2" w14:textId="77777777" w:rsidR="000E503D" w:rsidRDefault="000E503D">
      <w:r>
        <w:separator/>
      </w:r>
    </w:p>
  </w:footnote>
  <w:footnote w:type="continuationSeparator" w:id="0">
    <w:p w14:paraId="0E486133" w14:textId="77777777" w:rsidR="000E503D" w:rsidRDefault="000E50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317F5" w14:textId="77777777" w:rsidR="003D49A1" w:rsidRDefault="003D49A1">
    <w:pPr>
      <w:pStyle w:val="BodyText"/>
      <w:spacing w:line="14" w:lineRule="auto"/>
      <w:rPr>
        <w:sz w:val="20"/>
      </w:rPr>
    </w:pPr>
    <w:r>
      <w:rPr>
        <w:noProof/>
      </w:rPr>
      <mc:AlternateContent>
        <mc:Choice Requires="wps">
          <w:drawing>
            <wp:anchor distT="0" distB="0" distL="114300" distR="114300" simplePos="0" relativeHeight="503279192" behindDoc="1" locked="0" layoutInCell="1" allowOverlap="1" wp14:anchorId="52045813" wp14:editId="0BB3A666">
              <wp:simplePos x="0" y="0"/>
              <wp:positionH relativeFrom="page">
                <wp:posOffset>1071880</wp:posOffset>
              </wp:positionH>
              <wp:positionV relativeFrom="page">
                <wp:posOffset>1005205</wp:posOffset>
              </wp:positionV>
              <wp:extent cx="273685" cy="239395"/>
              <wp:effectExtent l="0" t="0" r="0" b="3175"/>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1D5BD" w14:textId="77777777" w:rsidR="003D49A1" w:rsidRDefault="003D49A1">
                          <w:pPr>
                            <w:pStyle w:val="BodyText"/>
                            <w:spacing w:before="82"/>
                            <w:ind w:left="40"/>
                          </w:pPr>
                          <w:r>
                            <w:fldChar w:fldCharType="begin"/>
                          </w:r>
                          <w:r>
                            <w:rPr>
                              <w:w w:val="105"/>
                            </w:rPr>
                            <w:instrText xml:space="preserve"> PAGE </w:instrText>
                          </w:r>
                          <w:r>
                            <w:fldChar w:fldCharType="separate"/>
                          </w:r>
                          <w:r w:rsidR="006E2B6A">
                            <w:rPr>
                              <w:noProof/>
                              <w:w w:val="105"/>
                            </w:rPr>
                            <w:t>92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045813" id="_x0000_t202" coordsize="21600,21600" o:spt="202" path="m,l,21600r21600,l21600,xe">
              <v:stroke joinstyle="miter"/>
              <v:path gradientshapeok="t" o:connecttype="rect"/>
            </v:shapetype>
            <v:shape id="Text Box 12" o:spid="_x0000_s1257" type="#_x0000_t202" style="position:absolute;margin-left:84.4pt;margin-top:79.15pt;width:21.55pt;height:18.85pt;z-index:-37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vyDrgIAAKo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" filled="f" stroked="f">
              <v:textbox inset="0,0,0,0">
                <w:txbxContent>
                  <w:p w14:paraId="3781D5BD" w14:textId="77777777" w:rsidR="003D49A1" w:rsidRDefault="003D49A1">
                    <w:pPr>
                      <w:pStyle w:val="BodyText"/>
                      <w:spacing w:before="82"/>
                      <w:ind w:left="40"/>
                    </w:pPr>
                    <w:r>
                      <w:fldChar w:fldCharType="begin"/>
                    </w:r>
                    <w:r>
                      <w:rPr>
                        <w:w w:val="105"/>
                      </w:rPr>
                      <w:instrText xml:space="preserve"> PAGE </w:instrText>
                    </w:r>
                    <w:r>
                      <w:fldChar w:fldCharType="separate"/>
                    </w:r>
                    <w:r w:rsidR="006E2B6A">
                      <w:rPr>
                        <w:noProof/>
                        <w:w w:val="105"/>
                      </w:rPr>
                      <w:t>92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503279216" behindDoc="1" locked="0" layoutInCell="1" allowOverlap="1" wp14:anchorId="06035433" wp14:editId="48C1E465">
              <wp:simplePos x="0" y="0"/>
              <wp:positionH relativeFrom="page">
                <wp:posOffset>2158365</wp:posOffset>
              </wp:positionH>
              <wp:positionV relativeFrom="page">
                <wp:posOffset>1005205</wp:posOffset>
              </wp:positionV>
              <wp:extent cx="4043045" cy="239395"/>
              <wp:effectExtent l="0" t="0" r="0" b="3175"/>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30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7FD0D" w14:textId="77777777" w:rsidR="003D49A1" w:rsidRDefault="003D49A1">
                          <w:pPr>
                            <w:spacing w:before="37"/>
                            <w:ind w:left="20"/>
                            <w:rPr>
                              <w:rFonts w:ascii="Palatino Linotype"/>
                              <w:i/>
                              <w:sz w:val="24"/>
                            </w:rPr>
                          </w:pPr>
                          <w:r>
                            <w:rPr>
                              <w:rFonts w:ascii="Palatino Linotype"/>
                              <w:i/>
                              <w:w w:val="105"/>
                              <w:sz w:val="24"/>
                            </w:rPr>
                            <w:t>CHAPTER 6.   IMPROVEMENTS OF EPCGLOBAL C1 G2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035433" id="Text Box 11" o:spid="_x0000_s1258" type="#_x0000_t202" style="position:absolute;margin-left:169.95pt;margin-top:79.15pt;width:318.35pt;height:18.85pt;z-index:-3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" filled="f" stroked="f">
              <v:textbox inset="0,0,0,0">
                <w:txbxContent>
                  <w:p w14:paraId="6F77FD0D" w14:textId="77777777" w:rsidR="003D49A1" w:rsidRDefault="003D49A1">
                    <w:pPr>
                      <w:spacing w:before="37"/>
                      <w:ind w:left="20"/>
                      <w:rPr>
                        <w:rFonts w:ascii="Palatino Linotype"/>
                        <w:i/>
                        <w:sz w:val="24"/>
                      </w:rPr>
                    </w:pPr>
                    <w:r>
                      <w:rPr>
                        <w:rFonts w:ascii="Palatino Linotype"/>
                        <w:i/>
                        <w:w w:val="105"/>
                        <w:sz w:val="24"/>
                      </w:rPr>
                      <w:t>CHAPTER 6.   IMPROVEMENTS OF EPCGLOBAL C1 G2</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BE74F" w14:textId="77777777" w:rsidR="003D49A1" w:rsidRDefault="003D49A1">
    <w:pPr>
      <w:pStyle w:val="BodyText"/>
      <w:spacing w:line="14" w:lineRule="auto"/>
      <w:rPr>
        <w:sz w:val="20"/>
      </w:rPr>
    </w:pPr>
    <w:r>
      <w:rPr>
        <w:noProof/>
      </w:rPr>
      <mc:AlternateContent>
        <mc:Choice Requires="wps">
          <w:drawing>
            <wp:anchor distT="0" distB="0" distL="114300" distR="114300" simplePos="0" relativeHeight="503279240" behindDoc="1" locked="0" layoutInCell="1" allowOverlap="1" wp14:anchorId="5163D58D" wp14:editId="7E045A69">
              <wp:simplePos x="0" y="0"/>
              <wp:positionH relativeFrom="page">
                <wp:posOffset>1358900</wp:posOffset>
              </wp:positionH>
              <wp:positionV relativeFrom="page">
                <wp:posOffset>1005205</wp:posOffset>
              </wp:positionV>
              <wp:extent cx="3300730" cy="239395"/>
              <wp:effectExtent l="0" t="0" r="0" b="3175"/>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73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F9919" w14:textId="77777777" w:rsidR="003D49A1" w:rsidRDefault="003D49A1">
                          <w:pPr>
                            <w:spacing w:before="37"/>
                            <w:ind w:left="20"/>
                            <w:rPr>
                              <w:rFonts w:ascii="Palatino Linotype"/>
                              <w:i/>
                              <w:sz w:val="24"/>
                            </w:rPr>
                          </w:pPr>
                          <w:r>
                            <w:rPr>
                              <w:rFonts w:ascii="Palatino Linotype"/>
                              <w:i/>
                              <w:w w:val="105"/>
                              <w:sz w:val="24"/>
                            </w:rPr>
                            <w:t>6.1.  EPCGLOBAL C1 G2 READING PROCESS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63D58D" id="_x0000_t202" coordsize="21600,21600" o:spt="202" path="m,l,21600r21600,l21600,xe">
              <v:stroke joinstyle="miter"/>
              <v:path gradientshapeok="t" o:connecttype="rect"/>
            </v:shapetype>
            <v:shape id="Text Box 10" o:spid="_x0000_s1259" type="#_x0000_t202" style="position:absolute;margin-left:107pt;margin-top:79.15pt;width:259.9pt;height:18.85pt;z-index:-37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dLsQIAALI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" filled="f" stroked="f">
              <v:textbox inset="0,0,0,0">
                <w:txbxContent>
                  <w:p w14:paraId="00FF9919" w14:textId="77777777" w:rsidR="003D49A1" w:rsidRDefault="003D49A1">
                    <w:pPr>
                      <w:spacing w:before="37"/>
                      <w:ind w:left="20"/>
                      <w:rPr>
                        <w:rFonts w:ascii="Palatino Linotype"/>
                        <w:i/>
                        <w:sz w:val="24"/>
                      </w:rPr>
                    </w:pPr>
                    <w:r>
                      <w:rPr>
                        <w:rFonts w:ascii="Palatino Linotype"/>
                        <w:i/>
                        <w:w w:val="105"/>
                        <w:sz w:val="24"/>
                      </w:rPr>
                      <w:t>6.1.  EPCGLOBAL C1 G2 READING PROCESS</w:t>
                    </w:r>
                  </w:p>
                </w:txbxContent>
              </v:textbox>
              <w10:wrap anchorx="page" anchory="page"/>
            </v:shape>
          </w:pict>
        </mc:Fallback>
      </mc:AlternateContent>
    </w:r>
    <w:r>
      <w:rPr>
        <w:noProof/>
      </w:rPr>
      <mc:AlternateContent>
        <mc:Choice Requires="wps">
          <w:drawing>
            <wp:anchor distT="0" distB="0" distL="114300" distR="114300" simplePos="0" relativeHeight="503279264" behindDoc="1" locked="0" layoutInCell="1" allowOverlap="1" wp14:anchorId="080D6655" wp14:editId="051B8BD8">
              <wp:simplePos x="0" y="0"/>
              <wp:positionH relativeFrom="page">
                <wp:posOffset>6288405</wp:posOffset>
              </wp:positionH>
              <wp:positionV relativeFrom="page">
                <wp:posOffset>1005205</wp:posOffset>
              </wp:positionV>
              <wp:extent cx="199390" cy="239395"/>
              <wp:effectExtent l="1905" t="0" r="0" b="3175"/>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08735" w14:textId="77777777" w:rsidR="003D49A1" w:rsidRDefault="003D49A1">
                          <w:pPr>
                            <w:pStyle w:val="BodyText"/>
                            <w:spacing w:before="82"/>
                            <w:ind w:left="40"/>
                          </w:pPr>
                          <w:r>
                            <w:fldChar w:fldCharType="begin"/>
                          </w:r>
                          <w:r>
                            <w:rPr>
                              <w:w w:val="105"/>
                            </w:rPr>
                            <w:instrText xml:space="preserve"> PAGE </w:instrText>
                          </w:r>
                          <w:r>
                            <w:fldChar w:fldCharType="separate"/>
                          </w:r>
                          <w:r w:rsidR="002A7A80">
                            <w:rPr>
                              <w:noProof/>
                              <w:w w:val="105"/>
                            </w:rPr>
                            <w:t>91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D6655" id="Text Box 9" o:spid="_x0000_s1260" type="#_x0000_t202" style="position:absolute;margin-left:495.15pt;margin-top:79.15pt;width:15.7pt;height:18.85pt;z-index:-3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" filled="f" stroked="f">
              <v:textbox inset="0,0,0,0">
                <w:txbxContent>
                  <w:p w14:paraId="02308735" w14:textId="77777777" w:rsidR="003D49A1" w:rsidRDefault="003D49A1">
                    <w:pPr>
                      <w:pStyle w:val="BodyText"/>
                      <w:spacing w:before="82"/>
                      <w:ind w:left="40"/>
                    </w:pPr>
                    <w:r>
                      <w:fldChar w:fldCharType="begin"/>
                    </w:r>
                    <w:r>
                      <w:rPr>
                        <w:w w:val="105"/>
                      </w:rPr>
                      <w:instrText xml:space="preserve"> PAGE </w:instrText>
                    </w:r>
                    <w:r>
                      <w:fldChar w:fldCharType="separate"/>
                    </w:r>
                    <w:r w:rsidR="002A7A80">
                      <w:rPr>
                        <w:noProof/>
                        <w:w w:val="105"/>
                      </w:rPr>
                      <w:t>91</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D1545" w14:textId="77777777" w:rsidR="003D49A1" w:rsidRDefault="003D49A1">
    <w:pPr>
      <w:pStyle w:val="BodyText"/>
      <w:spacing w:line="14" w:lineRule="auto"/>
      <w:rPr>
        <w:sz w:val="20"/>
      </w:rPr>
    </w:pPr>
    <w:r>
      <w:rPr>
        <w:noProof/>
      </w:rPr>
      <mc:AlternateContent>
        <mc:Choice Requires="wps">
          <w:drawing>
            <wp:anchor distT="0" distB="0" distL="114300" distR="114300" simplePos="0" relativeHeight="503279336" behindDoc="1" locked="0" layoutInCell="1" allowOverlap="1" wp14:anchorId="0CD0A375" wp14:editId="3B1B65A5">
              <wp:simplePos x="0" y="0"/>
              <wp:positionH relativeFrom="page">
                <wp:posOffset>1071880</wp:posOffset>
              </wp:positionH>
              <wp:positionV relativeFrom="page">
                <wp:posOffset>1005205</wp:posOffset>
              </wp:positionV>
              <wp:extent cx="199390" cy="239395"/>
              <wp:effectExtent l="0" t="0" r="0" b="3175"/>
              <wp:wrapNone/>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DA8CC" w14:textId="77777777" w:rsidR="003D49A1" w:rsidRDefault="003D49A1">
                          <w:pPr>
                            <w:pStyle w:val="BodyText"/>
                            <w:spacing w:before="82"/>
                            <w:ind w:left="40"/>
                          </w:pPr>
                          <w:r>
                            <w:fldChar w:fldCharType="begin"/>
                          </w:r>
                          <w:r>
                            <w:rPr>
                              <w:w w:val="105"/>
                            </w:rPr>
                            <w:instrText xml:space="preserve"> PAGE </w:instrText>
                          </w:r>
                          <w:r>
                            <w:fldChar w:fldCharType="separate"/>
                          </w:r>
                          <w:r w:rsidR="006E2B6A">
                            <w:rPr>
                              <w:noProof/>
                              <w:w w:val="105"/>
                            </w:rPr>
                            <w:t>96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D0A375" id="_x0000_t202" coordsize="21600,21600" o:spt="202" path="m,l,21600r21600,l21600,xe">
              <v:stroke joinstyle="miter"/>
              <v:path gradientshapeok="t" o:connecttype="rect"/>
            </v:shapetype>
            <v:shape id="Text Box 6" o:spid="_x0000_s1261" type="#_x0000_t202" style="position:absolute;margin-left:84.4pt;margin-top:79.15pt;width:15.7pt;height:18.85pt;z-index:-37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" filled="f" stroked="f">
              <v:textbox inset="0,0,0,0">
                <w:txbxContent>
                  <w:p w14:paraId="46EDA8CC" w14:textId="77777777" w:rsidR="003D49A1" w:rsidRDefault="003D49A1">
                    <w:pPr>
                      <w:pStyle w:val="BodyText"/>
                      <w:spacing w:before="82"/>
                      <w:ind w:left="40"/>
                    </w:pPr>
                    <w:r>
                      <w:fldChar w:fldCharType="begin"/>
                    </w:r>
                    <w:r>
                      <w:rPr>
                        <w:w w:val="105"/>
                      </w:rPr>
                      <w:instrText xml:space="preserve"> PAGE </w:instrText>
                    </w:r>
                    <w:r>
                      <w:fldChar w:fldCharType="separate"/>
                    </w:r>
                    <w:r w:rsidR="006E2B6A">
                      <w:rPr>
                        <w:noProof/>
                        <w:w w:val="105"/>
                      </w:rPr>
                      <w:t>96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503279360" behindDoc="1" locked="0" layoutInCell="1" allowOverlap="1" wp14:anchorId="25172FE1" wp14:editId="0594826A">
              <wp:simplePos x="0" y="0"/>
              <wp:positionH relativeFrom="page">
                <wp:posOffset>2158365</wp:posOffset>
              </wp:positionH>
              <wp:positionV relativeFrom="page">
                <wp:posOffset>1005205</wp:posOffset>
              </wp:positionV>
              <wp:extent cx="4043045" cy="239395"/>
              <wp:effectExtent l="0" t="0" r="0" b="3175"/>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30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59D63" w14:textId="77777777" w:rsidR="003D49A1" w:rsidRDefault="003D49A1">
                          <w:pPr>
                            <w:spacing w:before="37"/>
                            <w:ind w:left="20"/>
                            <w:rPr>
                              <w:rFonts w:ascii="Palatino Linotype"/>
                              <w:i/>
                              <w:sz w:val="24"/>
                            </w:rPr>
                          </w:pPr>
                          <w:r>
                            <w:rPr>
                              <w:rFonts w:ascii="Palatino Linotype"/>
                              <w:i/>
                              <w:w w:val="105"/>
                              <w:sz w:val="24"/>
                            </w:rPr>
                            <w:t>CHAPTER 6.   IMPROVEMENTS OF EPCGLOBAL C1 G2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172FE1" id="Text Box 5" o:spid="_x0000_s1262" type="#_x0000_t202" style="position:absolute;margin-left:169.95pt;margin-top:79.15pt;width:318.35pt;height:18.85pt;z-index:-3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" filled="f" stroked="f">
              <v:textbox inset="0,0,0,0">
                <w:txbxContent>
                  <w:p w14:paraId="69F59D63" w14:textId="77777777" w:rsidR="003D49A1" w:rsidRDefault="003D49A1">
                    <w:pPr>
                      <w:spacing w:before="37"/>
                      <w:ind w:left="20"/>
                      <w:rPr>
                        <w:rFonts w:ascii="Palatino Linotype"/>
                        <w:i/>
                        <w:sz w:val="24"/>
                      </w:rPr>
                    </w:pPr>
                    <w:r>
                      <w:rPr>
                        <w:rFonts w:ascii="Palatino Linotype"/>
                        <w:i/>
                        <w:w w:val="105"/>
                        <w:sz w:val="24"/>
                      </w:rPr>
                      <w:t>CHAPTER 6.   IMPROVEMENTS OF EPCGLOBAL C1 G2</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A37905" w14:textId="77777777" w:rsidR="003D49A1" w:rsidRDefault="003D49A1">
    <w:pPr>
      <w:pStyle w:val="BodyText"/>
      <w:spacing w:line="14" w:lineRule="auto"/>
      <w:rPr>
        <w:sz w:val="20"/>
      </w:rPr>
    </w:pPr>
    <w:r>
      <w:rPr>
        <w:noProof/>
      </w:rPr>
      <mc:AlternateContent>
        <mc:Choice Requires="wps">
          <w:drawing>
            <wp:anchor distT="0" distB="0" distL="114300" distR="114300" simplePos="0" relativeHeight="503279288" behindDoc="1" locked="0" layoutInCell="1" allowOverlap="1" wp14:anchorId="2D5BCE69" wp14:editId="360A6AEF">
              <wp:simplePos x="0" y="0"/>
              <wp:positionH relativeFrom="page">
                <wp:posOffset>1358900</wp:posOffset>
              </wp:positionH>
              <wp:positionV relativeFrom="page">
                <wp:posOffset>1005205</wp:posOffset>
              </wp:positionV>
              <wp:extent cx="2985770" cy="239395"/>
              <wp:effectExtent l="0" t="0" r="0" b="3175"/>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77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4D011" w14:textId="77777777" w:rsidR="003D49A1" w:rsidRDefault="003D49A1">
                          <w:pPr>
                            <w:spacing w:before="37"/>
                            <w:ind w:left="20"/>
                            <w:rPr>
                              <w:rFonts w:ascii="Palatino Linotype"/>
                              <w:i/>
                              <w:sz w:val="24"/>
                            </w:rPr>
                          </w:pPr>
                          <w:r>
                            <w:rPr>
                              <w:rFonts w:ascii="Palatino Linotype"/>
                              <w:i/>
                              <w:w w:val="105"/>
                              <w:sz w:val="24"/>
                            </w:rPr>
                            <w:t>6.2.  PROPOSED SYSTEM 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5BCE69" id="_x0000_t202" coordsize="21600,21600" o:spt="202" path="m,l,21600r21600,l21600,xe">
              <v:stroke joinstyle="miter"/>
              <v:path gradientshapeok="t" o:connecttype="rect"/>
            </v:shapetype>
            <v:shape id="Text Box 8" o:spid="_x0000_s1263" type="#_x0000_t202" style="position:absolute;margin-left:107pt;margin-top:79.15pt;width:235.1pt;height:18.85pt;z-index:-37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psAIAALE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" filled="f" stroked="f">
              <v:textbox inset="0,0,0,0">
                <w:txbxContent>
                  <w:p w14:paraId="3C14D011" w14:textId="77777777" w:rsidR="003D49A1" w:rsidRDefault="003D49A1">
                    <w:pPr>
                      <w:spacing w:before="37"/>
                      <w:ind w:left="20"/>
                      <w:rPr>
                        <w:rFonts w:ascii="Palatino Linotype"/>
                        <w:i/>
                        <w:sz w:val="24"/>
                      </w:rPr>
                    </w:pPr>
                    <w:r>
                      <w:rPr>
                        <w:rFonts w:ascii="Palatino Linotype"/>
                        <w:i/>
                        <w:w w:val="105"/>
                        <w:sz w:val="24"/>
                      </w:rPr>
                      <w:t>6.2.  PROPOSED SYSTEM DESCRIPTION</w:t>
                    </w:r>
                  </w:p>
                </w:txbxContent>
              </v:textbox>
              <w10:wrap anchorx="page" anchory="page"/>
            </v:shape>
          </w:pict>
        </mc:Fallback>
      </mc:AlternateContent>
    </w:r>
    <w:r>
      <w:rPr>
        <w:noProof/>
      </w:rPr>
      <mc:AlternateContent>
        <mc:Choice Requires="wps">
          <w:drawing>
            <wp:anchor distT="0" distB="0" distL="114300" distR="114300" simplePos="0" relativeHeight="503279312" behindDoc="1" locked="0" layoutInCell="1" allowOverlap="1" wp14:anchorId="48B53607" wp14:editId="6AE69743">
              <wp:simplePos x="0" y="0"/>
              <wp:positionH relativeFrom="page">
                <wp:posOffset>6288405</wp:posOffset>
              </wp:positionH>
              <wp:positionV relativeFrom="page">
                <wp:posOffset>1005205</wp:posOffset>
              </wp:positionV>
              <wp:extent cx="199390" cy="239395"/>
              <wp:effectExtent l="1905" t="0" r="0" b="3175"/>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1FDF2" w14:textId="77777777" w:rsidR="003D49A1" w:rsidRDefault="003D49A1">
                          <w:pPr>
                            <w:pStyle w:val="BodyText"/>
                            <w:spacing w:before="82"/>
                            <w:ind w:left="40"/>
                          </w:pPr>
                          <w:r>
                            <w:fldChar w:fldCharType="begin"/>
                          </w:r>
                          <w:r>
                            <w:rPr>
                              <w:w w:val="105"/>
                            </w:rPr>
                            <w:instrText xml:space="preserve"> PAGE </w:instrText>
                          </w:r>
                          <w:r>
                            <w:fldChar w:fldCharType="separate"/>
                          </w:r>
                          <w:r w:rsidR="006E2B6A">
                            <w:rPr>
                              <w:noProof/>
                              <w:w w:val="105"/>
                            </w:rPr>
                            <w:t>95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B53607" id="Text Box 7" o:spid="_x0000_s1264" type="#_x0000_t202" style="position:absolute;margin-left:495.15pt;margin-top:79.15pt;width:15.7pt;height:18.85pt;z-index:-3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" filled="f" stroked="f">
              <v:textbox inset="0,0,0,0">
                <w:txbxContent>
                  <w:p w14:paraId="70E1FDF2" w14:textId="77777777" w:rsidR="003D49A1" w:rsidRDefault="003D49A1">
                    <w:pPr>
                      <w:pStyle w:val="BodyText"/>
                      <w:spacing w:before="82"/>
                      <w:ind w:left="40"/>
                    </w:pPr>
                    <w:r>
                      <w:fldChar w:fldCharType="begin"/>
                    </w:r>
                    <w:r>
                      <w:rPr>
                        <w:w w:val="105"/>
                      </w:rPr>
                      <w:instrText xml:space="preserve"> PAGE </w:instrText>
                    </w:r>
                    <w:r>
                      <w:fldChar w:fldCharType="separate"/>
                    </w:r>
                    <w:r w:rsidR="006E2B6A">
                      <w:rPr>
                        <w:noProof/>
                        <w:w w:val="105"/>
                      </w:rPr>
                      <w:t>95</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BC036" w14:textId="77777777" w:rsidR="003D49A1" w:rsidRDefault="003D49A1">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162D7" w14:textId="77777777" w:rsidR="003D49A1" w:rsidRDefault="003D49A1">
    <w:pPr>
      <w:pStyle w:val="BodyText"/>
      <w:spacing w:line="14" w:lineRule="auto"/>
      <w:rPr>
        <w:sz w:val="20"/>
      </w:rPr>
    </w:pPr>
    <w:r>
      <w:rPr>
        <w:noProof/>
      </w:rPr>
      <mc:AlternateContent>
        <mc:Choice Requires="wps">
          <w:drawing>
            <wp:anchor distT="0" distB="0" distL="114300" distR="114300" simplePos="0" relativeHeight="503279384" behindDoc="1" locked="0" layoutInCell="1" allowOverlap="1" wp14:anchorId="2B45D4AF" wp14:editId="30FD146B">
              <wp:simplePos x="0" y="0"/>
              <wp:positionH relativeFrom="page">
                <wp:posOffset>1071880</wp:posOffset>
              </wp:positionH>
              <wp:positionV relativeFrom="page">
                <wp:posOffset>1005205</wp:posOffset>
              </wp:positionV>
              <wp:extent cx="199390" cy="239395"/>
              <wp:effectExtent l="0" t="0" r="0" b="317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8B909" w14:textId="77777777" w:rsidR="003D49A1" w:rsidRDefault="003D49A1">
                          <w:pPr>
                            <w:pStyle w:val="BodyText"/>
                            <w:spacing w:before="82"/>
                            <w:ind w:left="40"/>
                          </w:pPr>
                          <w:r>
                            <w:fldChar w:fldCharType="begin"/>
                          </w:r>
                          <w:r>
                            <w:rPr>
                              <w:w w:val="105"/>
                            </w:rPr>
                            <w:instrText xml:space="preserve"> PAGE </w:instrText>
                          </w:r>
                          <w:r>
                            <w:fldChar w:fldCharType="separate"/>
                          </w:r>
                          <w:r w:rsidR="006E2B6A">
                            <w:rPr>
                              <w:noProof/>
                              <w:w w:val="105"/>
                            </w:rPr>
                            <w:t>104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45D4AF" id="_x0000_t202" coordsize="21600,21600" o:spt="202" path="m,l,21600r21600,l21600,xe">
              <v:stroke joinstyle="miter"/>
              <v:path gradientshapeok="t" o:connecttype="rect"/>
            </v:shapetype>
            <v:shape id="Text Box 4" o:spid="_x0000_s1265" type="#_x0000_t202" style="position:absolute;margin-left:84.4pt;margin-top:79.15pt;width:15.7pt;height:18.85pt;z-index:-37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" filled="f" stroked="f">
              <v:textbox inset="0,0,0,0">
                <w:txbxContent>
                  <w:p w14:paraId="0428B909" w14:textId="77777777" w:rsidR="003D49A1" w:rsidRDefault="003D49A1">
                    <w:pPr>
                      <w:pStyle w:val="BodyText"/>
                      <w:spacing w:before="82"/>
                      <w:ind w:left="40"/>
                    </w:pPr>
                    <w:r>
                      <w:fldChar w:fldCharType="begin"/>
                    </w:r>
                    <w:r>
                      <w:rPr>
                        <w:w w:val="105"/>
                      </w:rPr>
                      <w:instrText xml:space="preserve"> PAGE </w:instrText>
                    </w:r>
                    <w:r>
                      <w:fldChar w:fldCharType="separate"/>
                    </w:r>
                    <w:r w:rsidR="006E2B6A">
                      <w:rPr>
                        <w:noProof/>
                        <w:w w:val="105"/>
                      </w:rPr>
                      <w:t>104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503279408" behindDoc="1" locked="0" layoutInCell="1" allowOverlap="1" wp14:anchorId="78051459" wp14:editId="75EAA579">
              <wp:simplePos x="0" y="0"/>
              <wp:positionH relativeFrom="page">
                <wp:posOffset>2158365</wp:posOffset>
              </wp:positionH>
              <wp:positionV relativeFrom="page">
                <wp:posOffset>1005205</wp:posOffset>
              </wp:positionV>
              <wp:extent cx="4043045" cy="239395"/>
              <wp:effectExtent l="0" t="0" r="0" b="317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30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892C5" w14:textId="77777777" w:rsidR="003D49A1" w:rsidRDefault="003D49A1">
                          <w:pPr>
                            <w:spacing w:before="37"/>
                            <w:ind w:left="20"/>
                            <w:rPr>
                              <w:rFonts w:ascii="Palatino Linotype"/>
                              <w:i/>
                              <w:sz w:val="24"/>
                            </w:rPr>
                          </w:pPr>
                          <w:r>
                            <w:rPr>
                              <w:rFonts w:ascii="Palatino Linotype"/>
                              <w:i/>
                              <w:w w:val="105"/>
                              <w:sz w:val="24"/>
                            </w:rPr>
                            <w:t>CHAPTER 6.   IMPROVEMENTS OF EPCGLOBAL C1 G2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51459" id="Text Box 3" o:spid="_x0000_s1266" type="#_x0000_t202" style="position:absolute;margin-left:169.95pt;margin-top:79.15pt;width:318.35pt;height:18.85pt;z-index:-3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" filled="f" stroked="f">
              <v:textbox inset="0,0,0,0">
                <w:txbxContent>
                  <w:p w14:paraId="62F892C5" w14:textId="77777777" w:rsidR="003D49A1" w:rsidRDefault="003D49A1">
                    <w:pPr>
                      <w:spacing w:before="37"/>
                      <w:ind w:left="20"/>
                      <w:rPr>
                        <w:rFonts w:ascii="Palatino Linotype"/>
                        <w:i/>
                        <w:sz w:val="24"/>
                      </w:rPr>
                    </w:pPr>
                    <w:r>
                      <w:rPr>
                        <w:rFonts w:ascii="Palatino Linotype"/>
                        <w:i/>
                        <w:w w:val="105"/>
                        <w:sz w:val="24"/>
                      </w:rPr>
                      <w:t>CHAPTER 6.   IMPROVEMENTS OF EPCGLOBAL C1 G2</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423DE" w14:textId="77777777" w:rsidR="003D49A1" w:rsidRDefault="003D49A1">
    <w:pPr>
      <w:pStyle w:val="BodyText"/>
      <w:spacing w:line="14" w:lineRule="auto"/>
      <w:rPr>
        <w:sz w:val="20"/>
      </w:rPr>
    </w:pPr>
    <w:r>
      <w:rPr>
        <w:noProof/>
      </w:rPr>
      <mc:AlternateContent>
        <mc:Choice Requires="wps">
          <w:drawing>
            <wp:anchor distT="0" distB="0" distL="114300" distR="114300" simplePos="0" relativeHeight="503279432" behindDoc="1" locked="0" layoutInCell="1" allowOverlap="1" wp14:anchorId="45DAF8A2" wp14:editId="7C814B6B">
              <wp:simplePos x="0" y="0"/>
              <wp:positionH relativeFrom="page">
                <wp:posOffset>1358900</wp:posOffset>
              </wp:positionH>
              <wp:positionV relativeFrom="page">
                <wp:posOffset>1005205</wp:posOffset>
              </wp:positionV>
              <wp:extent cx="3706495" cy="239395"/>
              <wp:effectExtent l="0" t="0" r="1905" b="31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9D71D" w14:textId="77777777" w:rsidR="003D49A1" w:rsidRDefault="003D49A1">
                          <w:pPr>
                            <w:spacing w:before="37"/>
                            <w:ind w:left="20"/>
                            <w:rPr>
                              <w:rFonts w:ascii="Palatino Linotype"/>
                              <w:i/>
                              <w:sz w:val="24"/>
                            </w:rPr>
                          </w:pPr>
                          <w:r>
                            <w:rPr>
                              <w:rFonts w:ascii="Palatino Linotype"/>
                              <w:i/>
                              <w:sz w:val="24"/>
                            </w:rPr>
                            <w:t>6.4.   MEASUREMENT AND SIMULATION  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DAF8A2" id="_x0000_t202" coordsize="21600,21600" o:spt="202" path="m,l,21600r21600,l21600,xe">
              <v:stroke joinstyle="miter"/>
              <v:path gradientshapeok="t" o:connecttype="rect"/>
            </v:shapetype>
            <v:shape id="_x0000_s1267" type="#_x0000_t202" style="position:absolute;margin-left:107pt;margin-top:79.15pt;width:291.85pt;height:18.85pt;z-index:-37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94csAIAALE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" filled="f" stroked="f">
              <v:textbox inset="0,0,0,0">
                <w:txbxContent>
                  <w:p w14:paraId="6C69D71D" w14:textId="77777777" w:rsidR="003D49A1" w:rsidRDefault="003D49A1">
                    <w:pPr>
                      <w:spacing w:before="37"/>
                      <w:ind w:left="20"/>
                      <w:rPr>
                        <w:rFonts w:ascii="Palatino Linotype"/>
                        <w:i/>
                        <w:sz w:val="24"/>
                      </w:rPr>
                    </w:pPr>
                    <w:r>
                      <w:rPr>
                        <w:rFonts w:ascii="Palatino Linotype"/>
                        <w:i/>
                        <w:sz w:val="24"/>
                      </w:rPr>
                      <w:t>6.4.   MEASUREMENT AND SIMULATION  RESULTS</w:t>
                    </w:r>
                  </w:p>
                </w:txbxContent>
              </v:textbox>
              <w10:wrap anchorx="page" anchory="page"/>
            </v:shape>
          </w:pict>
        </mc:Fallback>
      </mc:AlternateContent>
    </w:r>
    <w:r>
      <w:rPr>
        <w:noProof/>
      </w:rPr>
      <mc:AlternateContent>
        <mc:Choice Requires="wps">
          <w:drawing>
            <wp:anchor distT="0" distB="0" distL="114300" distR="114300" simplePos="0" relativeHeight="503279456" behindDoc="1" locked="0" layoutInCell="1" allowOverlap="1" wp14:anchorId="07374FA5" wp14:editId="6FF72582">
              <wp:simplePos x="0" y="0"/>
              <wp:positionH relativeFrom="page">
                <wp:posOffset>6214110</wp:posOffset>
              </wp:positionH>
              <wp:positionV relativeFrom="page">
                <wp:posOffset>1005205</wp:posOffset>
              </wp:positionV>
              <wp:extent cx="273685" cy="239395"/>
              <wp:effectExtent l="3810" t="0" r="0" b="317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21C09" w14:textId="77777777" w:rsidR="003D49A1" w:rsidRDefault="003D49A1">
                          <w:pPr>
                            <w:pStyle w:val="BodyText"/>
                            <w:spacing w:before="82"/>
                            <w:ind w:left="40"/>
                          </w:pPr>
                          <w:r>
                            <w:fldChar w:fldCharType="begin"/>
                          </w:r>
                          <w:r>
                            <w:rPr>
                              <w:w w:val="105"/>
                            </w:rPr>
                            <w:instrText xml:space="preserve"> PAGE </w:instrText>
                          </w:r>
                          <w:r>
                            <w:fldChar w:fldCharType="separate"/>
                          </w:r>
                          <w:r w:rsidR="006E2B6A">
                            <w:rPr>
                              <w:noProof/>
                              <w:w w:val="105"/>
                            </w:rPr>
                            <w:t>103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74FA5" id="Text Box 1" o:spid="_x0000_s1268" type="#_x0000_t202" style="position:absolute;margin-left:489.3pt;margin-top:79.15pt;width:21.55pt;height:18.85pt;z-index:-3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" filled="f" stroked="f">
              <v:textbox inset="0,0,0,0">
                <w:txbxContent>
                  <w:p w14:paraId="2B221C09" w14:textId="77777777" w:rsidR="003D49A1" w:rsidRDefault="003D49A1">
                    <w:pPr>
                      <w:pStyle w:val="BodyText"/>
                      <w:spacing w:before="82"/>
                      <w:ind w:left="40"/>
                    </w:pPr>
                    <w:r>
                      <w:fldChar w:fldCharType="begin"/>
                    </w:r>
                    <w:r>
                      <w:rPr>
                        <w:w w:val="105"/>
                      </w:rPr>
                      <w:instrText xml:space="preserve"> PAGE </w:instrText>
                    </w:r>
                    <w:r>
                      <w:fldChar w:fldCharType="separate"/>
                    </w:r>
                    <w:r w:rsidR="006E2B6A">
                      <w:rPr>
                        <w:noProof/>
                        <w:w w:val="105"/>
                      </w:rPr>
                      <w:t>103</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75CBD"/>
    <w:multiLevelType w:val="multilevel"/>
    <w:tmpl w:val="BFC44AEA"/>
    <w:lvl w:ilvl="0">
      <w:start w:val="6"/>
      <w:numFmt w:val="decimal"/>
      <w:lvlText w:val="%1"/>
      <w:lvlJc w:val="left"/>
      <w:pPr>
        <w:ind w:left="990" w:hanging="883"/>
        <w:jc w:val="left"/>
      </w:pPr>
      <w:rPr>
        <w:rFonts w:hint="default"/>
      </w:rPr>
    </w:lvl>
    <w:lvl w:ilvl="1">
      <w:start w:val="1"/>
      <w:numFmt w:val="decimal"/>
      <w:lvlText w:val="%1.%2"/>
      <w:lvlJc w:val="left"/>
      <w:pPr>
        <w:ind w:left="990" w:hanging="883"/>
        <w:jc w:val="left"/>
      </w:pPr>
      <w:rPr>
        <w:rFonts w:ascii="Georgia" w:eastAsia="Georgia" w:hAnsi="Georgia" w:cs="Georgia" w:hint="default"/>
        <w:b/>
        <w:bCs/>
        <w:spacing w:val="-1"/>
        <w:w w:val="99"/>
        <w:sz w:val="34"/>
        <w:szCs w:val="34"/>
      </w:rPr>
    </w:lvl>
    <w:lvl w:ilvl="2">
      <w:start w:val="1"/>
      <w:numFmt w:val="decimal"/>
      <w:lvlText w:val="%3."/>
      <w:lvlJc w:val="left"/>
      <w:pPr>
        <w:ind w:left="1065" w:hanging="300"/>
        <w:jc w:val="left"/>
      </w:pPr>
      <w:rPr>
        <w:rFonts w:ascii="Garamond" w:eastAsia="Garamond" w:hAnsi="Garamond" w:cs="Garamond" w:hint="default"/>
        <w:spacing w:val="-1"/>
        <w:w w:val="110"/>
        <w:sz w:val="24"/>
        <w:szCs w:val="24"/>
      </w:rPr>
    </w:lvl>
    <w:lvl w:ilvl="3">
      <w:numFmt w:val="bullet"/>
      <w:lvlText w:val="•"/>
      <w:lvlJc w:val="left"/>
      <w:pPr>
        <w:ind w:left="2723" w:hanging="300"/>
      </w:pPr>
      <w:rPr>
        <w:rFonts w:hint="default"/>
      </w:rPr>
    </w:lvl>
    <w:lvl w:ilvl="4">
      <w:numFmt w:val="bullet"/>
      <w:lvlText w:val="•"/>
      <w:lvlJc w:val="left"/>
      <w:pPr>
        <w:ind w:left="3555" w:hanging="300"/>
      </w:pPr>
      <w:rPr>
        <w:rFonts w:hint="default"/>
      </w:rPr>
    </w:lvl>
    <w:lvl w:ilvl="5">
      <w:numFmt w:val="bullet"/>
      <w:lvlText w:val="•"/>
      <w:lvlJc w:val="left"/>
      <w:pPr>
        <w:ind w:left="4386" w:hanging="300"/>
      </w:pPr>
      <w:rPr>
        <w:rFonts w:hint="default"/>
      </w:rPr>
    </w:lvl>
    <w:lvl w:ilvl="6">
      <w:numFmt w:val="bullet"/>
      <w:lvlText w:val="•"/>
      <w:lvlJc w:val="left"/>
      <w:pPr>
        <w:ind w:left="5218" w:hanging="300"/>
      </w:pPr>
      <w:rPr>
        <w:rFonts w:hint="default"/>
      </w:rPr>
    </w:lvl>
    <w:lvl w:ilvl="7">
      <w:numFmt w:val="bullet"/>
      <w:lvlText w:val="•"/>
      <w:lvlJc w:val="left"/>
      <w:pPr>
        <w:ind w:left="6050" w:hanging="300"/>
      </w:pPr>
      <w:rPr>
        <w:rFonts w:hint="default"/>
      </w:rPr>
    </w:lvl>
    <w:lvl w:ilvl="8">
      <w:numFmt w:val="bullet"/>
      <w:lvlText w:val="•"/>
      <w:lvlJc w:val="left"/>
      <w:pPr>
        <w:ind w:left="6882" w:hanging="300"/>
      </w:pPr>
      <w:rPr>
        <w:rFonts w:hint="default"/>
      </w:rPr>
    </w:lvl>
  </w:abstractNum>
  <w:abstractNum w:abstractNumId="1" w15:restartNumberingAfterBreak="0">
    <w:nsid w:val="0FAC6442"/>
    <w:multiLevelType w:val="multilevel"/>
    <w:tmpl w:val="7D9ADC4A"/>
    <w:lvl w:ilvl="0">
      <w:start w:val="6"/>
      <w:numFmt w:val="decimal"/>
      <w:lvlText w:val="%1"/>
      <w:lvlJc w:val="left"/>
      <w:pPr>
        <w:ind w:left="1362" w:hanging="883"/>
        <w:jc w:val="left"/>
      </w:pPr>
      <w:rPr>
        <w:rFonts w:hint="default"/>
      </w:rPr>
    </w:lvl>
    <w:lvl w:ilvl="1">
      <w:start w:val="4"/>
      <w:numFmt w:val="decimal"/>
      <w:lvlText w:val="%1.%2"/>
      <w:lvlJc w:val="left"/>
      <w:pPr>
        <w:ind w:left="1362" w:hanging="883"/>
        <w:jc w:val="left"/>
      </w:pPr>
      <w:rPr>
        <w:rFonts w:ascii="Georgia" w:eastAsia="Georgia" w:hAnsi="Georgia" w:cs="Georgia" w:hint="default"/>
        <w:b/>
        <w:bCs/>
        <w:spacing w:val="-1"/>
        <w:w w:val="89"/>
        <w:sz w:val="34"/>
        <w:szCs w:val="34"/>
      </w:rPr>
    </w:lvl>
    <w:lvl w:ilvl="2">
      <w:start w:val="1"/>
      <w:numFmt w:val="lowerLetter"/>
      <w:lvlText w:val="(%3)"/>
      <w:lvlJc w:val="left"/>
      <w:pPr>
        <w:ind w:left="2384" w:hanging="321"/>
        <w:jc w:val="left"/>
      </w:pPr>
      <w:rPr>
        <w:rFonts w:ascii="Arial Unicode MS" w:eastAsia="Arial Unicode MS" w:hAnsi="Arial Unicode MS" w:cs="Arial Unicode MS" w:hint="default"/>
        <w:w w:val="104"/>
        <w:sz w:val="20"/>
        <w:szCs w:val="20"/>
      </w:rPr>
    </w:lvl>
    <w:lvl w:ilvl="3">
      <w:numFmt w:val="bullet"/>
      <w:lvlText w:val="•"/>
      <w:lvlJc w:val="left"/>
      <w:pPr>
        <w:ind w:left="3208" w:hanging="321"/>
      </w:pPr>
      <w:rPr>
        <w:rFonts w:hint="default"/>
      </w:rPr>
    </w:lvl>
    <w:lvl w:ilvl="4">
      <w:numFmt w:val="bullet"/>
      <w:lvlText w:val="•"/>
      <w:lvlJc w:val="left"/>
      <w:pPr>
        <w:ind w:left="3623" w:hanging="321"/>
      </w:pPr>
      <w:rPr>
        <w:rFonts w:hint="default"/>
      </w:rPr>
    </w:lvl>
    <w:lvl w:ilvl="5">
      <w:numFmt w:val="bullet"/>
      <w:lvlText w:val="•"/>
      <w:lvlJc w:val="left"/>
      <w:pPr>
        <w:ind w:left="4037" w:hanging="321"/>
      </w:pPr>
      <w:rPr>
        <w:rFonts w:hint="default"/>
      </w:rPr>
    </w:lvl>
    <w:lvl w:ilvl="6">
      <w:numFmt w:val="bullet"/>
      <w:lvlText w:val="•"/>
      <w:lvlJc w:val="left"/>
      <w:pPr>
        <w:ind w:left="4452" w:hanging="321"/>
      </w:pPr>
      <w:rPr>
        <w:rFonts w:hint="default"/>
      </w:rPr>
    </w:lvl>
    <w:lvl w:ilvl="7">
      <w:numFmt w:val="bullet"/>
      <w:lvlText w:val="•"/>
      <w:lvlJc w:val="left"/>
      <w:pPr>
        <w:ind w:left="4866" w:hanging="321"/>
      </w:pPr>
      <w:rPr>
        <w:rFonts w:hint="default"/>
      </w:rPr>
    </w:lvl>
    <w:lvl w:ilvl="8">
      <w:numFmt w:val="bullet"/>
      <w:lvlText w:val="•"/>
      <w:lvlJc w:val="left"/>
      <w:pPr>
        <w:ind w:left="5281" w:hanging="321"/>
      </w:pPr>
      <w:rPr>
        <w:rFonts w:hint="default"/>
      </w:rPr>
    </w:lvl>
  </w:abstractNum>
  <w:abstractNum w:abstractNumId="2" w15:restartNumberingAfterBreak="0">
    <w:nsid w:val="60D04C4A"/>
    <w:multiLevelType w:val="multilevel"/>
    <w:tmpl w:val="92CAEA3A"/>
    <w:lvl w:ilvl="0">
      <w:start w:val="6"/>
      <w:numFmt w:val="decimal"/>
      <w:lvlText w:val="%1"/>
      <w:lvlJc w:val="left"/>
      <w:pPr>
        <w:ind w:left="1094" w:hanging="987"/>
        <w:jc w:val="left"/>
      </w:pPr>
      <w:rPr>
        <w:rFonts w:hint="default"/>
      </w:rPr>
    </w:lvl>
    <w:lvl w:ilvl="1">
      <w:start w:val="2"/>
      <w:numFmt w:val="decimal"/>
      <w:lvlText w:val="%1.%2"/>
      <w:lvlJc w:val="left"/>
      <w:pPr>
        <w:ind w:left="1094" w:hanging="987"/>
        <w:jc w:val="left"/>
      </w:pPr>
      <w:rPr>
        <w:rFonts w:hint="default"/>
      </w:rPr>
    </w:lvl>
    <w:lvl w:ilvl="2">
      <w:start w:val="1"/>
      <w:numFmt w:val="decimal"/>
      <w:lvlText w:val="%1.%2.%3"/>
      <w:lvlJc w:val="left"/>
      <w:pPr>
        <w:ind w:left="1094" w:hanging="987"/>
        <w:jc w:val="left"/>
      </w:pPr>
      <w:rPr>
        <w:rFonts w:ascii="Georgia" w:eastAsia="Georgia" w:hAnsi="Georgia" w:cs="Georgia" w:hint="default"/>
        <w:b/>
        <w:bCs/>
        <w:spacing w:val="-1"/>
        <w:w w:val="98"/>
        <w:sz w:val="28"/>
        <w:szCs w:val="28"/>
      </w:rPr>
    </w:lvl>
    <w:lvl w:ilvl="3">
      <w:numFmt w:val="bullet"/>
      <w:lvlText w:val="•"/>
      <w:lvlJc w:val="left"/>
      <w:pPr>
        <w:ind w:left="693" w:hanging="300"/>
      </w:pPr>
      <w:rPr>
        <w:rFonts w:ascii="Arial Unicode MS" w:eastAsia="Arial Unicode MS" w:hAnsi="Arial Unicode MS" w:cs="Arial Unicode MS" w:hint="default"/>
        <w:w w:val="216"/>
        <w:sz w:val="24"/>
        <w:szCs w:val="24"/>
      </w:rPr>
    </w:lvl>
    <w:lvl w:ilvl="4">
      <w:numFmt w:val="bullet"/>
      <w:lvlText w:val="•"/>
      <w:lvlJc w:val="left"/>
      <w:pPr>
        <w:ind w:left="1065" w:hanging="300"/>
      </w:pPr>
      <w:rPr>
        <w:rFonts w:ascii="Arial Unicode MS" w:eastAsia="Arial Unicode MS" w:hAnsi="Arial Unicode MS" w:cs="Arial Unicode MS" w:hint="default"/>
        <w:w w:val="216"/>
        <w:sz w:val="24"/>
        <w:szCs w:val="24"/>
      </w:rPr>
    </w:lvl>
    <w:lvl w:ilvl="5">
      <w:numFmt w:val="bullet"/>
      <w:lvlText w:val="•"/>
      <w:lvlJc w:val="left"/>
      <w:pPr>
        <w:ind w:left="3892" w:hanging="300"/>
      </w:pPr>
      <w:rPr>
        <w:rFonts w:hint="default"/>
      </w:rPr>
    </w:lvl>
    <w:lvl w:ilvl="6">
      <w:numFmt w:val="bullet"/>
      <w:lvlText w:val="•"/>
      <w:lvlJc w:val="left"/>
      <w:pPr>
        <w:ind w:left="4822" w:hanging="300"/>
      </w:pPr>
      <w:rPr>
        <w:rFonts w:hint="default"/>
      </w:rPr>
    </w:lvl>
    <w:lvl w:ilvl="7">
      <w:numFmt w:val="bullet"/>
      <w:lvlText w:val="•"/>
      <w:lvlJc w:val="left"/>
      <w:pPr>
        <w:ind w:left="5753" w:hanging="300"/>
      </w:pPr>
      <w:rPr>
        <w:rFonts w:hint="default"/>
      </w:rPr>
    </w:lvl>
    <w:lvl w:ilvl="8">
      <w:numFmt w:val="bullet"/>
      <w:lvlText w:val="•"/>
      <w:lvlJc w:val="left"/>
      <w:pPr>
        <w:ind w:left="6684" w:hanging="300"/>
      </w:pPr>
      <w:rPr>
        <w:rFonts w:hint="default"/>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ghda Wahdan">
    <w15:presenceInfo w15:providerId="AD" w15:userId="S-1-5-21-1965074499-3761001645-2549423578-13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76A"/>
    <w:rsid w:val="000E503D"/>
    <w:rsid w:val="001230D0"/>
    <w:rsid w:val="002838C3"/>
    <w:rsid w:val="002A7A80"/>
    <w:rsid w:val="002B55F1"/>
    <w:rsid w:val="002E1F27"/>
    <w:rsid w:val="003D49A1"/>
    <w:rsid w:val="004C05E8"/>
    <w:rsid w:val="00547C8B"/>
    <w:rsid w:val="0056518E"/>
    <w:rsid w:val="005A0587"/>
    <w:rsid w:val="005C06A1"/>
    <w:rsid w:val="005D31ED"/>
    <w:rsid w:val="00694D74"/>
    <w:rsid w:val="00695560"/>
    <w:rsid w:val="006E2B6A"/>
    <w:rsid w:val="00727832"/>
    <w:rsid w:val="00820C82"/>
    <w:rsid w:val="008F12E7"/>
    <w:rsid w:val="0092676A"/>
    <w:rsid w:val="00953128"/>
    <w:rsid w:val="00A6522D"/>
    <w:rsid w:val="00AC2220"/>
    <w:rsid w:val="00B92020"/>
    <w:rsid w:val="00C112D0"/>
    <w:rsid w:val="00CD7C33"/>
    <w:rsid w:val="00CF302F"/>
    <w:rsid w:val="00E142A3"/>
    <w:rsid w:val="00EF08B5"/>
    <w:rsid w:val="00F81C4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07986"/>
  <w15:docId w15:val="{A7D89573-1FD3-4329-A981-F78AF26FC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Garamond" w:eastAsia="Garamond" w:hAnsi="Garamond" w:cs="Garamond"/>
    </w:rPr>
  </w:style>
  <w:style w:type="paragraph" w:styleId="Heading1">
    <w:name w:val="heading 1"/>
    <w:basedOn w:val="Normal"/>
    <w:uiPriority w:val="1"/>
    <w:qFormat/>
    <w:pPr>
      <w:ind w:left="990" w:hanging="882"/>
      <w:jc w:val="both"/>
      <w:outlineLvl w:val="0"/>
    </w:pPr>
    <w:rPr>
      <w:rFonts w:ascii="Georgia" w:eastAsia="Georgia" w:hAnsi="Georgia" w:cs="Georgia"/>
      <w:b/>
      <w:bCs/>
      <w:sz w:val="34"/>
      <w:szCs w:val="34"/>
    </w:rPr>
  </w:style>
  <w:style w:type="paragraph" w:styleId="Heading2">
    <w:name w:val="heading 2"/>
    <w:basedOn w:val="Normal"/>
    <w:uiPriority w:val="1"/>
    <w:qFormat/>
    <w:pPr>
      <w:ind w:left="1094" w:hanging="986"/>
      <w:jc w:val="both"/>
      <w:outlineLvl w:val="1"/>
    </w:pPr>
    <w:rPr>
      <w:rFonts w:ascii="Georgia" w:eastAsia="Georgia" w:hAnsi="Georgia" w:cs="Georg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65" w:hanging="299"/>
      <w:jc w:val="both"/>
    </w:pPr>
  </w:style>
  <w:style w:type="paragraph" w:customStyle="1" w:styleId="TableParagraph">
    <w:name w:val="Table Paragraph"/>
    <w:basedOn w:val="Normal"/>
    <w:uiPriority w:val="1"/>
    <w:qFormat/>
    <w:pPr>
      <w:jc w:val="center"/>
    </w:pPr>
  </w:style>
  <w:style w:type="paragraph" w:styleId="BalloonText">
    <w:name w:val="Balloon Text"/>
    <w:basedOn w:val="Normal"/>
    <w:link w:val="BalloonTextChar"/>
    <w:uiPriority w:val="99"/>
    <w:semiHidden/>
    <w:unhideWhenUsed/>
    <w:rsid w:val="00AC2220"/>
    <w:rPr>
      <w:rFonts w:ascii="Tahoma" w:hAnsi="Tahoma" w:cs="Tahoma"/>
      <w:sz w:val="16"/>
      <w:szCs w:val="16"/>
    </w:rPr>
  </w:style>
  <w:style w:type="character" w:customStyle="1" w:styleId="BalloonTextChar">
    <w:name w:val="Balloon Text Char"/>
    <w:basedOn w:val="DefaultParagraphFont"/>
    <w:link w:val="BalloonText"/>
    <w:uiPriority w:val="99"/>
    <w:semiHidden/>
    <w:rsid w:val="00AC2220"/>
    <w:rPr>
      <w:rFonts w:ascii="Tahoma" w:eastAsia="Garamond" w:hAnsi="Tahoma" w:cs="Tahoma"/>
      <w:sz w:val="16"/>
      <w:szCs w:val="16"/>
    </w:rPr>
  </w:style>
  <w:style w:type="paragraph" w:styleId="Revision">
    <w:name w:val="Revision"/>
    <w:hidden/>
    <w:uiPriority w:val="99"/>
    <w:semiHidden/>
    <w:rsid w:val="00CD7C33"/>
    <w:pPr>
      <w:widowControl/>
      <w:autoSpaceDE/>
      <w:autoSpaceDN/>
    </w:pPr>
    <w:rPr>
      <w:rFonts w:ascii="Garamond" w:eastAsia="Garamond" w:hAnsi="Garamond" w:cs="Garamond"/>
    </w:rPr>
  </w:style>
  <w:style w:type="character" w:styleId="CommentReference">
    <w:name w:val="annotation reference"/>
    <w:basedOn w:val="DefaultParagraphFont"/>
    <w:uiPriority w:val="99"/>
    <w:semiHidden/>
    <w:unhideWhenUsed/>
    <w:rsid w:val="006E2B6A"/>
    <w:rPr>
      <w:sz w:val="16"/>
      <w:szCs w:val="16"/>
    </w:rPr>
  </w:style>
  <w:style w:type="paragraph" w:styleId="CommentText">
    <w:name w:val="annotation text"/>
    <w:basedOn w:val="Normal"/>
    <w:link w:val="CommentTextChar"/>
    <w:uiPriority w:val="99"/>
    <w:semiHidden/>
    <w:unhideWhenUsed/>
    <w:rsid w:val="006E2B6A"/>
    <w:rPr>
      <w:sz w:val="20"/>
      <w:szCs w:val="20"/>
    </w:rPr>
  </w:style>
  <w:style w:type="character" w:customStyle="1" w:styleId="CommentTextChar">
    <w:name w:val="Comment Text Char"/>
    <w:basedOn w:val="DefaultParagraphFont"/>
    <w:link w:val="CommentText"/>
    <w:uiPriority w:val="99"/>
    <w:semiHidden/>
    <w:rsid w:val="006E2B6A"/>
    <w:rPr>
      <w:rFonts w:ascii="Garamond" w:eastAsia="Garamond" w:hAnsi="Garamond" w:cs="Garamond"/>
      <w:sz w:val="20"/>
      <w:szCs w:val="20"/>
    </w:rPr>
  </w:style>
  <w:style w:type="paragraph" w:styleId="CommentSubject">
    <w:name w:val="annotation subject"/>
    <w:basedOn w:val="CommentText"/>
    <w:next w:val="CommentText"/>
    <w:link w:val="CommentSubjectChar"/>
    <w:uiPriority w:val="99"/>
    <w:semiHidden/>
    <w:unhideWhenUsed/>
    <w:rsid w:val="006E2B6A"/>
    <w:rPr>
      <w:b/>
      <w:bCs/>
    </w:rPr>
  </w:style>
  <w:style w:type="character" w:customStyle="1" w:styleId="CommentSubjectChar">
    <w:name w:val="Comment Subject Char"/>
    <w:basedOn w:val="CommentTextChar"/>
    <w:link w:val="CommentSubject"/>
    <w:uiPriority w:val="99"/>
    <w:semiHidden/>
    <w:rsid w:val="006E2B6A"/>
    <w:rPr>
      <w:rFonts w:ascii="Garamond" w:eastAsia="Garamond" w:hAnsi="Garamond" w:cs="Garamond"/>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5.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49.png"/><Relationship Id="rId170" Type="http://schemas.openxmlformats.org/officeDocument/2006/relationships/image" Target="media/image160.png"/><Relationship Id="rId191" Type="http://schemas.openxmlformats.org/officeDocument/2006/relationships/image" Target="media/image181.png"/><Relationship Id="rId205" Type="http://schemas.openxmlformats.org/officeDocument/2006/relationships/image" Target="media/image195.png"/><Relationship Id="rId226" Type="http://schemas.openxmlformats.org/officeDocument/2006/relationships/image" Target="media/image213.png"/><Relationship Id="rId247" Type="http://schemas.microsoft.com/office/2011/relationships/commentsExtended" Target="commentsExtended.xml"/><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39.png"/><Relationship Id="rId5" Type="http://schemas.openxmlformats.org/officeDocument/2006/relationships/footnotes" Target="footnotes.xml"/><Relationship Id="rId95" Type="http://schemas.openxmlformats.org/officeDocument/2006/relationships/image" Target="media/image87.png"/><Relationship Id="rId160" Type="http://schemas.openxmlformats.org/officeDocument/2006/relationships/image" Target="media/image150.png"/><Relationship Id="rId181" Type="http://schemas.openxmlformats.org/officeDocument/2006/relationships/image" Target="media/image171.png"/><Relationship Id="rId216" Type="http://schemas.openxmlformats.org/officeDocument/2006/relationships/image" Target="media/image203.png"/><Relationship Id="rId237" Type="http://schemas.openxmlformats.org/officeDocument/2006/relationships/image" Target="media/image224.png"/><Relationship Id="rId22" Type="http://schemas.openxmlformats.org/officeDocument/2006/relationships/image" Target="media/image16.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0.png"/><Relationship Id="rId171" Type="http://schemas.openxmlformats.org/officeDocument/2006/relationships/image" Target="media/image161.png"/><Relationship Id="rId192" Type="http://schemas.openxmlformats.org/officeDocument/2006/relationships/image" Target="media/image182.png"/><Relationship Id="rId206" Type="http://schemas.openxmlformats.org/officeDocument/2006/relationships/image" Target="media/image196.png"/><Relationship Id="rId227" Type="http://schemas.openxmlformats.org/officeDocument/2006/relationships/image" Target="media/image214.png"/><Relationship Id="rId248" Type="http://schemas.openxmlformats.org/officeDocument/2006/relationships/fontTable" Target="fontTable.xml"/><Relationship Id="rId12" Type="http://schemas.openxmlformats.org/officeDocument/2006/relationships/image" Target="media/image6.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header" Target="header3.xml"/><Relationship Id="rId161" Type="http://schemas.openxmlformats.org/officeDocument/2006/relationships/image" Target="media/image151.png"/><Relationship Id="rId182" Type="http://schemas.openxmlformats.org/officeDocument/2006/relationships/image" Target="media/image172.png"/><Relationship Id="rId217" Type="http://schemas.openxmlformats.org/officeDocument/2006/relationships/image" Target="media/image204.png"/><Relationship Id="rId6" Type="http://schemas.openxmlformats.org/officeDocument/2006/relationships/endnotes" Target="endnotes.xml"/><Relationship Id="rId238" Type="http://schemas.openxmlformats.org/officeDocument/2006/relationships/image" Target="media/image225.png"/><Relationship Id="rId23" Type="http://schemas.openxmlformats.org/officeDocument/2006/relationships/image" Target="media/image17.pn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41.png"/><Relationship Id="rId172" Type="http://schemas.openxmlformats.org/officeDocument/2006/relationships/image" Target="media/image162.png"/><Relationship Id="rId193" Type="http://schemas.openxmlformats.org/officeDocument/2006/relationships/image" Target="media/image183.png"/><Relationship Id="rId207" Type="http://schemas.openxmlformats.org/officeDocument/2006/relationships/image" Target="media/image197.png"/><Relationship Id="rId228" Type="http://schemas.openxmlformats.org/officeDocument/2006/relationships/image" Target="media/image215.png"/><Relationship Id="rId249" Type="http://schemas.microsoft.com/office/2011/relationships/people" Target="people.xml"/><Relationship Id="rId13" Type="http://schemas.openxmlformats.org/officeDocument/2006/relationships/image" Target="media/image7.png"/><Relationship Id="rId109" Type="http://schemas.openxmlformats.org/officeDocument/2006/relationships/image" Target="media/image101.png"/><Relationship Id="rId34" Type="http://schemas.openxmlformats.org/officeDocument/2006/relationships/image" Target="media/image26.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header" Target="header4.xml"/><Relationship Id="rId7" Type="http://schemas.openxmlformats.org/officeDocument/2006/relationships/image" Target="media/image1.png"/><Relationship Id="rId162" Type="http://schemas.openxmlformats.org/officeDocument/2006/relationships/image" Target="media/image152.png"/><Relationship Id="rId183" Type="http://schemas.openxmlformats.org/officeDocument/2006/relationships/image" Target="media/image173.png"/><Relationship Id="rId218" Type="http://schemas.openxmlformats.org/officeDocument/2006/relationships/image" Target="media/image205.png"/><Relationship Id="rId239" Type="http://schemas.openxmlformats.org/officeDocument/2006/relationships/image" Target="media/image226.png"/><Relationship Id="rId250" Type="http://schemas.openxmlformats.org/officeDocument/2006/relationships/theme" Target="theme/theme1.xml"/><Relationship Id="rId24" Type="http://schemas.openxmlformats.org/officeDocument/2006/relationships/image" Target="media/image18.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31" Type="http://schemas.openxmlformats.org/officeDocument/2006/relationships/image" Target="media/image123.png"/><Relationship Id="rId152" Type="http://schemas.openxmlformats.org/officeDocument/2006/relationships/image" Target="media/image142.png"/><Relationship Id="rId173" Type="http://schemas.openxmlformats.org/officeDocument/2006/relationships/image" Target="media/image163.png"/><Relationship Id="rId194" Type="http://schemas.openxmlformats.org/officeDocument/2006/relationships/image" Target="media/image184.png"/><Relationship Id="rId208" Type="http://schemas.openxmlformats.org/officeDocument/2006/relationships/image" Target="media/image198.png"/><Relationship Id="rId229" Type="http://schemas.openxmlformats.org/officeDocument/2006/relationships/image" Target="media/image216.png"/><Relationship Id="rId240" Type="http://schemas.openxmlformats.org/officeDocument/2006/relationships/image" Target="media/image227.png"/><Relationship Id="rId14" Type="http://schemas.openxmlformats.org/officeDocument/2006/relationships/image" Target="media/image8.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2.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2.png"/><Relationship Id="rId163" Type="http://schemas.openxmlformats.org/officeDocument/2006/relationships/image" Target="media/image153.png"/><Relationship Id="rId184" Type="http://schemas.openxmlformats.org/officeDocument/2006/relationships/image" Target="media/image174.png"/><Relationship Id="rId219" Type="http://schemas.openxmlformats.org/officeDocument/2006/relationships/image" Target="media/image206.png"/><Relationship Id="rId230" Type="http://schemas.openxmlformats.org/officeDocument/2006/relationships/image" Target="media/image217.png"/><Relationship Id="rId25" Type="http://schemas.openxmlformats.org/officeDocument/2006/relationships/image" Target="media/image19.png"/><Relationship Id="rId46" Type="http://schemas.openxmlformats.org/officeDocument/2006/relationships/image" Target="media/image38.png"/><Relationship Id="rId67" Type="http://schemas.openxmlformats.org/officeDocument/2006/relationships/image" Target="media/image59.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3.png"/><Relationship Id="rId174" Type="http://schemas.openxmlformats.org/officeDocument/2006/relationships/image" Target="media/image164.png"/><Relationship Id="rId195" Type="http://schemas.openxmlformats.org/officeDocument/2006/relationships/image" Target="media/image185.png"/><Relationship Id="rId209" Type="http://schemas.openxmlformats.org/officeDocument/2006/relationships/header" Target="header5.xml"/><Relationship Id="rId220" Type="http://schemas.openxmlformats.org/officeDocument/2006/relationships/image" Target="media/image207.png"/><Relationship Id="rId241" Type="http://schemas.openxmlformats.org/officeDocument/2006/relationships/image" Target="media/image228.png"/><Relationship Id="rId15" Type="http://schemas.openxmlformats.org/officeDocument/2006/relationships/image" Target="media/image9.png"/><Relationship Id="rId36" Type="http://schemas.openxmlformats.org/officeDocument/2006/relationships/image" Target="media/image28.png"/><Relationship Id="rId57" Type="http://schemas.openxmlformats.org/officeDocument/2006/relationships/image" Target="media/image49.png"/><Relationship Id="rId78" Type="http://schemas.openxmlformats.org/officeDocument/2006/relationships/image" Target="media/image70.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3.png"/><Relationship Id="rId164" Type="http://schemas.openxmlformats.org/officeDocument/2006/relationships/image" Target="media/image154.png"/><Relationship Id="rId185" Type="http://schemas.openxmlformats.org/officeDocument/2006/relationships/image" Target="media/image175.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70.png"/><Relationship Id="rId210" Type="http://schemas.openxmlformats.org/officeDocument/2006/relationships/header" Target="header6.xml"/><Relationship Id="rId215" Type="http://schemas.openxmlformats.org/officeDocument/2006/relationships/image" Target="media/image202.png"/><Relationship Id="rId236" Type="http://schemas.openxmlformats.org/officeDocument/2006/relationships/image" Target="media/image223.png"/><Relationship Id="rId26" Type="http://schemas.openxmlformats.org/officeDocument/2006/relationships/image" Target="media/image20.png"/><Relationship Id="rId231" Type="http://schemas.openxmlformats.org/officeDocument/2006/relationships/image" Target="media/image2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4.png"/><Relationship Id="rId175" Type="http://schemas.openxmlformats.org/officeDocument/2006/relationships/image" Target="media/image165.png"/><Relationship Id="rId196" Type="http://schemas.openxmlformats.org/officeDocument/2006/relationships/image" Target="media/image186.png"/><Relationship Id="rId200" Type="http://schemas.openxmlformats.org/officeDocument/2006/relationships/image" Target="media/image190.png"/><Relationship Id="rId16" Type="http://schemas.openxmlformats.org/officeDocument/2006/relationships/image" Target="media/image10.png"/><Relationship Id="rId221" Type="http://schemas.openxmlformats.org/officeDocument/2006/relationships/image" Target="media/image208.png"/><Relationship Id="rId242" Type="http://schemas.openxmlformats.org/officeDocument/2006/relationships/image" Target="media/image229.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4.png"/><Relationship Id="rId90" Type="http://schemas.openxmlformats.org/officeDocument/2006/relationships/image" Target="media/image82.png"/><Relationship Id="rId165" Type="http://schemas.openxmlformats.org/officeDocument/2006/relationships/image" Target="media/image155.png"/><Relationship Id="rId186" Type="http://schemas.openxmlformats.org/officeDocument/2006/relationships/image" Target="media/image176.png"/><Relationship Id="rId211" Type="http://schemas.openxmlformats.org/officeDocument/2006/relationships/header" Target="header7.xml"/><Relationship Id="rId232" Type="http://schemas.openxmlformats.org/officeDocument/2006/relationships/image" Target="media/image219.png"/><Relationship Id="rId27" Type="http://schemas.openxmlformats.org/officeDocument/2006/relationships/image" Target="media/image21.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5.png"/><Relationship Id="rId176" Type="http://schemas.openxmlformats.org/officeDocument/2006/relationships/image" Target="media/image166.png"/><Relationship Id="rId197" Type="http://schemas.openxmlformats.org/officeDocument/2006/relationships/image" Target="media/image187.png"/><Relationship Id="rId201" Type="http://schemas.openxmlformats.org/officeDocument/2006/relationships/image" Target="media/image191.png"/><Relationship Id="rId222" Type="http://schemas.openxmlformats.org/officeDocument/2006/relationships/image" Target="media/image209.png"/><Relationship Id="rId243" Type="http://schemas.openxmlformats.org/officeDocument/2006/relationships/image" Target="media/image230.png"/><Relationship Id="rId17" Type="http://schemas.openxmlformats.org/officeDocument/2006/relationships/image" Target="media/image11.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5.png"/><Relationship Id="rId166" Type="http://schemas.openxmlformats.org/officeDocument/2006/relationships/image" Target="media/image156.png"/><Relationship Id="rId187" Type="http://schemas.openxmlformats.org/officeDocument/2006/relationships/image" Target="media/image177.png"/><Relationship Id="rId1" Type="http://schemas.openxmlformats.org/officeDocument/2006/relationships/numbering" Target="numbering.xml"/><Relationship Id="rId212" Type="http://schemas.openxmlformats.org/officeDocument/2006/relationships/image" Target="media/image199.png"/><Relationship Id="rId233" Type="http://schemas.openxmlformats.org/officeDocument/2006/relationships/image" Target="media/image220.png"/><Relationship Id="rId28" Type="http://schemas.openxmlformats.org/officeDocument/2006/relationships/image" Target="media/image22.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6.png"/><Relationship Id="rId177" Type="http://schemas.openxmlformats.org/officeDocument/2006/relationships/image" Target="media/image167.png"/><Relationship Id="rId198" Type="http://schemas.openxmlformats.org/officeDocument/2006/relationships/image" Target="media/image188.png"/><Relationship Id="rId202" Type="http://schemas.openxmlformats.org/officeDocument/2006/relationships/image" Target="media/image192.png"/><Relationship Id="rId223" Type="http://schemas.openxmlformats.org/officeDocument/2006/relationships/image" Target="media/image210.png"/><Relationship Id="rId244" Type="http://schemas.openxmlformats.org/officeDocument/2006/relationships/image" Target="media/image231.png"/><Relationship Id="rId18" Type="http://schemas.openxmlformats.org/officeDocument/2006/relationships/image" Target="media/image12.png"/><Relationship Id="rId39" Type="http://schemas.openxmlformats.org/officeDocument/2006/relationships/image" Target="media/image31.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6.png"/><Relationship Id="rId167" Type="http://schemas.openxmlformats.org/officeDocument/2006/relationships/image" Target="media/image157.png"/><Relationship Id="rId188" Type="http://schemas.openxmlformats.org/officeDocument/2006/relationships/image" Target="media/image178.png"/><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image" Target="media/image200.png"/><Relationship Id="rId234" Type="http://schemas.openxmlformats.org/officeDocument/2006/relationships/image" Target="media/image221.png"/><Relationship Id="rId2" Type="http://schemas.openxmlformats.org/officeDocument/2006/relationships/styles" Target="styles.xml"/><Relationship Id="rId29" Type="http://schemas.openxmlformats.org/officeDocument/2006/relationships/image" Target="media/image23.png"/><Relationship Id="rId40" Type="http://schemas.openxmlformats.org/officeDocument/2006/relationships/image" Target="media/image32.png"/><Relationship Id="rId115" Type="http://schemas.openxmlformats.org/officeDocument/2006/relationships/image" Target="media/image107.png"/><Relationship Id="rId136" Type="http://schemas.openxmlformats.org/officeDocument/2006/relationships/image" Target="media/image128.png"/><Relationship Id="rId157" Type="http://schemas.openxmlformats.org/officeDocument/2006/relationships/image" Target="media/image147.png"/><Relationship Id="rId178" Type="http://schemas.openxmlformats.org/officeDocument/2006/relationships/image" Target="media/image168.png"/><Relationship Id="rId61" Type="http://schemas.openxmlformats.org/officeDocument/2006/relationships/image" Target="media/image53.png"/><Relationship Id="rId82" Type="http://schemas.openxmlformats.org/officeDocument/2006/relationships/image" Target="media/image74.png"/><Relationship Id="rId199" Type="http://schemas.openxmlformats.org/officeDocument/2006/relationships/image" Target="media/image189.png"/><Relationship Id="rId203" Type="http://schemas.openxmlformats.org/officeDocument/2006/relationships/image" Target="media/image193.png"/><Relationship Id="rId19" Type="http://schemas.openxmlformats.org/officeDocument/2006/relationships/image" Target="media/image13.png"/><Relationship Id="rId224" Type="http://schemas.openxmlformats.org/officeDocument/2006/relationships/image" Target="media/image211.png"/><Relationship Id="rId245" Type="http://schemas.openxmlformats.org/officeDocument/2006/relationships/image" Target="media/image232.png"/><Relationship Id="rId30" Type="http://schemas.openxmlformats.org/officeDocument/2006/relationships/header" Target="header1.xml"/><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7.png"/><Relationship Id="rId168" Type="http://schemas.openxmlformats.org/officeDocument/2006/relationships/image" Target="media/image158.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79.png"/><Relationship Id="rId3" Type="http://schemas.openxmlformats.org/officeDocument/2006/relationships/settings" Target="settings.xml"/><Relationship Id="rId214" Type="http://schemas.openxmlformats.org/officeDocument/2006/relationships/image" Target="media/image201.png"/><Relationship Id="rId235" Type="http://schemas.openxmlformats.org/officeDocument/2006/relationships/image" Target="media/image222.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48.png"/><Relationship Id="rId20" Type="http://schemas.openxmlformats.org/officeDocument/2006/relationships/image" Target="media/image14.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69.png"/><Relationship Id="rId190" Type="http://schemas.openxmlformats.org/officeDocument/2006/relationships/image" Target="media/image180.png"/><Relationship Id="rId204" Type="http://schemas.openxmlformats.org/officeDocument/2006/relationships/image" Target="media/image194.png"/><Relationship Id="rId225" Type="http://schemas.openxmlformats.org/officeDocument/2006/relationships/image" Target="media/image212.png"/><Relationship Id="rId246" Type="http://schemas.openxmlformats.org/officeDocument/2006/relationships/comments" Target="comments.xml"/><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4.png"/><Relationship Id="rId31" Type="http://schemas.openxmlformats.org/officeDocument/2006/relationships/header" Target="header2.xml"/><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38.png"/><Relationship Id="rId169" Type="http://schemas.openxmlformats.org/officeDocument/2006/relationships/image" Target="media/image1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TotalTime>
  <Pages>1</Pages>
  <Words>3074</Words>
  <Characters>17524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Design and Implementation of Anti-collision Algorithms for Dense RFID Systems</vt:lpstr>
    </vt:vector>
  </TitlesOfParts>
  <Company/>
  <LinksUpToDate>false</LinksUpToDate>
  <CharactersWithSpaces>20557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Anti-collision Algorithms for Dense RFID Systems</dc:title>
  <dc:creator>Der Technischen Fakultät der Universität Erlangen-Nürnberg, , zur Erlangung des Grades, , , DOKTOR-INGENIEUR, , , vorgelegt von, , Hazem Abdelaal Ahmed Elsaid Ibrahim , , Supervisor, , Prof. Dr.-Ing. Albert Heuberger</dc:creator>
  <cp:lastModifiedBy>Raghda Wahdan</cp:lastModifiedBy>
  <cp:revision>18</cp:revision>
  <dcterms:created xsi:type="dcterms:W3CDTF">2017-11-05T12:08:00Z</dcterms:created>
  <dcterms:modified xsi:type="dcterms:W3CDTF">2017-11-14T13:24:00Z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2017-11-05T00:00:00Z</vt:filetime>
  </property>
  <property fmtid="{D5CDD505-2E9C-101B-9397-08002B2CF9AE}" pid="3" name="Creator">
    <vt:lpwstr>LaTeX with hyperref package</vt:lpwstr>
  </property>
  <property fmtid="{D5CDD505-2E9C-101B-9397-08002B2CF9AE}" pid="4" name="LastSaved">
    <vt:filetime>2017-11-05T00:00:00Z</vt:filetime>
  </property>
</Properties>
</file>